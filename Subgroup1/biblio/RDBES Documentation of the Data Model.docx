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E95F5DD" w14:textId="77777777" w:rsidR="00FC210B" w:rsidRPr="002D1E6F" w:rsidRDefault="00695A47">
      <w:pPr>
        <w:rPr>
          <w:sz w:val="52"/>
          <w:szCs w:val="52"/>
        </w:rPr>
      </w:pPr>
      <w:r w:rsidRPr="002D1E6F">
        <w:rPr>
          <w:sz w:val="52"/>
          <w:szCs w:val="52"/>
        </w:rPr>
        <w:t xml:space="preserve">Documentation of the </w:t>
      </w:r>
    </w:p>
    <w:p w14:paraId="26D11D68" w14:textId="77777777" w:rsidR="00533E47" w:rsidRPr="002D1E6F" w:rsidRDefault="00FC210B">
      <w:pPr>
        <w:rPr>
          <w:sz w:val="52"/>
          <w:szCs w:val="52"/>
        </w:rPr>
      </w:pPr>
      <w:r w:rsidRPr="002D1E6F">
        <w:rPr>
          <w:sz w:val="52"/>
          <w:szCs w:val="52"/>
        </w:rPr>
        <w:t>Regional Data</w:t>
      </w:r>
      <w:r w:rsidR="00A873A5" w:rsidRPr="002D1E6F">
        <w:rPr>
          <w:sz w:val="52"/>
          <w:szCs w:val="52"/>
        </w:rPr>
        <w:t>b</w:t>
      </w:r>
      <w:r w:rsidRPr="002D1E6F">
        <w:rPr>
          <w:sz w:val="52"/>
          <w:szCs w:val="52"/>
        </w:rPr>
        <w:t>ase and Estimation System</w:t>
      </w:r>
    </w:p>
    <w:p w14:paraId="1E95F5DE" w14:textId="3F61E776" w:rsidR="00DA66FF" w:rsidRPr="002D1E6F" w:rsidRDefault="00695A47">
      <w:pPr>
        <w:rPr>
          <w:sz w:val="52"/>
          <w:szCs w:val="52"/>
        </w:rPr>
      </w:pPr>
      <w:r w:rsidRPr="002D1E6F">
        <w:rPr>
          <w:sz w:val="52"/>
          <w:szCs w:val="52"/>
        </w:rPr>
        <w:t>Data Model</w:t>
      </w:r>
    </w:p>
    <w:p w14:paraId="1E95F5DF" w14:textId="68DDEDA7" w:rsidR="00FC210B" w:rsidRPr="002D1E6F" w:rsidRDefault="00FC210B">
      <w:pPr>
        <w:rPr>
          <w:sz w:val="28"/>
          <w:szCs w:val="28"/>
        </w:rPr>
      </w:pPr>
      <w:r w:rsidRPr="002D1E6F">
        <w:rPr>
          <w:sz w:val="36"/>
          <w:szCs w:val="36"/>
        </w:rPr>
        <w:t xml:space="preserve">RDBES Data Model </w:t>
      </w:r>
      <w:r w:rsidRPr="002D1E6F">
        <w:rPr>
          <w:sz w:val="28"/>
          <w:szCs w:val="28"/>
        </w:rPr>
        <w:t>doc</w:t>
      </w:r>
      <w:r w:rsidR="00B44A24" w:rsidRPr="002D1E6F">
        <w:rPr>
          <w:sz w:val="28"/>
          <w:szCs w:val="28"/>
        </w:rPr>
        <w:t>. v.</w:t>
      </w:r>
      <w:r w:rsidRPr="002D1E6F">
        <w:rPr>
          <w:sz w:val="28"/>
          <w:szCs w:val="28"/>
        </w:rPr>
        <w:t xml:space="preserve"> 1.</w:t>
      </w:r>
      <w:r w:rsidR="003C1C28" w:rsidRPr="002D1E6F">
        <w:rPr>
          <w:sz w:val="28"/>
          <w:szCs w:val="28"/>
        </w:rPr>
        <w:t>1</w:t>
      </w:r>
      <w:r w:rsidR="00C17578" w:rsidRPr="002D1E6F">
        <w:rPr>
          <w:sz w:val="28"/>
          <w:szCs w:val="28"/>
        </w:rPr>
        <w:t>8</w:t>
      </w:r>
    </w:p>
    <w:p w14:paraId="24F30AAB" w14:textId="051C3262" w:rsidR="00A834B0" w:rsidRPr="002D1E6F" w:rsidRDefault="00A834B0">
      <w:r w:rsidRPr="002D1E6F">
        <w:t>1</w:t>
      </w:r>
      <w:r w:rsidR="00AF7471">
        <w:t>2</w:t>
      </w:r>
      <w:r w:rsidRPr="002D1E6F">
        <w:t xml:space="preserve"> </w:t>
      </w:r>
      <w:r w:rsidR="00AF7471">
        <w:t>November</w:t>
      </w:r>
      <w:r w:rsidRPr="002D1E6F">
        <w:t xml:space="preserve"> 2020</w:t>
      </w:r>
    </w:p>
    <w:p w14:paraId="1E95F5E0" w14:textId="77777777" w:rsidR="00FC210B" w:rsidRPr="002D1E6F" w:rsidRDefault="00FC210B">
      <w:r w:rsidRPr="002D1E6F">
        <w:br w:type="page"/>
      </w:r>
    </w:p>
    <w:sdt>
      <w:sdtPr>
        <w:rPr>
          <w:rFonts w:asciiTheme="minorHAnsi" w:eastAsiaTheme="minorHAnsi" w:hAnsiTheme="minorHAnsi" w:cstheme="minorBidi"/>
          <w:color w:val="auto"/>
          <w:sz w:val="22"/>
          <w:szCs w:val="22"/>
          <w:lang w:val="en-GB"/>
        </w:rPr>
        <w:id w:val="-1321115115"/>
        <w:docPartObj>
          <w:docPartGallery w:val="Table of Contents"/>
          <w:docPartUnique/>
        </w:docPartObj>
      </w:sdtPr>
      <w:sdtEndPr>
        <w:rPr>
          <w:b/>
          <w:bCs/>
          <w:noProof/>
        </w:rPr>
      </w:sdtEndPr>
      <w:sdtContent>
        <w:p w14:paraId="1E95F5E2" w14:textId="6A8149EF" w:rsidR="00FC210B" w:rsidRPr="002D1E6F" w:rsidRDefault="00FC210B">
          <w:pPr>
            <w:pStyle w:val="TOCHeading"/>
            <w:rPr>
              <w:lang w:val="en-GB"/>
            </w:rPr>
          </w:pPr>
          <w:r w:rsidRPr="002D1E6F">
            <w:rPr>
              <w:lang w:val="en-GB"/>
            </w:rPr>
            <w:t>Table of Contents</w:t>
          </w:r>
        </w:p>
        <w:p w14:paraId="394DDB1D" w14:textId="0BFB0A45" w:rsidR="003F42D3" w:rsidRDefault="00FC210B">
          <w:pPr>
            <w:pStyle w:val="TOC1"/>
            <w:tabs>
              <w:tab w:val="right" w:leader="dot" w:pos="9095"/>
            </w:tabs>
            <w:rPr>
              <w:rFonts w:eastAsiaTheme="minorEastAsia"/>
              <w:noProof/>
              <w:lang w:eastAsia="en-GB"/>
            </w:rPr>
          </w:pPr>
          <w:r w:rsidRPr="002D1E6F">
            <w:fldChar w:fldCharType="begin"/>
          </w:r>
          <w:r w:rsidRPr="002D1E6F">
            <w:instrText xml:space="preserve"> TOC \o "1-3" \h \z \u </w:instrText>
          </w:r>
          <w:r w:rsidRPr="002D1E6F">
            <w:fldChar w:fldCharType="separate"/>
          </w:r>
          <w:hyperlink w:anchor="_Toc56083391" w:history="1">
            <w:r w:rsidR="003F42D3" w:rsidRPr="00D367DB">
              <w:rPr>
                <w:rStyle w:val="Hyperlink"/>
                <w:noProof/>
              </w:rPr>
              <w:t>Philosophy of the data model</w:t>
            </w:r>
            <w:r w:rsidR="003F42D3">
              <w:rPr>
                <w:noProof/>
                <w:webHidden/>
              </w:rPr>
              <w:tab/>
            </w:r>
            <w:r w:rsidR="003F42D3">
              <w:rPr>
                <w:noProof/>
                <w:webHidden/>
              </w:rPr>
              <w:fldChar w:fldCharType="begin"/>
            </w:r>
            <w:r w:rsidR="003F42D3">
              <w:rPr>
                <w:noProof/>
                <w:webHidden/>
              </w:rPr>
              <w:instrText xml:space="preserve"> PAGEREF _Toc56083391 \h </w:instrText>
            </w:r>
            <w:r w:rsidR="003F42D3">
              <w:rPr>
                <w:noProof/>
                <w:webHidden/>
              </w:rPr>
            </w:r>
            <w:r w:rsidR="003F42D3">
              <w:rPr>
                <w:noProof/>
                <w:webHidden/>
              </w:rPr>
              <w:fldChar w:fldCharType="separate"/>
            </w:r>
            <w:r w:rsidR="003F42D3">
              <w:rPr>
                <w:noProof/>
                <w:webHidden/>
              </w:rPr>
              <w:t>4</w:t>
            </w:r>
            <w:r w:rsidR="003F42D3">
              <w:rPr>
                <w:noProof/>
                <w:webHidden/>
              </w:rPr>
              <w:fldChar w:fldCharType="end"/>
            </w:r>
          </w:hyperlink>
        </w:p>
        <w:p w14:paraId="7ADBAF8A" w14:textId="14699B8C" w:rsidR="003F42D3" w:rsidRDefault="004D7E68">
          <w:pPr>
            <w:pStyle w:val="TOC1"/>
            <w:tabs>
              <w:tab w:val="right" w:leader="dot" w:pos="9095"/>
            </w:tabs>
            <w:rPr>
              <w:rFonts w:eastAsiaTheme="minorEastAsia"/>
              <w:noProof/>
              <w:lang w:eastAsia="en-GB"/>
            </w:rPr>
          </w:pPr>
          <w:hyperlink w:anchor="_Toc56083392" w:history="1">
            <w:r w:rsidR="003F42D3" w:rsidRPr="00D367DB">
              <w:rPr>
                <w:rStyle w:val="Hyperlink"/>
                <w:noProof/>
              </w:rPr>
              <w:t>Key Concepts in RDBES Data Model</w:t>
            </w:r>
            <w:r w:rsidR="003F42D3">
              <w:rPr>
                <w:noProof/>
                <w:webHidden/>
              </w:rPr>
              <w:tab/>
            </w:r>
            <w:r w:rsidR="003F42D3">
              <w:rPr>
                <w:noProof/>
                <w:webHidden/>
              </w:rPr>
              <w:fldChar w:fldCharType="begin"/>
            </w:r>
            <w:r w:rsidR="003F42D3">
              <w:rPr>
                <w:noProof/>
                <w:webHidden/>
              </w:rPr>
              <w:instrText xml:space="preserve"> PAGEREF _Toc56083392 \h </w:instrText>
            </w:r>
            <w:r w:rsidR="003F42D3">
              <w:rPr>
                <w:noProof/>
                <w:webHidden/>
              </w:rPr>
            </w:r>
            <w:r w:rsidR="003F42D3">
              <w:rPr>
                <w:noProof/>
                <w:webHidden/>
              </w:rPr>
              <w:fldChar w:fldCharType="separate"/>
            </w:r>
            <w:r w:rsidR="003F42D3">
              <w:rPr>
                <w:noProof/>
                <w:webHidden/>
              </w:rPr>
              <w:t>5</w:t>
            </w:r>
            <w:r w:rsidR="003F42D3">
              <w:rPr>
                <w:noProof/>
                <w:webHidden/>
              </w:rPr>
              <w:fldChar w:fldCharType="end"/>
            </w:r>
          </w:hyperlink>
        </w:p>
        <w:p w14:paraId="58EA3053" w14:textId="724A00F4" w:rsidR="003F42D3" w:rsidRDefault="004D7E68">
          <w:pPr>
            <w:pStyle w:val="TOC2"/>
            <w:tabs>
              <w:tab w:val="right" w:leader="dot" w:pos="9095"/>
            </w:tabs>
            <w:rPr>
              <w:rFonts w:eastAsiaTheme="minorEastAsia"/>
              <w:noProof/>
              <w:lang w:eastAsia="en-GB"/>
            </w:rPr>
          </w:pPr>
          <w:hyperlink w:anchor="_Toc56083393" w:history="1">
            <w:r w:rsidR="003F42D3" w:rsidRPr="00D367DB">
              <w:rPr>
                <w:rStyle w:val="Hyperlink"/>
                <w:noProof/>
              </w:rPr>
              <w:t>Sampling Data (CS)</w:t>
            </w:r>
            <w:r w:rsidR="003F42D3">
              <w:rPr>
                <w:noProof/>
                <w:webHidden/>
              </w:rPr>
              <w:tab/>
            </w:r>
            <w:r w:rsidR="003F42D3">
              <w:rPr>
                <w:noProof/>
                <w:webHidden/>
              </w:rPr>
              <w:fldChar w:fldCharType="begin"/>
            </w:r>
            <w:r w:rsidR="003F42D3">
              <w:rPr>
                <w:noProof/>
                <w:webHidden/>
              </w:rPr>
              <w:instrText xml:space="preserve"> PAGEREF _Toc56083393 \h </w:instrText>
            </w:r>
            <w:r w:rsidR="003F42D3">
              <w:rPr>
                <w:noProof/>
                <w:webHidden/>
              </w:rPr>
            </w:r>
            <w:r w:rsidR="003F42D3">
              <w:rPr>
                <w:noProof/>
                <w:webHidden/>
              </w:rPr>
              <w:fldChar w:fldCharType="separate"/>
            </w:r>
            <w:r w:rsidR="003F42D3">
              <w:rPr>
                <w:noProof/>
                <w:webHidden/>
              </w:rPr>
              <w:t>5</w:t>
            </w:r>
            <w:r w:rsidR="003F42D3">
              <w:rPr>
                <w:noProof/>
                <w:webHidden/>
              </w:rPr>
              <w:fldChar w:fldCharType="end"/>
            </w:r>
          </w:hyperlink>
        </w:p>
        <w:p w14:paraId="2B4CCF46" w14:textId="5E715445" w:rsidR="003F42D3" w:rsidRDefault="004D7E68">
          <w:pPr>
            <w:pStyle w:val="TOC2"/>
            <w:tabs>
              <w:tab w:val="right" w:leader="dot" w:pos="9095"/>
            </w:tabs>
            <w:rPr>
              <w:rFonts w:eastAsiaTheme="minorEastAsia"/>
              <w:noProof/>
              <w:lang w:eastAsia="en-GB"/>
            </w:rPr>
          </w:pPr>
          <w:hyperlink w:anchor="_Toc56083394" w:history="1">
            <w:r w:rsidR="003F42D3" w:rsidRPr="00D367DB">
              <w:rPr>
                <w:rStyle w:val="Hyperlink"/>
                <w:noProof/>
              </w:rPr>
              <w:t>Aggregated Commercial Landings (CL) and Commercial Effort (CE)</w:t>
            </w:r>
            <w:r w:rsidR="003F42D3">
              <w:rPr>
                <w:noProof/>
                <w:webHidden/>
              </w:rPr>
              <w:tab/>
            </w:r>
            <w:r w:rsidR="003F42D3">
              <w:rPr>
                <w:noProof/>
                <w:webHidden/>
              </w:rPr>
              <w:fldChar w:fldCharType="begin"/>
            </w:r>
            <w:r w:rsidR="003F42D3">
              <w:rPr>
                <w:noProof/>
                <w:webHidden/>
              </w:rPr>
              <w:instrText xml:space="preserve"> PAGEREF _Toc56083394 \h </w:instrText>
            </w:r>
            <w:r w:rsidR="003F42D3">
              <w:rPr>
                <w:noProof/>
                <w:webHidden/>
              </w:rPr>
            </w:r>
            <w:r w:rsidR="003F42D3">
              <w:rPr>
                <w:noProof/>
                <w:webHidden/>
              </w:rPr>
              <w:fldChar w:fldCharType="separate"/>
            </w:r>
            <w:r w:rsidR="003F42D3">
              <w:rPr>
                <w:noProof/>
                <w:webHidden/>
              </w:rPr>
              <w:t>6</w:t>
            </w:r>
            <w:r w:rsidR="003F42D3">
              <w:rPr>
                <w:noProof/>
                <w:webHidden/>
              </w:rPr>
              <w:fldChar w:fldCharType="end"/>
            </w:r>
          </w:hyperlink>
        </w:p>
        <w:p w14:paraId="3CB87238" w14:textId="0658BE0E" w:rsidR="003F42D3" w:rsidRDefault="004D7E68">
          <w:pPr>
            <w:pStyle w:val="TOC3"/>
            <w:tabs>
              <w:tab w:val="right" w:leader="dot" w:pos="9095"/>
            </w:tabs>
            <w:rPr>
              <w:rFonts w:eastAsiaTheme="minorEastAsia"/>
              <w:noProof/>
              <w:lang w:eastAsia="en-GB"/>
            </w:rPr>
          </w:pPr>
          <w:hyperlink w:anchor="_Toc56083395" w:history="1">
            <w:r w:rsidR="003F42D3" w:rsidRPr="00D367DB">
              <w:rPr>
                <w:rStyle w:val="Hyperlink"/>
                <w:noProof/>
              </w:rPr>
              <w:t>Fields in Commercial Landings (CL) data format</w:t>
            </w:r>
            <w:r w:rsidR="003F42D3">
              <w:rPr>
                <w:noProof/>
                <w:webHidden/>
              </w:rPr>
              <w:tab/>
            </w:r>
            <w:r w:rsidR="003F42D3">
              <w:rPr>
                <w:noProof/>
                <w:webHidden/>
              </w:rPr>
              <w:fldChar w:fldCharType="begin"/>
            </w:r>
            <w:r w:rsidR="003F42D3">
              <w:rPr>
                <w:noProof/>
                <w:webHidden/>
              </w:rPr>
              <w:instrText xml:space="preserve"> PAGEREF _Toc56083395 \h </w:instrText>
            </w:r>
            <w:r w:rsidR="003F42D3">
              <w:rPr>
                <w:noProof/>
                <w:webHidden/>
              </w:rPr>
            </w:r>
            <w:r w:rsidR="003F42D3">
              <w:rPr>
                <w:noProof/>
                <w:webHidden/>
              </w:rPr>
              <w:fldChar w:fldCharType="separate"/>
            </w:r>
            <w:r w:rsidR="003F42D3">
              <w:rPr>
                <w:noProof/>
                <w:webHidden/>
              </w:rPr>
              <w:t>6</w:t>
            </w:r>
            <w:r w:rsidR="003F42D3">
              <w:rPr>
                <w:noProof/>
                <w:webHidden/>
              </w:rPr>
              <w:fldChar w:fldCharType="end"/>
            </w:r>
          </w:hyperlink>
        </w:p>
        <w:p w14:paraId="0B029441" w14:textId="2FA7E5B2" w:rsidR="003F42D3" w:rsidRDefault="004D7E68">
          <w:pPr>
            <w:pStyle w:val="TOC3"/>
            <w:tabs>
              <w:tab w:val="right" w:leader="dot" w:pos="9095"/>
            </w:tabs>
            <w:rPr>
              <w:rFonts w:eastAsiaTheme="minorEastAsia"/>
              <w:noProof/>
              <w:lang w:eastAsia="en-GB"/>
            </w:rPr>
          </w:pPr>
          <w:hyperlink w:anchor="_Toc56083396" w:history="1">
            <w:r w:rsidR="003F42D3" w:rsidRPr="00D367DB">
              <w:rPr>
                <w:rStyle w:val="Hyperlink"/>
                <w:noProof/>
              </w:rPr>
              <w:t>Fields in Commercial Effort (CE) data format</w:t>
            </w:r>
            <w:r w:rsidR="003F42D3">
              <w:rPr>
                <w:noProof/>
                <w:webHidden/>
              </w:rPr>
              <w:tab/>
            </w:r>
            <w:r w:rsidR="003F42D3">
              <w:rPr>
                <w:noProof/>
                <w:webHidden/>
              </w:rPr>
              <w:fldChar w:fldCharType="begin"/>
            </w:r>
            <w:r w:rsidR="003F42D3">
              <w:rPr>
                <w:noProof/>
                <w:webHidden/>
              </w:rPr>
              <w:instrText xml:space="preserve"> PAGEREF _Toc56083396 \h </w:instrText>
            </w:r>
            <w:r w:rsidR="003F42D3">
              <w:rPr>
                <w:noProof/>
                <w:webHidden/>
              </w:rPr>
            </w:r>
            <w:r w:rsidR="003F42D3">
              <w:rPr>
                <w:noProof/>
                <w:webHidden/>
              </w:rPr>
              <w:fldChar w:fldCharType="separate"/>
            </w:r>
            <w:r w:rsidR="003F42D3">
              <w:rPr>
                <w:noProof/>
                <w:webHidden/>
              </w:rPr>
              <w:t>7</w:t>
            </w:r>
            <w:r w:rsidR="003F42D3">
              <w:rPr>
                <w:noProof/>
                <w:webHidden/>
              </w:rPr>
              <w:fldChar w:fldCharType="end"/>
            </w:r>
          </w:hyperlink>
        </w:p>
        <w:p w14:paraId="7CFE4725" w14:textId="367A7FA9" w:rsidR="003F42D3" w:rsidRDefault="004D7E68">
          <w:pPr>
            <w:pStyle w:val="TOC3"/>
            <w:tabs>
              <w:tab w:val="right" w:leader="dot" w:pos="9095"/>
            </w:tabs>
            <w:rPr>
              <w:rFonts w:eastAsiaTheme="minorEastAsia"/>
              <w:noProof/>
              <w:lang w:eastAsia="en-GB"/>
            </w:rPr>
          </w:pPr>
          <w:hyperlink w:anchor="_Toc56083397" w:history="1">
            <w:r w:rsidR="003F42D3" w:rsidRPr="00D367DB">
              <w:rPr>
                <w:rStyle w:val="Hyperlink"/>
                <w:noProof/>
              </w:rPr>
              <w:t>Common fields for CE and CL data</w:t>
            </w:r>
            <w:r w:rsidR="003F42D3">
              <w:rPr>
                <w:noProof/>
                <w:webHidden/>
              </w:rPr>
              <w:tab/>
            </w:r>
            <w:r w:rsidR="003F42D3">
              <w:rPr>
                <w:noProof/>
                <w:webHidden/>
              </w:rPr>
              <w:fldChar w:fldCharType="begin"/>
            </w:r>
            <w:r w:rsidR="003F42D3">
              <w:rPr>
                <w:noProof/>
                <w:webHidden/>
              </w:rPr>
              <w:instrText xml:space="preserve"> PAGEREF _Toc56083397 \h </w:instrText>
            </w:r>
            <w:r w:rsidR="003F42D3">
              <w:rPr>
                <w:noProof/>
                <w:webHidden/>
              </w:rPr>
            </w:r>
            <w:r w:rsidR="003F42D3">
              <w:rPr>
                <w:noProof/>
                <w:webHidden/>
              </w:rPr>
              <w:fldChar w:fldCharType="separate"/>
            </w:r>
            <w:r w:rsidR="003F42D3">
              <w:rPr>
                <w:noProof/>
                <w:webHidden/>
              </w:rPr>
              <w:t>10</w:t>
            </w:r>
            <w:r w:rsidR="003F42D3">
              <w:rPr>
                <w:noProof/>
                <w:webHidden/>
              </w:rPr>
              <w:fldChar w:fldCharType="end"/>
            </w:r>
          </w:hyperlink>
        </w:p>
        <w:p w14:paraId="41FC45DC" w14:textId="6D23CF49" w:rsidR="003F42D3" w:rsidRDefault="004D7E68">
          <w:pPr>
            <w:pStyle w:val="TOC1"/>
            <w:tabs>
              <w:tab w:val="right" w:leader="dot" w:pos="9095"/>
            </w:tabs>
            <w:rPr>
              <w:rFonts w:eastAsiaTheme="minorEastAsia"/>
              <w:noProof/>
              <w:lang w:eastAsia="en-GB"/>
            </w:rPr>
          </w:pPr>
          <w:hyperlink w:anchor="_Toc56083398" w:history="1">
            <w:r w:rsidR="003F42D3" w:rsidRPr="00D367DB">
              <w:rPr>
                <w:rStyle w:val="Hyperlink"/>
                <w:noProof/>
              </w:rPr>
              <w:t>Description of each table</w:t>
            </w:r>
            <w:r w:rsidR="003F42D3">
              <w:rPr>
                <w:noProof/>
                <w:webHidden/>
              </w:rPr>
              <w:tab/>
            </w:r>
            <w:r w:rsidR="003F42D3">
              <w:rPr>
                <w:noProof/>
                <w:webHidden/>
              </w:rPr>
              <w:fldChar w:fldCharType="begin"/>
            </w:r>
            <w:r w:rsidR="003F42D3">
              <w:rPr>
                <w:noProof/>
                <w:webHidden/>
              </w:rPr>
              <w:instrText xml:space="preserve"> PAGEREF _Toc56083398 \h </w:instrText>
            </w:r>
            <w:r w:rsidR="003F42D3">
              <w:rPr>
                <w:noProof/>
                <w:webHidden/>
              </w:rPr>
            </w:r>
            <w:r w:rsidR="003F42D3">
              <w:rPr>
                <w:noProof/>
                <w:webHidden/>
              </w:rPr>
              <w:fldChar w:fldCharType="separate"/>
            </w:r>
            <w:r w:rsidR="003F42D3">
              <w:rPr>
                <w:noProof/>
                <w:webHidden/>
              </w:rPr>
              <w:t>11</w:t>
            </w:r>
            <w:r w:rsidR="003F42D3">
              <w:rPr>
                <w:noProof/>
                <w:webHidden/>
              </w:rPr>
              <w:fldChar w:fldCharType="end"/>
            </w:r>
          </w:hyperlink>
        </w:p>
        <w:p w14:paraId="0610E6A9" w14:textId="28D4A2CC" w:rsidR="003F42D3" w:rsidRDefault="004D7E68">
          <w:pPr>
            <w:pStyle w:val="TOC2"/>
            <w:tabs>
              <w:tab w:val="right" w:leader="dot" w:pos="9095"/>
            </w:tabs>
            <w:rPr>
              <w:rFonts w:eastAsiaTheme="minorEastAsia"/>
              <w:noProof/>
              <w:lang w:eastAsia="en-GB"/>
            </w:rPr>
          </w:pPr>
          <w:hyperlink w:anchor="_Toc56083399" w:history="1">
            <w:r w:rsidR="003F42D3" w:rsidRPr="00D367DB">
              <w:rPr>
                <w:rStyle w:val="Hyperlink"/>
                <w:noProof/>
              </w:rPr>
              <w:t>Upper hierarchy</w:t>
            </w:r>
            <w:r w:rsidR="003F42D3">
              <w:rPr>
                <w:noProof/>
                <w:webHidden/>
              </w:rPr>
              <w:tab/>
            </w:r>
            <w:r w:rsidR="003F42D3">
              <w:rPr>
                <w:noProof/>
                <w:webHidden/>
              </w:rPr>
              <w:fldChar w:fldCharType="begin"/>
            </w:r>
            <w:r w:rsidR="003F42D3">
              <w:rPr>
                <w:noProof/>
                <w:webHidden/>
              </w:rPr>
              <w:instrText xml:space="preserve"> PAGEREF _Toc56083399 \h </w:instrText>
            </w:r>
            <w:r w:rsidR="003F42D3">
              <w:rPr>
                <w:noProof/>
                <w:webHidden/>
              </w:rPr>
            </w:r>
            <w:r w:rsidR="003F42D3">
              <w:rPr>
                <w:noProof/>
                <w:webHidden/>
              </w:rPr>
              <w:fldChar w:fldCharType="separate"/>
            </w:r>
            <w:r w:rsidR="003F42D3">
              <w:rPr>
                <w:noProof/>
                <w:webHidden/>
              </w:rPr>
              <w:t>11</w:t>
            </w:r>
            <w:r w:rsidR="003F42D3">
              <w:rPr>
                <w:noProof/>
                <w:webHidden/>
              </w:rPr>
              <w:fldChar w:fldCharType="end"/>
            </w:r>
          </w:hyperlink>
        </w:p>
        <w:p w14:paraId="516D9DC9" w14:textId="050A4B94" w:rsidR="003F42D3" w:rsidRDefault="004D7E68">
          <w:pPr>
            <w:pStyle w:val="TOC2"/>
            <w:tabs>
              <w:tab w:val="right" w:leader="dot" w:pos="9095"/>
            </w:tabs>
            <w:rPr>
              <w:rFonts w:eastAsiaTheme="minorEastAsia"/>
              <w:noProof/>
              <w:lang w:eastAsia="en-GB"/>
            </w:rPr>
          </w:pPr>
          <w:hyperlink w:anchor="_Toc56083400" w:history="1">
            <w:r w:rsidR="003F42D3" w:rsidRPr="00D367DB">
              <w:rPr>
                <w:rStyle w:val="Hyperlink"/>
                <w:noProof/>
              </w:rPr>
              <w:t>Auxiliary tables</w:t>
            </w:r>
            <w:r w:rsidR="003F42D3">
              <w:rPr>
                <w:noProof/>
                <w:webHidden/>
              </w:rPr>
              <w:tab/>
            </w:r>
            <w:r w:rsidR="003F42D3">
              <w:rPr>
                <w:noProof/>
                <w:webHidden/>
              </w:rPr>
              <w:fldChar w:fldCharType="begin"/>
            </w:r>
            <w:r w:rsidR="003F42D3">
              <w:rPr>
                <w:noProof/>
                <w:webHidden/>
              </w:rPr>
              <w:instrText xml:space="preserve"> PAGEREF _Toc56083400 \h </w:instrText>
            </w:r>
            <w:r w:rsidR="003F42D3">
              <w:rPr>
                <w:noProof/>
                <w:webHidden/>
              </w:rPr>
            </w:r>
            <w:r w:rsidR="003F42D3">
              <w:rPr>
                <w:noProof/>
                <w:webHidden/>
              </w:rPr>
              <w:fldChar w:fldCharType="separate"/>
            </w:r>
            <w:r w:rsidR="003F42D3">
              <w:rPr>
                <w:noProof/>
                <w:webHidden/>
              </w:rPr>
              <w:t>12</w:t>
            </w:r>
            <w:r w:rsidR="003F42D3">
              <w:rPr>
                <w:noProof/>
                <w:webHidden/>
              </w:rPr>
              <w:fldChar w:fldCharType="end"/>
            </w:r>
          </w:hyperlink>
        </w:p>
        <w:p w14:paraId="754B114A" w14:textId="2F69BB35" w:rsidR="003F42D3" w:rsidRDefault="004D7E68">
          <w:pPr>
            <w:pStyle w:val="TOC2"/>
            <w:tabs>
              <w:tab w:val="right" w:leader="dot" w:pos="9095"/>
            </w:tabs>
            <w:rPr>
              <w:rFonts w:eastAsiaTheme="minorEastAsia"/>
              <w:noProof/>
              <w:lang w:eastAsia="en-GB"/>
            </w:rPr>
          </w:pPr>
          <w:hyperlink w:anchor="_Toc56083401" w:history="1">
            <w:r w:rsidR="003F42D3" w:rsidRPr="00D367DB">
              <w:rPr>
                <w:rStyle w:val="Hyperlink"/>
                <w:noProof/>
              </w:rPr>
              <w:t>Lower hierarchy tables</w:t>
            </w:r>
            <w:r w:rsidR="003F42D3">
              <w:rPr>
                <w:noProof/>
                <w:webHidden/>
              </w:rPr>
              <w:tab/>
            </w:r>
            <w:r w:rsidR="003F42D3">
              <w:rPr>
                <w:noProof/>
                <w:webHidden/>
              </w:rPr>
              <w:fldChar w:fldCharType="begin"/>
            </w:r>
            <w:r w:rsidR="003F42D3">
              <w:rPr>
                <w:noProof/>
                <w:webHidden/>
              </w:rPr>
              <w:instrText xml:space="preserve"> PAGEREF _Toc56083401 \h </w:instrText>
            </w:r>
            <w:r w:rsidR="003F42D3">
              <w:rPr>
                <w:noProof/>
                <w:webHidden/>
              </w:rPr>
            </w:r>
            <w:r w:rsidR="003F42D3">
              <w:rPr>
                <w:noProof/>
                <w:webHidden/>
              </w:rPr>
              <w:fldChar w:fldCharType="separate"/>
            </w:r>
            <w:r w:rsidR="003F42D3">
              <w:rPr>
                <w:noProof/>
                <w:webHidden/>
              </w:rPr>
              <w:t>12</w:t>
            </w:r>
            <w:r w:rsidR="003F42D3">
              <w:rPr>
                <w:noProof/>
                <w:webHidden/>
              </w:rPr>
              <w:fldChar w:fldCharType="end"/>
            </w:r>
          </w:hyperlink>
        </w:p>
        <w:p w14:paraId="5BE34BF4" w14:textId="4F55209F" w:rsidR="003F42D3" w:rsidRDefault="004D7E68">
          <w:pPr>
            <w:pStyle w:val="TOC1"/>
            <w:tabs>
              <w:tab w:val="right" w:leader="dot" w:pos="9095"/>
            </w:tabs>
            <w:rPr>
              <w:rFonts w:eastAsiaTheme="minorEastAsia"/>
              <w:noProof/>
              <w:lang w:eastAsia="en-GB"/>
            </w:rPr>
          </w:pPr>
          <w:hyperlink w:anchor="_Toc56083402" w:history="1">
            <w:r w:rsidR="003F42D3" w:rsidRPr="00D367DB">
              <w:rPr>
                <w:rStyle w:val="Hyperlink"/>
                <w:noProof/>
              </w:rPr>
              <w:t>Hierarchy Summary</w:t>
            </w:r>
            <w:r w:rsidR="003F42D3">
              <w:rPr>
                <w:noProof/>
                <w:webHidden/>
              </w:rPr>
              <w:tab/>
            </w:r>
            <w:r w:rsidR="003F42D3">
              <w:rPr>
                <w:noProof/>
                <w:webHidden/>
              </w:rPr>
              <w:fldChar w:fldCharType="begin"/>
            </w:r>
            <w:r w:rsidR="003F42D3">
              <w:rPr>
                <w:noProof/>
                <w:webHidden/>
              </w:rPr>
              <w:instrText xml:space="preserve"> PAGEREF _Toc56083402 \h </w:instrText>
            </w:r>
            <w:r w:rsidR="003F42D3">
              <w:rPr>
                <w:noProof/>
                <w:webHidden/>
              </w:rPr>
            </w:r>
            <w:r w:rsidR="003F42D3">
              <w:rPr>
                <w:noProof/>
                <w:webHidden/>
              </w:rPr>
              <w:fldChar w:fldCharType="separate"/>
            </w:r>
            <w:r w:rsidR="003F42D3">
              <w:rPr>
                <w:noProof/>
                <w:webHidden/>
              </w:rPr>
              <w:t>13</w:t>
            </w:r>
            <w:r w:rsidR="003F42D3">
              <w:rPr>
                <w:noProof/>
                <w:webHidden/>
              </w:rPr>
              <w:fldChar w:fldCharType="end"/>
            </w:r>
          </w:hyperlink>
        </w:p>
        <w:p w14:paraId="39E5A416" w14:textId="354152AD" w:rsidR="003F42D3" w:rsidRDefault="004D7E68">
          <w:pPr>
            <w:pStyle w:val="TOC2"/>
            <w:tabs>
              <w:tab w:val="right" w:leader="dot" w:pos="9095"/>
            </w:tabs>
            <w:rPr>
              <w:rFonts w:eastAsiaTheme="minorEastAsia"/>
              <w:noProof/>
              <w:lang w:eastAsia="en-GB"/>
            </w:rPr>
          </w:pPr>
          <w:hyperlink w:anchor="_Toc56083403" w:history="1">
            <w:r w:rsidR="003F42D3" w:rsidRPr="00D367DB">
              <w:rPr>
                <w:rStyle w:val="Hyperlink"/>
                <w:noProof/>
              </w:rPr>
              <w:t>Table 1 Upper hierarchies</w:t>
            </w:r>
            <w:r w:rsidR="003F42D3">
              <w:rPr>
                <w:noProof/>
                <w:webHidden/>
              </w:rPr>
              <w:tab/>
            </w:r>
            <w:r w:rsidR="003F42D3">
              <w:rPr>
                <w:noProof/>
                <w:webHidden/>
              </w:rPr>
              <w:fldChar w:fldCharType="begin"/>
            </w:r>
            <w:r w:rsidR="003F42D3">
              <w:rPr>
                <w:noProof/>
                <w:webHidden/>
              </w:rPr>
              <w:instrText xml:space="preserve"> PAGEREF _Toc56083403 \h </w:instrText>
            </w:r>
            <w:r w:rsidR="003F42D3">
              <w:rPr>
                <w:noProof/>
                <w:webHidden/>
              </w:rPr>
            </w:r>
            <w:r w:rsidR="003F42D3">
              <w:rPr>
                <w:noProof/>
                <w:webHidden/>
              </w:rPr>
              <w:fldChar w:fldCharType="separate"/>
            </w:r>
            <w:r w:rsidR="003F42D3">
              <w:rPr>
                <w:noProof/>
                <w:webHidden/>
              </w:rPr>
              <w:t>15</w:t>
            </w:r>
            <w:r w:rsidR="003F42D3">
              <w:rPr>
                <w:noProof/>
                <w:webHidden/>
              </w:rPr>
              <w:fldChar w:fldCharType="end"/>
            </w:r>
          </w:hyperlink>
        </w:p>
        <w:p w14:paraId="39D4AEAB" w14:textId="48C64267" w:rsidR="003F42D3" w:rsidRDefault="004D7E68">
          <w:pPr>
            <w:pStyle w:val="TOC2"/>
            <w:tabs>
              <w:tab w:val="right" w:leader="dot" w:pos="9095"/>
            </w:tabs>
            <w:rPr>
              <w:rFonts w:eastAsiaTheme="minorEastAsia"/>
              <w:noProof/>
              <w:lang w:eastAsia="en-GB"/>
            </w:rPr>
          </w:pPr>
          <w:hyperlink w:anchor="_Toc56083404" w:history="1">
            <w:r w:rsidR="003F42D3" w:rsidRPr="00D367DB">
              <w:rPr>
                <w:rStyle w:val="Hyperlink"/>
                <w:noProof/>
              </w:rPr>
              <w:t>Vessel Details and Species List</w:t>
            </w:r>
            <w:r w:rsidR="003F42D3">
              <w:rPr>
                <w:noProof/>
                <w:webHidden/>
              </w:rPr>
              <w:tab/>
            </w:r>
            <w:r w:rsidR="003F42D3">
              <w:rPr>
                <w:noProof/>
                <w:webHidden/>
              </w:rPr>
              <w:fldChar w:fldCharType="begin"/>
            </w:r>
            <w:r w:rsidR="003F42D3">
              <w:rPr>
                <w:noProof/>
                <w:webHidden/>
              </w:rPr>
              <w:instrText xml:space="preserve"> PAGEREF _Toc56083404 \h </w:instrText>
            </w:r>
            <w:r w:rsidR="003F42D3">
              <w:rPr>
                <w:noProof/>
                <w:webHidden/>
              </w:rPr>
            </w:r>
            <w:r w:rsidR="003F42D3">
              <w:rPr>
                <w:noProof/>
                <w:webHidden/>
              </w:rPr>
              <w:fldChar w:fldCharType="separate"/>
            </w:r>
            <w:r w:rsidR="003F42D3">
              <w:rPr>
                <w:noProof/>
                <w:webHidden/>
              </w:rPr>
              <w:t>15</w:t>
            </w:r>
            <w:r w:rsidR="003F42D3">
              <w:rPr>
                <w:noProof/>
                <w:webHidden/>
              </w:rPr>
              <w:fldChar w:fldCharType="end"/>
            </w:r>
          </w:hyperlink>
        </w:p>
        <w:p w14:paraId="2F3DA552" w14:textId="731DCB34" w:rsidR="003F42D3" w:rsidRDefault="004D7E68">
          <w:pPr>
            <w:pStyle w:val="TOC2"/>
            <w:tabs>
              <w:tab w:val="right" w:leader="dot" w:pos="9095"/>
            </w:tabs>
            <w:rPr>
              <w:rFonts w:eastAsiaTheme="minorEastAsia"/>
              <w:noProof/>
              <w:lang w:eastAsia="en-GB"/>
            </w:rPr>
          </w:pPr>
          <w:hyperlink w:anchor="_Toc56083405" w:history="1">
            <w:r w:rsidR="003F42D3" w:rsidRPr="00D367DB">
              <w:rPr>
                <w:rStyle w:val="Hyperlink"/>
                <w:noProof/>
              </w:rPr>
              <w:t>Upload order of the record types</w:t>
            </w:r>
            <w:r w:rsidR="003F42D3">
              <w:rPr>
                <w:noProof/>
                <w:webHidden/>
              </w:rPr>
              <w:tab/>
            </w:r>
            <w:r w:rsidR="003F42D3">
              <w:rPr>
                <w:noProof/>
                <w:webHidden/>
              </w:rPr>
              <w:fldChar w:fldCharType="begin"/>
            </w:r>
            <w:r w:rsidR="003F42D3">
              <w:rPr>
                <w:noProof/>
                <w:webHidden/>
              </w:rPr>
              <w:instrText xml:space="preserve"> PAGEREF _Toc56083405 \h </w:instrText>
            </w:r>
            <w:r w:rsidR="003F42D3">
              <w:rPr>
                <w:noProof/>
                <w:webHidden/>
              </w:rPr>
            </w:r>
            <w:r w:rsidR="003F42D3">
              <w:rPr>
                <w:noProof/>
                <w:webHidden/>
              </w:rPr>
              <w:fldChar w:fldCharType="separate"/>
            </w:r>
            <w:r w:rsidR="003F42D3">
              <w:rPr>
                <w:noProof/>
                <w:webHidden/>
              </w:rPr>
              <w:t>16</w:t>
            </w:r>
            <w:r w:rsidR="003F42D3">
              <w:rPr>
                <w:noProof/>
                <w:webHidden/>
              </w:rPr>
              <w:fldChar w:fldCharType="end"/>
            </w:r>
          </w:hyperlink>
        </w:p>
        <w:p w14:paraId="6AFC1467" w14:textId="02BF509D" w:rsidR="003F42D3" w:rsidRDefault="004D7E68">
          <w:pPr>
            <w:pStyle w:val="TOC2"/>
            <w:tabs>
              <w:tab w:val="right" w:leader="dot" w:pos="9095"/>
            </w:tabs>
            <w:rPr>
              <w:rFonts w:eastAsiaTheme="minorEastAsia"/>
              <w:noProof/>
              <w:lang w:eastAsia="en-GB"/>
            </w:rPr>
          </w:pPr>
          <w:hyperlink w:anchor="_Toc56083406" w:history="1">
            <w:r w:rsidR="003F42D3" w:rsidRPr="00D367DB">
              <w:rPr>
                <w:rStyle w:val="Hyperlink"/>
                <w:noProof/>
              </w:rPr>
              <w:t>Table 2 Lower hierarchies</w:t>
            </w:r>
            <w:r w:rsidR="003F42D3">
              <w:rPr>
                <w:noProof/>
                <w:webHidden/>
              </w:rPr>
              <w:tab/>
            </w:r>
            <w:r w:rsidR="003F42D3">
              <w:rPr>
                <w:noProof/>
                <w:webHidden/>
              </w:rPr>
              <w:fldChar w:fldCharType="begin"/>
            </w:r>
            <w:r w:rsidR="003F42D3">
              <w:rPr>
                <w:noProof/>
                <w:webHidden/>
              </w:rPr>
              <w:instrText xml:space="preserve"> PAGEREF _Toc56083406 \h </w:instrText>
            </w:r>
            <w:r w:rsidR="003F42D3">
              <w:rPr>
                <w:noProof/>
                <w:webHidden/>
              </w:rPr>
            </w:r>
            <w:r w:rsidR="003F42D3">
              <w:rPr>
                <w:noProof/>
                <w:webHidden/>
              </w:rPr>
              <w:fldChar w:fldCharType="separate"/>
            </w:r>
            <w:r w:rsidR="003F42D3">
              <w:rPr>
                <w:noProof/>
                <w:webHidden/>
              </w:rPr>
              <w:t>16</w:t>
            </w:r>
            <w:r w:rsidR="003F42D3">
              <w:rPr>
                <w:noProof/>
                <w:webHidden/>
              </w:rPr>
              <w:fldChar w:fldCharType="end"/>
            </w:r>
          </w:hyperlink>
        </w:p>
        <w:p w14:paraId="63A7968C" w14:textId="0388650F" w:rsidR="003F42D3" w:rsidRDefault="004D7E68">
          <w:pPr>
            <w:pStyle w:val="TOC1"/>
            <w:tabs>
              <w:tab w:val="right" w:leader="dot" w:pos="9095"/>
            </w:tabs>
            <w:rPr>
              <w:rFonts w:eastAsiaTheme="minorEastAsia"/>
              <w:noProof/>
              <w:lang w:eastAsia="en-GB"/>
            </w:rPr>
          </w:pPr>
          <w:hyperlink w:anchor="_Toc56083407" w:history="1">
            <w:r w:rsidR="003F42D3" w:rsidRPr="00D367DB">
              <w:rPr>
                <w:rStyle w:val="Hyperlink"/>
                <w:noProof/>
              </w:rPr>
              <w:t>The new design variables and hierarchies</w:t>
            </w:r>
            <w:r w:rsidR="003F42D3">
              <w:rPr>
                <w:noProof/>
                <w:webHidden/>
              </w:rPr>
              <w:tab/>
            </w:r>
            <w:r w:rsidR="003F42D3">
              <w:rPr>
                <w:noProof/>
                <w:webHidden/>
              </w:rPr>
              <w:fldChar w:fldCharType="begin"/>
            </w:r>
            <w:r w:rsidR="003F42D3">
              <w:rPr>
                <w:noProof/>
                <w:webHidden/>
              </w:rPr>
              <w:instrText xml:space="preserve"> PAGEREF _Toc56083407 \h </w:instrText>
            </w:r>
            <w:r w:rsidR="003F42D3">
              <w:rPr>
                <w:noProof/>
                <w:webHidden/>
              </w:rPr>
            </w:r>
            <w:r w:rsidR="003F42D3">
              <w:rPr>
                <w:noProof/>
                <w:webHidden/>
              </w:rPr>
              <w:fldChar w:fldCharType="separate"/>
            </w:r>
            <w:r w:rsidR="003F42D3">
              <w:rPr>
                <w:noProof/>
                <w:webHidden/>
              </w:rPr>
              <w:t>17</w:t>
            </w:r>
            <w:r w:rsidR="003F42D3">
              <w:rPr>
                <w:noProof/>
                <w:webHidden/>
              </w:rPr>
              <w:fldChar w:fldCharType="end"/>
            </w:r>
          </w:hyperlink>
        </w:p>
        <w:p w14:paraId="2F475EB0" w14:textId="37E2F7B1" w:rsidR="003F42D3" w:rsidRDefault="004D7E68">
          <w:pPr>
            <w:pStyle w:val="TOC2"/>
            <w:tabs>
              <w:tab w:val="right" w:leader="dot" w:pos="9095"/>
            </w:tabs>
            <w:rPr>
              <w:rFonts w:eastAsiaTheme="minorEastAsia"/>
              <w:noProof/>
              <w:lang w:eastAsia="en-GB"/>
            </w:rPr>
          </w:pPr>
          <w:hyperlink w:anchor="_Toc56083408" w:history="1">
            <w:r w:rsidR="003F42D3" w:rsidRPr="00D367DB">
              <w:rPr>
                <w:rStyle w:val="Hyperlink"/>
                <w:noProof/>
              </w:rPr>
              <w:t>Design variables (applies to all tables that are part of hierarchies)</w:t>
            </w:r>
            <w:r w:rsidR="003F42D3">
              <w:rPr>
                <w:noProof/>
                <w:webHidden/>
              </w:rPr>
              <w:tab/>
            </w:r>
            <w:r w:rsidR="003F42D3">
              <w:rPr>
                <w:noProof/>
                <w:webHidden/>
              </w:rPr>
              <w:fldChar w:fldCharType="begin"/>
            </w:r>
            <w:r w:rsidR="003F42D3">
              <w:rPr>
                <w:noProof/>
                <w:webHidden/>
              </w:rPr>
              <w:instrText xml:space="preserve"> PAGEREF _Toc56083408 \h </w:instrText>
            </w:r>
            <w:r w:rsidR="003F42D3">
              <w:rPr>
                <w:noProof/>
                <w:webHidden/>
              </w:rPr>
            </w:r>
            <w:r w:rsidR="003F42D3">
              <w:rPr>
                <w:noProof/>
                <w:webHidden/>
              </w:rPr>
              <w:fldChar w:fldCharType="separate"/>
            </w:r>
            <w:r w:rsidR="003F42D3">
              <w:rPr>
                <w:noProof/>
                <w:webHidden/>
              </w:rPr>
              <w:t>17</w:t>
            </w:r>
            <w:r w:rsidR="003F42D3">
              <w:rPr>
                <w:noProof/>
                <w:webHidden/>
              </w:rPr>
              <w:fldChar w:fldCharType="end"/>
            </w:r>
          </w:hyperlink>
        </w:p>
        <w:p w14:paraId="60085A01" w14:textId="4F56D230" w:rsidR="003F42D3" w:rsidRDefault="004D7E68">
          <w:pPr>
            <w:pStyle w:val="TOC2"/>
            <w:tabs>
              <w:tab w:val="right" w:leader="dot" w:pos="9095"/>
            </w:tabs>
            <w:rPr>
              <w:rFonts w:eastAsiaTheme="minorEastAsia"/>
              <w:noProof/>
              <w:lang w:eastAsia="en-GB"/>
            </w:rPr>
          </w:pPr>
          <w:hyperlink w:anchor="_Toc56083409" w:history="1">
            <w:r w:rsidR="003F42D3" w:rsidRPr="00D367DB">
              <w:rPr>
                <w:rStyle w:val="Hyperlink"/>
                <w:noProof/>
              </w:rPr>
              <w:t>Sampling hierarchies (applies to Design Table; Sample Table)</w:t>
            </w:r>
            <w:r w:rsidR="003F42D3">
              <w:rPr>
                <w:noProof/>
                <w:webHidden/>
              </w:rPr>
              <w:tab/>
            </w:r>
            <w:r w:rsidR="003F42D3">
              <w:rPr>
                <w:noProof/>
                <w:webHidden/>
              </w:rPr>
              <w:fldChar w:fldCharType="begin"/>
            </w:r>
            <w:r w:rsidR="003F42D3">
              <w:rPr>
                <w:noProof/>
                <w:webHidden/>
              </w:rPr>
              <w:instrText xml:space="preserve"> PAGEREF _Toc56083409 \h </w:instrText>
            </w:r>
            <w:r w:rsidR="003F42D3">
              <w:rPr>
                <w:noProof/>
                <w:webHidden/>
              </w:rPr>
            </w:r>
            <w:r w:rsidR="003F42D3">
              <w:rPr>
                <w:noProof/>
                <w:webHidden/>
              </w:rPr>
              <w:fldChar w:fldCharType="separate"/>
            </w:r>
            <w:r w:rsidR="003F42D3">
              <w:rPr>
                <w:noProof/>
                <w:webHidden/>
              </w:rPr>
              <w:t>17</w:t>
            </w:r>
            <w:r w:rsidR="003F42D3">
              <w:rPr>
                <w:noProof/>
                <w:webHidden/>
              </w:rPr>
              <w:fldChar w:fldCharType="end"/>
            </w:r>
          </w:hyperlink>
        </w:p>
        <w:p w14:paraId="3B71D0EC" w14:textId="14AA15B7" w:rsidR="003F42D3" w:rsidRDefault="004D7E68">
          <w:pPr>
            <w:pStyle w:val="TOC2"/>
            <w:tabs>
              <w:tab w:val="right" w:leader="dot" w:pos="9095"/>
            </w:tabs>
            <w:rPr>
              <w:rFonts w:eastAsiaTheme="minorEastAsia"/>
              <w:noProof/>
              <w:lang w:eastAsia="en-GB"/>
            </w:rPr>
          </w:pPr>
          <w:hyperlink w:anchor="_Toc56083410" w:history="1">
            <w:r w:rsidR="003F42D3" w:rsidRPr="00D367DB">
              <w:rPr>
                <w:rStyle w:val="Hyperlink"/>
                <w:noProof/>
              </w:rPr>
              <w:t>Samples (applies to all tables that are part of hierarchies)</w:t>
            </w:r>
            <w:r w:rsidR="003F42D3">
              <w:rPr>
                <w:noProof/>
                <w:webHidden/>
              </w:rPr>
              <w:tab/>
            </w:r>
            <w:r w:rsidR="003F42D3">
              <w:rPr>
                <w:noProof/>
                <w:webHidden/>
              </w:rPr>
              <w:fldChar w:fldCharType="begin"/>
            </w:r>
            <w:r w:rsidR="003F42D3">
              <w:rPr>
                <w:noProof/>
                <w:webHidden/>
              </w:rPr>
              <w:instrText xml:space="preserve"> PAGEREF _Toc56083410 \h </w:instrText>
            </w:r>
            <w:r w:rsidR="003F42D3">
              <w:rPr>
                <w:noProof/>
                <w:webHidden/>
              </w:rPr>
            </w:r>
            <w:r w:rsidR="003F42D3">
              <w:rPr>
                <w:noProof/>
                <w:webHidden/>
              </w:rPr>
              <w:fldChar w:fldCharType="separate"/>
            </w:r>
            <w:r w:rsidR="003F42D3">
              <w:rPr>
                <w:noProof/>
                <w:webHidden/>
              </w:rPr>
              <w:t>17</w:t>
            </w:r>
            <w:r w:rsidR="003F42D3">
              <w:rPr>
                <w:noProof/>
                <w:webHidden/>
              </w:rPr>
              <w:fldChar w:fldCharType="end"/>
            </w:r>
          </w:hyperlink>
        </w:p>
        <w:p w14:paraId="1868D18B" w14:textId="44891971" w:rsidR="003F42D3" w:rsidRDefault="004D7E68">
          <w:pPr>
            <w:pStyle w:val="TOC2"/>
            <w:tabs>
              <w:tab w:val="right" w:leader="dot" w:pos="9095"/>
            </w:tabs>
            <w:rPr>
              <w:rFonts w:eastAsiaTheme="minorEastAsia"/>
              <w:noProof/>
              <w:lang w:eastAsia="en-GB"/>
            </w:rPr>
          </w:pPr>
          <w:hyperlink w:anchor="_Toc56083411" w:history="1">
            <w:r w:rsidR="003F42D3" w:rsidRPr="00D367DB">
              <w:rPr>
                <w:rStyle w:val="Hyperlink"/>
                <w:noProof/>
              </w:rPr>
              <w:t>Total units and Sampled units (applies to all tables that are part of hierarchies)</w:t>
            </w:r>
            <w:r w:rsidR="003F42D3">
              <w:rPr>
                <w:noProof/>
                <w:webHidden/>
              </w:rPr>
              <w:tab/>
            </w:r>
            <w:r w:rsidR="003F42D3">
              <w:rPr>
                <w:noProof/>
                <w:webHidden/>
              </w:rPr>
              <w:fldChar w:fldCharType="begin"/>
            </w:r>
            <w:r w:rsidR="003F42D3">
              <w:rPr>
                <w:noProof/>
                <w:webHidden/>
              </w:rPr>
              <w:instrText xml:space="preserve"> PAGEREF _Toc56083411 \h </w:instrText>
            </w:r>
            <w:r w:rsidR="003F42D3">
              <w:rPr>
                <w:noProof/>
                <w:webHidden/>
              </w:rPr>
            </w:r>
            <w:r w:rsidR="003F42D3">
              <w:rPr>
                <w:noProof/>
                <w:webHidden/>
              </w:rPr>
              <w:fldChar w:fldCharType="separate"/>
            </w:r>
            <w:r w:rsidR="003F42D3">
              <w:rPr>
                <w:noProof/>
                <w:webHidden/>
              </w:rPr>
              <w:t>18</w:t>
            </w:r>
            <w:r w:rsidR="003F42D3">
              <w:rPr>
                <w:noProof/>
                <w:webHidden/>
              </w:rPr>
              <w:fldChar w:fldCharType="end"/>
            </w:r>
          </w:hyperlink>
        </w:p>
        <w:p w14:paraId="083B72E1" w14:textId="1FBCE523" w:rsidR="003F42D3" w:rsidRDefault="004D7E68">
          <w:pPr>
            <w:pStyle w:val="TOC2"/>
            <w:tabs>
              <w:tab w:val="right" w:leader="dot" w:pos="9095"/>
            </w:tabs>
            <w:rPr>
              <w:rFonts w:eastAsiaTheme="minorEastAsia"/>
              <w:noProof/>
              <w:lang w:eastAsia="en-GB"/>
            </w:rPr>
          </w:pPr>
          <w:hyperlink w:anchor="_Toc56083412" w:history="1">
            <w:r w:rsidR="003F42D3" w:rsidRPr="00D367DB">
              <w:rPr>
                <w:rStyle w:val="Hyperlink"/>
                <w:noProof/>
              </w:rPr>
              <w:t>Stratification (applies to all tables that are part of hierarchies)</w:t>
            </w:r>
            <w:r w:rsidR="003F42D3">
              <w:rPr>
                <w:noProof/>
                <w:webHidden/>
              </w:rPr>
              <w:tab/>
            </w:r>
            <w:r w:rsidR="003F42D3">
              <w:rPr>
                <w:noProof/>
                <w:webHidden/>
              </w:rPr>
              <w:fldChar w:fldCharType="begin"/>
            </w:r>
            <w:r w:rsidR="003F42D3">
              <w:rPr>
                <w:noProof/>
                <w:webHidden/>
              </w:rPr>
              <w:instrText xml:space="preserve"> PAGEREF _Toc56083412 \h </w:instrText>
            </w:r>
            <w:r w:rsidR="003F42D3">
              <w:rPr>
                <w:noProof/>
                <w:webHidden/>
              </w:rPr>
            </w:r>
            <w:r w:rsidR="003F42D3">
              <w:rPr>
                <w:noProof/>
                <w:webHidden/>
              </w:rPr>
              <w:fldChar w:fldCharType="separate"/>
            </w:r>
            <w:r w:rsidR="003F42D3">
              <w:rPr>
                <w:noProof/>
                <w:webHidden/>
              </w:rPr>
              <w:t>18</w:t>
            </w:r>
            <w:r w:rsidR="003F42D3">
              <w:rPr>
                <w:noProof/>
                <w:webHidden/>
              </w:rPr>
              <w:fldChar w:fldCharType="end"/>
            </w:r>
          </w:hyperlink>
        </w:p>
        <w:p w14:paraId="6BB2C9BF" w14:textId="4FAF5FBB" w:rsidR="003F42D3" w:rsidRDefault="004D7E68">
          <w:pPr>
            <w:pStyle w:val="TOC2"/>
            <w:tabs>
              <w:tab w:val="right" w:leader="dot" w:pos="9095"/>
            </w:tabs>
            <w:rPr>
              <w:rFonts w:eastAsiaTheme="minorEastAsia"/>
              <w:noProof/>
              <w:lang w:eastAsia="en-GB"/>
            </w:rPr>
          </w:pPr>
          <w:hyperlink w:anchor="_Toc56083413" w:history="1">
            <w:r w:rsidR="003F42D3" w:rsidRPr="00D367DB">
              <w:rPr>
                <w:rStyle w:val="Hyperlink"/>
                <w:noProof/>
              </w:rPr>
              <w:t>Clustering: One stage and Two stage cluster sampling (applies to all tables that are part of upper hierarchies, except sample)</w:t>
            </w:r>
            <w:r w:rsidR="003F42D3">
              <w:rPr>
                <w:noProof/>
                <w:webHidden/>
              </w:rPr>
              <w:tab/>
            </w:r>
            <w:r w:rsidR="003F42D3">
              <w:rPr>
                <w:noProof/>
                <w:webHidden/>
              </w:rPr>
              <w:fldChar w:fldCharType="begin"/>
            </w:r>
            <w:r w:rsidR="003F42D3">
              <w:rPr>
                <w:noProof/>
                <w:webHidden/>
              </w:rPr>
              <w:instrText xml:space="preserve"> PAGEREF _Toc56083413 \h </w:instrText>
            </w:r>
            <w:r w:rsidR="003F42D3">
              <w:rPr>
                <w:noProof/>
                <w:webHidden/>
              </w:rPr>
            </w:r>
            <w:r w:rsidR="003F42D3">
              <w:rPr>
                <w:noProof/>
                <w:webHidden/>
              </w:rPr>
              <w:fldChar w:fldCharType="separate"/>
            </w:r>
            <w:r w:rsidR="003F42D3">
              <w:rPr>
                <w:noProof/>
                <w:webHidden/>
              </w:rPr>
              <w:t>20</w:t>
            </w:r>
            <w:r w:rsidR="003F42D3">
              <w:rPr>
                <w:noProof/>
                <w:webHidden/>
              </w:rPr>
              <w:fldChar w:fldCharType="end"/>
            </w:r>
          </w:hyperlink>
        </w:p>
        <w:p w14:paraId="44F2A470" w14:textId="0D751A82" w:rsidR="003F42D3" w:rsidRDefault="004D7E68">
          <w:pPr>
            <w:pStyle w:val="TOC2"/>
            <w:tabs>
              <w:tab w:val="right" w:leader="dot" w:pos="9095"/>
            </w:tabs>
            <w:rPr>
              <w:rFonts w:eastAsiaTheme="minorEastAsia"/>
              <w:noProof/>
              <w:lang w:eastAsia="en-GB"/>
            </w:rPr>
          </w:pPr>
          <w:hyperlink w:anchor="_Toc56083414" w:history="1">
            <w:r w:rsidR="003F42D3" w:rsidRPr="00D367DB">
              <w:rPr>
                <w:rStyle w:val="Hyperlink"/>
                <w:noProof/>
              </w:rPr>
              <w:t>Selection and inclusion probabilities (applies to all tables that are part of hierarchies)</w:t>
            </w:r>
            <w:r w:rsidR="003F42D3">
              <w:rPr>
                <w:noProof/>
                <w:webHidden/>
              </w:rPr>
              <w:tab/>
            </w:r>
            <w:r w:rsidR="003F42D3">
              <w:rPr>
                <w:noProof/>
                <w:webHidden/>
              </w:rPr>
              <w:fldChar w:fldCharType="begin"/>
            </w:r>
            <w:r w:rsidR="003F42D3">
              <w:rPr>
                <w:noProof/>
                <w:webHidden/>
              </w:rPr>
              <w:instrText xml:space="preserve"> PAGEREF _Toc56083414 \h </w:instrText>
            </w:r>
            <w:r w:rsidR="003F42D3">
              <w:rPr>
                <w:noProof/>
                <w:webHidden/>
              </w:rPr>
            </w:r>
            <w:r w:rsidR="003F42D3">
              <w:rPr>
                <w:noProof/>
                <w:webHidden/>
              </w:rPr>
              <w:fldChar w:fldCharType="separate"/>
            </w:r>
            <w:r w:rsidR="003F42D3">
              <w:rPr>
                <w:noProof/>
                <w:webHidden/>
              </w:rPr>
              <w:t>20</w:t>
            </w:r>
            <w:r w:rsidR="003F42D3">
              <w:rPr>
                <w:noProof/>
                <w:webHidden/>
              </w:rPr>
              <w:fldChar w:fldCharType="end"/>
            </w:r>
          </w:hyperlink>
        </w:p>
        <w:p w14:paraId="2B9B46DD" w14:textId="0DEC88B2" w:rsidR="003F42D3" w:rsidRDefault="004D7E68">
          <w:pPr>
            <w:pStyle w:val="TOC2"/>
            <w:tabs>
              <w:tab w:val="right" w:leader="dot" w:pos="9095"/>
            </w:tabs>
            <w:rPr>
              <w:rFonts w:eastAsiaTheme="minorEastAsia"/>
              <w:noProof/>
              <w:lang w:eastAsia="en-GB"/>
            </w:rPr>
          </w:pPr>
          <w:hyperlink w:anchor="_Toc56083415" w:history="1">
            <w:r w:rsidR="003F42D3" w:rsidRPr="00D367DB">
              <w:rPr>
                <w:rStyle w:val="Hyperlink"/>
                <w:noProof/>
              </w:rPr>
              <w:t>Sample selection methods (applies to all tables that are part of hierarchies)</w:t>
            </w:r>
            <w:r w:rsidR="003F42D3">
              <w:rPr>
                <w:noProof/>
                <w:webHidden/>
              </w:rPr>
              <w:tab/>
            </w:r>
            <w:r w:rsidR="003F42D3">
              <w:rPr>
                <w:noProof/>
                <w:webHidden/>
              </w:rPr>
              <w:fldChar w:fldCharType="begin"/>
            </w:r>
            <w:r w:rsidR="003F42D3">
              <w:rPr>
                <w:noProof/>
                <w:webHidden/>
              </w:rPr>
              <w:instrText xml:space="preserve"> PAGEREF _Toc56083415 \h </w:instrText>
            </w:r>
            <w:r w:rsidR="003F42D3">
              <w:rPr>
                <w:noProof/>
                <w:webHidden/>
              </w:rPr>
            </w:r>
            <w:r w:rsidR="003F42D3">
              <w:rPr>
                <w:noProof/>
                <w:webHidden/>
              </w:rPr>
              <w:fldChar w:fldCharType="separate"/>
            </w:r>
            <w:r w:rsidR="003F42D3">
              <w:rPr>
                <w:noProof/>
                <w:webHidden/>
              </w:rPr>
              <w:t>20</w:t>
            </w:r>
            <w:r w:rsidR="003F42D3">
              <w:rPr>
                <w:noProof/>
                <w:webHidden/>
              </w:rPr>
              <w:fldChar w:fldCharType="end"/>
            </w:r>
          </w:hyperlink>
        </w:p>
        <w:p w14:paraId="7EFA4E85" w14:textId="2B6178A2" w:rsidR="003F42D3" w:rsidRDefault="004D7E68">
          <w:pPr>
            <w:pStyle w:val="TOC2"/>
            <w:tabs>
              <w:tab w:val="right" w:leader="dot" w:pos="9095"/>
            </w:tabs>
            <w:rPr>
              <w:rFonts w:eastAsiaTheme="minorEastAsia"/>
              <w:noProof/>
              <w:lang w:eastAsia="en-GB"/>
            </w:rPr>
          </w:pPr>
          <w:hyperlink w:anchor="_Toc56083416" w:history="1">
            <w:r w:rsidR="003F42D3" w:rsidRPr="00D367DB">
              <w:rPr>
                <w:rStyle w:val="Hyperlink"/>
                <w:noProof/>
              </w:rPr>
              <w:t>Sample Weights</w:t>
            </w:r>
            <w:r w:rsidR="003F42D3">
              <w:rPr>
                <w:noProof/>
                <w:webHidden/>
              </w:rPr>
              <w:tab/>
            </w:r>
            <w:r w:rsidR="003F42D3">
              <w:rPr>
                <w:noProof/>
                <w:webHidden/>
              </w:rPr>
              <w:fldChar w:fldCharType="begin"/>
            </w:r>
            <w:r w:rsidR="003F42D3">
              <w:rPr>
                <w:noProof/>
                <w:webHidden/>
              </w:rPr>
              <w:instrText xml:space="preserve"> PAGEREF _Toc56083416 \h </w:instrText>
            </w:r>
            <w:r w:rsidR="003F42D3">
              <w:rPr>
                <w:noProof/>
                <w:webHidden/>
              </w:rPr>
            </w:r>
            <w:r w:rsidR="003F42D3">
              <w:rPr>
                <w:noProof/>
                <w:webHidden/>
              </w:rPr>
              <w:fldChar w:fldCharType="separate"/>
            </w:r>
            <w:r w:rsidR="003F42D3">
              <w:rPr>
                <w:noProof/>
                <w:webHidden/>
              </w:rPr>
              <w:t>21</w:t>
            </w:r>
            <w:r w:rsidR="003F42D3">
              <w:rPr>
                <w:noProof/>
                <w:webHidden/>
              </w:rPr>
              <w:fldChar w:fldCharType="end"/>
            </w:r>
          </w:hyperlink>
        </w:p>
        <w:p w14:paraId="63A33408" w14:textId="1EB83985" w:rsidR="003F42D3" w:rsidRDefault="004D7E68">
          <w:pPr>
            <w:pStyle w:val="TOC2"/>
            <w:tabs>
              <w:tab w:val="right" w:leader="dot" w:pos="9095"/>
            </w:tabs>
            <w:rPr>
              <w:rFonts w:eastAsiaTheme="minorEastAsia"/>
              <w:noProof/>
              <w:lang w:eastAsia="en-GB"/>
            </w:rPr>
          </w:pPr>
          <w:hyperlink w:anchor="_Toc56083417" w:history="1">
            <w:r w:rsidR="003F42D3" w:rsidRPr="00D367DB">
              <w:rPr>
                <w:rStyle w:val="Hyperlink"/>
                <w:noProof/>
              </w:rPr>
              <w:t>Catch category</w:t>
            </w:r>
            <w:r w:rsidR="003F42D3">
              <w:rPr>
                <w:noProof/>
                <w:webHidden/>
              </w:rPr>
              <w:tab/>
            </w:r>
            <w:r w:rsidR="003F42D3">
              <w:rPr>
                <w:noProof/>
                <w:webHidden/>
              </w:rPr>
              <w:fldChar w:fldCharType="begin"/>
            </w:r>
            <w:r w:rsidR="003F42D3">
              <w:rPr>
                <w:noProof/>
                <w:webHidden/>
              </w:rPr>
              <w:instrText xml:space="preserve"> PAGEREF _Toc56083417 \h </w:instrText>
            </w:r>
            <w:r w:rsidR="003F42D3">
              <w:rPr>
                <w:noProof/>
                <w:webHidden/>
              </w:rPr>
            </w:r>
            <w:r w:rsidR="003F42D3">
              <w:rPr>
                <w:noProof/>
                <w:webHidden/>
              </w:rPr>
              <w:fldChar w:fldCharType="separate"/>
            </w:r>
            <w:r w:rsidR="003F42D3">
              <w:rPr>
                <w:noProof/>
                <w:webHidden/>
              </w:rPr>
              <w:t>21</w:t>
            </w:r>
            <w:r w:rsidR="003F42D3">
              <w:rPr>
                <w:noProof/>
                <w:webHidden/>
              </w:rPr>
              <w:fldChar w:fldCharType="end"/>
            </w:r>
          </w:hyperlink>
        </w:p>
        <w:p w14:paraId="07101085" w14:textId="35364628" w:rsidR="003F42D3" w:rsidRDefault="004D7E68">
          <w:pPr>
            <w:pStyle w:val="TOC3"/>
            <w:tabs>
              <w:tab w:val="right" w:leader="dot" w:pos="9095"/>
            </w:tabs>
            <w:rPr>
              <w:rFonts w:eastAsiaTheme="minorEastAsia"/>
              <w:noProof/>
              <w:lang w:eastAsia="en-GB"/>
            </w:rPr>
          </w:pPr>
          <w:hyperlink w:anchor="_Toc56083418" w:history="1">
            <w:r w:rsidR="003F42D3" w:rsidRPr="00D367DB">
              <w:rPr>
                <w:rStyle w:val="Hyperlink"/>
                <w:noProof/>
              </w:rPr>
              <w:t>Catch categories – under Sample SA</w:t>
            </w:r>
            <w:r w:rsidR="003F42D3">
              <w:rPr>
                <w:noProof/>
                <w:webHidden/>
              </w:rPr>
              <w:tab/>
            </w:r>
            <w:r w:rsidR="003F42D3">
              <w:rPr>
                <w:noProof/>
                <w:webHidden/>
              </w:rPr>
              <w:fldChar w:fldCharType="begin"/>
            </w:r>
            <w:r w:rsidR="003F42D3">
              <w:rPr>
                <w:noProof/>
                <w:webHidden/>
              </w:rPr>
              <w:instrText xml:space="preserve"> PAGEREF _Toc56083418 \h </w:instrText>
            </w:r>
            <w:r w:rsidR="003F42D3">
              <w:rPr>
                <w:noProof/>
                <w:webHidden/>
              </w:rPr>
            </w:r>
            <w:r w:rsidR="003F42D3">
              <w:rPr>
                <w:noProof/>
                <w:webHidden/>
              </w:rPr>
              <w:fldChar w:fldCharType="separate"/>
            </w:r>
            <w:r w:rsidR="003F42D3">
              <w:rPr>
                <w:noProof/>
                <w:webHidden/>
              </w:rPr>
              <w:t>22</w:t>
            </w:r>
            <w:r w:rsidR="003F42D3">
              <w:rPr>
                <w:noProof/>
                <w:webHidden/>
              </w:rPr>
              <w:fldChar w:fldCharType="end"/>
            </w:r>
          </w:hyperlink>
        </w:p>
        <w:p w14:paraId="0E566A3A" w14:textId="2CB9A902" w:rsidR="003F42D3" w:rsidRDefault="004D7E68">
          <w:pPr>
            <w:pStyle w:val="TOC3"/>
            <w:tabs>
              <w:tab w:val="right" w:leader="dot" w:pos="9095"/>
            </w:tabs>
            <w:rPr>
              <w:rFonts w:eastAsiaTheme="minorEastAsia"/>
              <w:noProof/>
              <w:lang w:eastAsia="en-GB"/>
            </w:rPr>
          </w:pPr>
          <w:hyperlink w:anchor="_Toc56083419" w:history="1">
            <w:r w:rsidR="003F42D3" w:rsidRPr="00D367DB">
              <w:rPr>
                <w:rStyle w:val="Hyperlink"/>
                <w:noProof/>
              </w:rPr>
              <w:t>Catch categories – under Commercial Landing CL</w:t>
            </w:r>
            <w:r w:rsidR="003F42D3">
              <w:rPr>
                <w:noProof/>
                <w:webHidden/>
              </w:rPr>
              <w:tab/>
            </w:r>
            <w:r w:rsidR="003F42D3">
              <w:rPr>
                <w:noProof/>
                <w:webHidden/>
              </w:rPr>
              <w:fldChar w:fldCharType="begin"/>
            </w:r>
            <w:r w:rsidR="003F42D3">
              <w:rPr>
                <w:noProof/>
                <w:webHidden/>
              </w:rPr>
              <w:instrText xml:space="preserve"> PAGEREF _Toc56083419 \h </w:instrText>
            </w:r>
            <w:r w:rsidR="003F42D3">
              <w:rPr>
                <w:noProof/>
                <w:webHidden/>
              </w:rPr>
            </w:r>
            <w:r w:rsidR="003F42D3">
              <w:rPr>
                <w:noProof/>
                <w:webHidden/>
              </w:rPr>
              <w:fldChar w:fldCharType="separate"/>
            </w:r>
            <w:r w:rsidR="003F42D3">
              <w:rPr>
                <w:noProof/>
                <w:webHidden/>
              </w:rPr>
              <w:t>23</w:t>
            </w:r>
            <w:r w:rsidR="003F42D3">
              <w:rPr>
                <w:noProof/>
                <w:webHidden/>
              </w:rPr>
              <w:fldChar w:fldCharType="end"/>
            </w:r>
          </w:hyperlink>
        </w:p>
        <w:p w14:paraId="2435F77B" w14:textId="342E6A36" w:rsidR="003F42D3" w:rsidRDefault="004D7E68">
          <w:pPr>
            <w:pStyle w:val="TOC1"/>
            <w:tabs>
              <w:tab w:val="right" w:leader="dot" w:pos="9095"/>
            </w:tabs>
            <w:rPr>
              <w:rFonts w:eastAsiaTheme="minorEastAsia"/>
              <w:noProof/>
              <w:lang w:eastAsia="en-GB"/>
            </w:rPr>
          </w:pPr>
          <w:hyperlink w:anchor="_Toc56083420" w:history="1">
            <w:r w:rsidR="003F42D3" w:rsidRPr="00D367DB">
              <w:rPr>
                <w:rStyle w:val="Hyperlink"/>
                <w:noProof/>
              </w:rPr>
              <w:t>New features of the RDBES</w:t>
            </w:r>
            <w:r w:rsidR="003F42D3">
              <w:rPr>
                <w:noProof/>
                <w:webHidden/>
              </w:rPr>
              <w:tab/>
            </w:r>
            <w:r w:rsidR="003F42D3">
              <w:rPr>
                <w:noProof/>
                <w:webHidden/>
              </w:rPr>
              <w:fldChar w:fldCharType="begin"/>
            </w:r>
            <w:r w:rsidR="003F42D3">
              <w:rPr>
                <w:noProof/>
                <w:webHidden/>
              </w:rPr>
              <w:instrText xml:space="preserve"> PAGEREF _Toc56083420 \h </w:instrText>
            </w:r>
            <w:r w:rsidR="003F42D3">
              <w:rPr>
                <w:noProof/>
                <w:webHidden/>
              </w:rPr>
            </w:r>
            <w:r w:rsidR="003F42D3">
              <w:rPr>
                <w:noProof/>
                <w:webHidden/>
              </w:rPr>
              <w:fldChar w:fldCharType="separate"/>
            </w:r>
            <w:r w:rsidR="003F42D3">
              <w:rPr>
                <w:noProof/>
                <w:webHidden/>
              </w:rPr>
              <w:t>23</w:t>
            </w:r>
            <w:r w:rsidR="003F42D3">
              <w:rPr>
                <w:noProof/>
                <w:webHidden/>
              </w:rPr>
              <w:fldChar w:fldCharType="end"/>
            </w:r>
          </w:hyperlink>
        </w:p>
        <w:p w14:paraId="4563FD4E" w14:textId="58DBD22C" w:rsidR="003F42D3" w:rsidRDefault="004D7E68">
          <w:pPr>
            <w:pStyle w:val="TOC2"/>
            <w:tabs>
              <w:tab w:val="right" w:leader="dot" w:pos="9095"/>
            </w:tabs>
            <w:rPr>
              <w:rFonts w:eastAsiaTheme="minorEastAsia"/>
              <w:noProof/>
              <w:lang w:eastAsia="en-GB"/>
            </w:rPr>
          </w:pPr>
          <w:hyperlink w:anchor="_Toc56083421" w:history="1">
            <w:r w:rsidR="003F42D3" w:rsidRPr="00D367DB">
              <w:rPr>
                <w:rStyle w:val="Hyperlink"/>
                <w:noProof/>
              </w:rPr>
              <w:t>True zero values and Non-recording zero values in species sampling</w:t>
            </w:r>
            <w:r w:rsidR="003F42D3">
              <w:rPr>
                <w:noProof/>
                <w:webHidden/>
              </w:rPr>
              <w:tab/>
            </w:r>
            <w:r w:rsidR="003F42D3">
              <w:rPr>
                <w:noProof/>
                <w:webHidden/>
              </w:rPr>
              <w:fldChar w:fldCharType="begin"/>
            </w:r>
            <w:r w:rsidR="003F42D3">
              <w:rPr>
                <w:noProof/>
                <w:webHidden/>
              </w:rPr>
              <w:instrText xml:space="preserve"> PAGEREF _Toc56083421 \h </w:instrText>
            </w:r>
            <w:r w:rsidR="003F42D3">
              <w:rPr>
                <w:noProof/>
                <w:webHidden/>
              </w:rPr>
            </w:r>
            <w:r w:rsidR="003F42D3">
              <w:rPr>
                <w:noProof/>
                <w:webHidden/>
              </w:rPr>
              <w:fldChar w:fldCharType="separate"/>
            </w:r>
            <w:r w:rsidR="003F42D3">
              <w:rPr>
                <w:noProof/>
                <w:webHidden/>
              </w:rPr>
              <w:t>23</w:t>
            </w:r>
            <w:r w:rsidR="003F42D3">
              <w:rPr>
                <w:noProof/>
                <w:webHidden/>
              </w:rPr>
              <w:fldChar w:fldCharType="end"/>
            </w:r>
          </w:hyperlink>
        </w:p>
        <w:p w14:paraId="27F96816" w14:textId="36D6CD02" w:rsidR="003F42D3" w:rsidRDefault="004D7E68">
          <w:pPr>
            <w:pStyle w:val="TOC2"/>
            <w:tabs>
              <w:tab w:val="right" w:leader="dot" w:pos="9095"/>
            </w:tabs>
            <w:rPr>
              <w:rFonts w:eastAsiaTheme="minorEastAsia"/>
              <w:noProof/>
              <w:lang w:eastAsia="en-GB"/>
            </w:rPr>
          </w:pPr>
          <w:hyperlink w:anchor="_Toc56083422" w:history="1">
            <w:r w:rsidR="003F42D3" w:rsidRPr="00D367DB">
              <w:rPr>
                <w:rStyle w:val="Hyperlink"/>
                <w:noProof/>
              </w:rPr>
              <w:t>Non-responses and missing values due to quota sampling</w:t>
            </w:r>
            <w:r w:rsidR="003F42D3">
              <w:rPr>
                <w:noProof/>
                <w:webHidden/>
              </w:rPr>
              <w:tab/>
            </w:r>
            <w:r w:rsidR="003F42D3">
              <w:rPr>
                <w:noProof/>
                <w:webHidden/>
              </w:rPr>
              <w:fldChar w:fldCharType="begin"/>
            </w:r>
            <w:r w:rsidR="003F42D3">
              <w:rPr>
                <w:noProof/>
                <w:webHidden/>
              </w:rPr>
              <w:instrText xml:space="preserve"> PAGEREF _Toc56083422 \h </w:instrText>
            </w:r>
            <w:r w:rsidR="003F42D3">
              <w:rPr>
                <w:noProof/>
                <w:webHidden/>
              </w:rPr>
            </w:r>
            <w:r w:rsidR="003F42D3">
              <w:rPr>
                <w:noProof/>
                <w:webHidden/>
              </w:rPr>
              <w:fldChar w:fldCharType="separate"/>
            </w:r>
            <w:r w:rsidR="003F42D3">
              <w:rPr>
                <w:noProof/>
                <w:webHidden/>
              </w:rPr>
              <w:t>24</w:t>
            </w:r>
            <w:r w:rsidR="003F42D3">
              <w:rPr>
                <w:noProof/>
                <w:webHidden/>
              </w:rPr>
              <w:fldChar w:fldCharType="end"/>
            </w:r>
          </w:hyperlink>
        </w:p>
        <w:p w14:paraId="261AEA29" w14:textId="50D4439B" w:rsidR="003F42D3" w:rsidRDefault="004D7E68">
          <w:pPr>
            <w:pStyle w:val="TOC2"/>
            <w:tabs>
              <w:tab w:val="right" w:leader="dot" w:pos="9095"/>
            </w:tabs>
            <w:rPr>
              <w:rFonts w:eastAsiaTheme="minorEastAsia"/>
              <w:noProof/>
              <w:lang w:eastAsia="en-GB"/>
            </w:rPr>
          </w:pPr>
          <w:hyperlink w:anchor="_Toc56083423" w:history="1">
            <w:r w:rsidR="003F42D3" w:rsidRPr="00D367DB">
              <w:rPr>
                <w:rStyle w:val="Hyperlink"/>
                <w:noProof/>
              </w:rPr>
              <w:t>Recording of incidental by-catches and slipping</w:t>
            </w:r>
            <w:r w:rsidR="003F42D3">
              <w:rPr>
                <w:noProof/>
                <w:webHidden/>
              </w:rPr>
              <w:tab/>
            </w:r>
            <w:r w:rsidR="003F42D3">
              <w:rPr>
                <w:noProof/>
                <w:webHidden/>
              </w:rPr>
              <w:fldChar w:fldCharType="begin"/>
            </w:r>
            <w:r w:rsidR="003F42D3">
              <w:rPr>
                <w:noProof/>
                <w:webHidden/>
              </w:rPr>
              <w:instrText xml:space="preserve"> PAGEREF _Toc56083423 \h </w:instrText>
            </w:r>
            <w:r w:rsidR="003F42D3">
              <w:rPr>
                <w:noProof/>
                <w:webHidden/>
              </w:rPr>
            </w:r>
            <w:r w:rsidR="003F42D3">
              <w:rPr>
                <w:noProof/>
                <w:webHidden/>
              </w:rPr>
              <w:fldChar w:fldCharType="separate"/>
            </w:r>
            <w:r w:rsidR="003F42D3">
              <w:rPr>
                <w:noProof/>
                <w:webHidden/>
              </w:rPr>
              <w:t>24</w:t>
            </w:r>
            <w:r w:rsidR="003F42D3">
              <w:rPr>
                <w:noProof/>
                <w:webHidden/>
              </w:rPr>
              <w:fldChar w:fldCharType="end"/>
            </w:r>
          </w:hyperlink>
        </w:p>
        <w:p w14:paraId="7195FC63" w14:textId="04FA79D8" w:rsidR="003F42D3" w:rsidRDefault="004D7E68">
          <w:pPr>
            <w:pStyle w:val="TOC1"/>
            <w:tabs>
              <w:tab w:val="right" w:leader="dot" w:pos="9095"/>
            </w:tabs>
            <w:rPr>
              <w:rFonts w:eastAsiaTheme="minorEastAsia"/>
              <w:noProof/>
              <w:lang w:eastAsia="en-GB"/>
            </w:rPr>
          </w:pPr>
          <w:hyperlink w:anchor="_Toc56083424" w:history="1">
            <w:r w:rsidR="003F42D3" w:rsidRPr="00D367DB">
              <w:rPr>
                <w:rStyle w:val="Hyperlink"/>
                <w:noProof/>
              </w:rPr>
              <w:t>Other key concepts</w:t>
            </w:r>
            <w:r w:rsidR="003F42D3">
              <w:rPr>
                <w:noProof/>
                <w:webHidden/>
              </w:rPr>
              <w:tab/>
            </w:r>
            <w:r w:rsidR="003F42D3">
              <w:rPr>
                <w:noProof/>
                <w:webHidden/>
              </w:rPr>
              <w:fldChar w:fldCharType="begin"/>
            </w:r>
            <w:r w:rsidR="003F42D3">
              <w:rPr>
                <w:noProof/>
                <w:webHidden/>
              </w:rPr>
              <w:instrText xml:space="preserve"> PAGEREF _Toc56083424 \h </w:instrText>
            </w:r>
            <w:r w:rsidR="003F42D3">
              <w:rPr>
                <w:noProof/>
                <w:webHidden/>
              </w:rPr>
            </w:r>
            <w:r w:rsidR="003F42D3">
              <w:rPr>
                <w:noProof/>
                <w:webHidden/>
              </w:rPr>
              <w:fldChar w:fldCharType="separate"/>
            </w:r>
            <w:r w:rsidR="003F42D3">
              <w:rPr>
                <w:noProof/>
                <w:webHidden/>
              </w:rPr>
              <w:t>25</w:t>
            </w:r>
            <w:r w:rsidR="003F42D3">
              <w:rPr>
                <w:noProof/>
                <w:webHidden/>
              </w:rPr>
              <w:fldChar w:fldCharType="end"/>
            </w:r>
          </w:hyperlink>
        </w:p>
        <w:p w14:paraId="22004579" w14:textId="6BA060BD" w:rsidR="003F42D3" w:rsidRDefault="004D7E68">
          <w:pPr>
            <w:pStyle w:val="TOC2"/>
            <w:tabs>
              <w:tab w:val="right" w:leader="dot" w:pos="9095"/>
            </w:tabs>
            <w:rPr>
              <w:rFonts w:eastAsiaTheme="minorEastAsia"/>
              <w:noProof/>
              <w:lang w:eastAsia="en-GB"/>
            </w:rPr>
          </w:pPr>
          <w:hyperlink w:anchor="_Toc56083425" w:history="1">
            <w:r w:rsidR="003F42D3" w:rsidRPr="00D367DB">
              <w:rPr>
                <w:rStyle w:val="Hyperlink"/>
                <w:noProof/>
              </w:rPr>
              <w:t>Commercial species</w:t>
            </w:r>
            <w:r w:rsidR="003F42D3">
              <w:rPr>
                <w:noProof/>
                <w:webHidden/>
              </w:rPr>
              <w:tab/>
            </w:r>
            <w:r w:rsidR="003F42D3">
              <w:rPr>
                <w:noProof/>
                <w:webHidden/>
              </w:rPr>
              <w:fldChar w:fldCharType="begin"/>
            </w:r>
            <w:r w:rsidR="003F42D3">
              <w:rPr>
                <w:noProof/>
                <w:webHidden/>
              </w:rPr>
              <w:instrText xml:space="preserve"> PAGEREF _Toc56083425 \h </w:instrText>
            </w:r>
            <w:r w:rsidR="003F42D3">
              <w:rPr>
                <w:noProof/>
                <w:webHidden/>
              </w:rPr>
            </w:r>
            <w:r w:rsidR="003F42D3">
              <w:rPr>
                <w:noProof/>
                <w:webHidden/>
              </w:rPr>
              <w:fldChar w:fldCharType="separate"/>
            </w:r>
            <w:r w:rsidR="003F42D3">
              <w:rPr>
                <w:noProof/>
                <w:webHidden/>
              </w:rPr>
              <w:t>25</w:t>
            </w:r>
            <w:r w:rsidR="003F42D3">
              <w:rPr>
                <w:noProof/>
                <w:webHidden/>
              </w:rPr>
              <w:fldChar w:fldCharType="end"/>
            </w:r>
          </w:hyperlink>
        </w:p>
        <w:p w14:paraId="7F75EED2" w14:textId="53DDCB61" w:rsidR="003F42D3" w:rsidRDefault="004D7E68">
          <w:pPr>
            <w:pStyle w:val="TOC2"/>
            <w:tabs>
              <w:tab w:val="right" w:leader="dot" w:pos="9095"/>
            </w:tabs>
            <w:rPr>
              <w:rFonts w:eastAsiaTheme="minorEastAsia"/>
              <w:noProof/>
              <w:lang w:eastAsia="en-GB"/>
            </w:rPr>
          </w:pPr>
          <w:hyperlink w:anchor="_Toc56083426" w:history="1">
            <w:r w:rsidR="003F42D3" w:rsidRPr="00D367DB">
              <w:rPr>
                <w:rStyle w:val="Hyperlink"/>
                <w:noProof/>
              </w:rPr>
              <w:t>Recording of samples collected by fishers or control (new in the RBDES)</w:t>
            </w:r>
            <w:r w:rsidR="003F42D3">
              <w:rPr>
                <w:noProof/>
                <w:webHidden/>
              </w:rPr>
              <w:tab/>
            </w:r>
            <w:r w:rsidR="003F42D3">
              <w:rPr>
                <w:noProof/>
                <w:webHidden/>
              </w:rPr>
              <w:fldChar w:fldCharType="begin"/>
            </w:r>
            <w:r w:rsidR="003F42D3">
              <w:rPr>
                <w:noProof/>
                <w:webHidden/>
              </w:rPr>
              <w:instrText xml:space="preserve"> PAGEREF _Toc56083426 \h </w:instrText>
            </w:r>
            <w:r w:rsidR="003F42D3">
              <w:rPr>
                <w:noProof/>
                <w:webHidden/>
              </w:rPr>
            </w:r>
            <w:r w:rsidR="003F42D3">
              <w:rPr>
                <w:noProof/>
                <w:webHidden/>
              </w:rPr>
              <w:fldChar w:fldCharType="separate"/>
            </w:r>
            <w:r w:rsidR="003F42D3">
              <w:rPr>
                <w:noProof/>
                <w:webHidden/>
              </w:rPr>
              <w:t>25</w:t>
            </w:r>
            <w:r w:rsidR="003F42D3">
              <w:rPr>
                <w:noProof/>
                <w:webHidden/>
              </w:rPr>
              <w:fldChar w:fldCharType="end"/>
            </w:r>
          </w:hyperlink>
        </w:p>
        <w:p w14:paraId="6A57F382" w14:textId="7BD3E424" w:rsidR="003F42D3" w:rsidRDefault="004D7E68">
          <w:pPr>
            <w:pStyle w:val="TOC2"/>
            <w:tabs>
              <w:tab w:val="right" w:leader="dot" w:pos="9095"/>
            </w:tabs>
            <w:rPr>
              <w:rFonts w:eastAsiaTheme="minorEastAsia"/>
              <w:noProof/>
              <w:lang w:eastAsia="en-GB"/>
            </w:rPr>
          </w:pPr>
          <w:hyperlink w:anchor="_Toc56083427" w:history="1">
            <w:r w:rsidR="003F42D3" w:rsidRPr="00D367DB">
              <w:rPr>
                <w:rStyle w:val="Hyperlink"/>
                <w:noProof/>
              </w:rPr>
              <w:t>Recording of non-probabilistic sampling (new in the RBDES)</w:t>
            </w:r>
            <w:r w:rsidR="003F42D3">
              <w:rPr>
                <w:noProof/>
                <w:webHidden/>
              </w:rPr>
              <w:tab/>
            </w:r>
            <w:r w:rsidR="003F42D3">
              <w:rPr>
                <w:noProof/>
                <w:webHidden/>
              </w:rPr>
              <w:fldChar w:fldCharType="begin"/>
            </w:r>
            <w:r w:rsidR="003F42D3">
              <w:rPr>
                <w:noProof/>
                <w:webHidden/>
              </w:rPr>
              <w:instrText xml:space="preserve"> PAGEREF _Toc56083427 \h </w:instrText>
            </w:r>
            <w:r w:rsidR="003F42D3">
              <w:rPr>
                <w:noProof/>
                <w:webHidden/>
              </w:rPr>
            </w:r>
            <w:r w:rsidR="003F42D3">
              <w:rPr>
                <w:noProof/>
                <w:webHidden/>
              </w:rPr>
              <w:fldChar w:fldCharType="separate"/>
            </w:r>
            <w:r w:rsidR="003F42D3">
              <w:rPr>
                <w:noProof/>
                <w:webHidden/>
              </w:rPr>
              <w:t>25</w:t>
            </w:r>
            <w:r w:rsidR="003F42D3">
              <w:rPr>
                <w:noProof/>
                <w:webHidden/>
              </w:rPr>
              <w:fldChar w:fldCharType="end"/>
            </w:r>
          </w:hyperlink>
        </w:p>
        <w:p w14:paraId="4B25C0EE" w14:textId="65E73767" w:rsidR="003F42D3" w:rsidRDefault="004D7E68">
          <w:pPr>
            <w:pStyle w:val="TOC1"/>
            <w:tabs>
              <w:tab w:val="right" w:leader="dot" w:pos="9095"/>
            </w:tabs>
            <w:rPr>
              <w:rFonts w:eastAsiaTheme="minorEastAsia"/>
              <w:noProof/>
              <w:lang w:eastAsia="en-GB"/>
            </w:rPr>
          </w:pPr>
          <w:hyperlink w:anchor="_Toc56083428" w:history="1">
            <w:r w:rsidR="003F42D3" w:rsidRPr="00D367DB">
              <w:rPr>
                <w:rStyle w:val="Hyperlink"/>
                <w:noProof/>
              </w:rPr>
              <w:t>Annex I: Description of each hierarchy</w:t>
            </w:r>
            <w:r w:rsidR="003F42D3">
              <w:rPr>
                <w:noProof/>
                <w:webHidden/>
              </w:rPr>
              <w:tab/>
            </w:r>
            <w:r w:rsidR="003F42D3">
              <w:rPr>
                <w:noProof/>
                <w:webHidden/>
              </w:rPr>
              <w:fldChar w:fldCharType="begin"/>
            </w:r>
            <w:r w:rsidR="003F42D3">
              <w:rPr>
                <w:noProof/>
                <w:webHidden/>
              </w:rPr>
              <w:instrText xml:space="preserve"> PAGEREF _Toc56083428 \h </w:instrText>
            </w:r>
            <w:r w:rsidR="003F42D3">
              <w:rPr>
                <w:noProof/>
                <w:webHidden/>
              </w:rPr>
            </w:r>
            <w:r w:rsidR="003F42D3">
              <w:rPr>
                <w:noProof/>
                <w:webHidden/>
              </w:rPr>
              <w:fldChar w:fldCharType="separate"/>
            </w:r>
            <w:r w:rsidR="003F42D3">
              <w:rPr>
                <w:noProof/>
                <w:webHidden/>
              </w:rPr>
              <w:t>27</w:t>
            </w:r>
            <w:r w:rsidR="003F42D3">
              <w:rPr>
                <w:noProof/>
                <w:webHidden/>
              </w:rPr>
              <w:fldChar w:fldCharType="end"/>
            </w:r>
          </w:hyperlink>
        </w:p>
        <w:p w14:paraId="02674A39" w14:textId="02EC98D6" w:rsidR="003F42D3" w:rsidRDefault="004D7E68">
          <w:pPr>
            <w:pStyle w:val="TOC3"/>
            <w:tabs>
              <w:tab w:val="right" w:leader="dot" w:pos="9095"/>
            </w:tabs>
            <w:rPr>
              <w:rFonts w:eastAsiaTheme="minorEastAsia"/>
              <w:noProof/>
              <w:lang w:eastAsia="en-GB"/>
            </w:rPr>
          </w:pPr>
          <w:hyperlink w:anchor="_Toc56083429" w:history="1">
            <w:r w:rsidR="003F42D3" w:rsidRPr="00D367DB">
              <w:rPr>
                <w:rStyle w:val="Hyperlink"/>
                <w:noProof/>
              </w:rPr>
              <w:t>Hierarchy 1 Sampling from a vessel list or from a reference fleet</w:t>
            </w:r>
            <w:r w:rsidR="003F42D3">
              <w:rPr>
                <w:noProof/>
                <w:webHidden/>
              </w:rPr>
              <w:tab/>
            </w:r>
            <w:r w:rsidR="003F42D3">
              <w:rPr>
                <w:noProof/>
                <w:webHidden/>
              </w:rPr>
              <w:fldChar w:fldCharType="begin"/>
            </w:r>
            <w:r w:rsidR="003F42D3">
              <w:rPr>
                <w:noProof/>
                <w:webHidden/>
              </w:rPr>
              <w:instrText xml:space="preserve"> PAGEREF _Toc56083429 \h </w:instrText>
            </w:r>
            <w:r w:rsidR="003F42D3">
              <w:rPr>
                <w:noProof/>
                <w:webHidden/>
              </w:rPr>
            </w:r>
            <w:r w:rsidR="003F42D3">
              <w:rPr>
                <w:noProof/>
                <w:webHidden/>
              </w:rPr>
              <w:fldChar w:fldCharType="separate"/>
            </w:r>
            <w:r w:rsidR="003F42D3">
              <w:rPr>
                <w:noProof/>
                <w:webHidden/>
              </w:rPr>
              <w:t>27</w:t>
            </w:r>
            <w:r w:rsidR="003F42D3">
              <w:rPr>
                <w:noProof/>
                <w:webHidden/>
              </w:rPr>
              <w:fldChar w:fldCharType="end"/>
            </w:r>
          </w:hyperlink>
        </w:p>
        <w:p w14:paraId="4F97256D" w14:textId="1AC1208E" w:rsidR="003F42D3" w:rsidRDefault="004D7E68">
          <w:pPr>
            <w:pStyle w:val="TOC3"/>
            <w:tabs>
              <w:tab w:val="right" w:leader="dot" w:pos="9095"/>
            </w:tabs>
            <w:rPr>
              <w:rFonts w:eastAsiaTheme="minorEastAsia"/>
              <w:noProof/>
              <w:lang w:eastAsia="en-GB"/>
            </w:rPr>
          </w:pPr>
          <w:hyperlink w:anchor="_Toc56083430" w:history="1">
            <w:r w:rsidR="003F42D3" w:rsidRPr="00D367DB">
              <w:rPr>
                <w:rStyle w:val="Hyperlink"/>
                <w:noProof/>
              </w:rPr>
              <w:t>Hierarchy 2: Sampling from a list of trips</w:t>
            </w:r>
            <w:r w:rsidR="003F42D3">
              <w:rPr>
                <w:noProof/>
                <w:webHidden/>
              </w:rPr>
              <w:tab/>
            </w:r>
            <w:r w:rsidR="003F42D3">
              <w:rPr>
                <w:noProof/>
                <w:webHidden/>
              </w:rPr>
              <w:fldChar w:fldCharType="begin"/>
            </w:r>
            <w:r w:rsidR="003F42D3">
              <w:rPr>
                <w:noProof/>
                <w:webHidden/>
              </w:rPr>
              <w:instrText xml:space="preserve"> PAGEREF _Toc56083430 \h </w:instrText>
            </w:r>
            <w:r w:rsidR="003F42D3">
              <w:rPr>
                <w:noProof/>
                <w:webHidden/>
              </w:rPr>
            </w:r>
            <w:r w:rsidR="003F42D3">
              <w:rPr>
                <w:noProof/>
                <w:webHidden/>
              </w:rPr>
              <w:fldChar w:fldCharType="separate"/>
            </w:r>
            <w:r w:rsidR="003F42D3">
              <w:rPr>
                <w:noProof/>
                <w:webHidden/>
              </w:rPr>
              <w:t>29</w:t>
            </w:r>
            <w:r w:rsidR="003F42D3">
              <w:rPr>
                <w:noProof/>
                <w:webHidden/>
              </w:rPr>
              <w:fldChar w:fldCharType="end"/>
            </w:r>
          </w:hyperlink>
        </w:p>
        <w:p w14:paraId="7483B3B1" w14:textId="4270FAFF" w:rsidR="003F42D3" w:rsidRDefault="004D7E68">
          <w:pPr>
            <w:pStyle w:val="TOC3"/>
            <w:tabs>
              <w:tab w:val="right" w:leader="dot" w:pos="9095"/>
            </w:tabs>
            <w:rPr>
              <w:rFonts w:eastAsiaTheme="minorEastAsia"/>
              <w:noProof/>
              <w:lang w:eastAsia="en-GB"/>
            </w:rPr>
          </w:pPr>
          <w:hyperlink w:anchor="_Toc56083431" w:history="1">
            <w:r w:rsidR="003F42D3" w:rsidRPr="00D367DB">
              <w:rPr>
                <w:rStyle w:val="Hyperlink"/>
                <w:noProof/>
              </w:rPr>
              <w:t>Hierarchy 3: Sampling where time (e.g., days, weeks) is the primary sampling unit and vessel is the second sampling unit</w:t>
            </w:r>
            <w:r w:rsidR="003F42D3">
              <w:rPr>
                <w:noProof/>
                <w:webHidden/>
              </w:rPr>
              <w:tab/>
            </w:r>
            <w:r w:rsidR="003F42D3">
              <w:rPr>
                <w:noProof/>
                <w:webHidden/>
              </w:rPr>
              <w:fldChar w:fldCharType="begin"/>
            </w:r>
            <w:r w:rsidR="003F42D3">
              <w:rPr>
                <w:noProof/>
                <w:webHidden/>
              </w:rPr>
              <w:instrText xml:space="preserve"> PAGEREF _Toc56083431 \h </w:instrText>
            </w:r>
            <w:r w:rsidR="003F42D3">
              <w:rPr>
                <w:noProof/>
                <w:webHidden/>
              </w:rPr>
            </w:r>
            <w:r w:rsidR="003F42D3">
              <w:rPr>
                <w:noProof/>
                <w:webHidden/>
              </w:rPr>
              <w:fldChar w:fldCharType="separate"/>
            </w:r>
            <w:r w:rsidR="003F42D3">
              <w:rPr>
                <w:noProof/>
                <w:webHidden/>
              </w:rPr>
              <w:t>31</w:t>
            </w:r>
            <w:r w:rsidR="003F42D3">
              <w:rPr>
                <w:noProof/>
                <w:webHidden/>
              </w:rPr>
              <w:fldChar w:fldCharType="end"/>
            </w:r>
          </w:hyperlink>
        </w:p>
        <w:p w14:paraId="7B91901F" w14:textId="564E9F4D" w:rsidR="003F42D3" w:rsidRDefault="004D7E68">
          <w:pPr>
            <w:pStyle w:val="TOC3"/>
            <w:tabs>
              <w:tab w:val="right" w:leader="dot" w:pos="9095"/>
            </w:tabs>
            <w:rPr>
              <w:rFonts w:eastAsiaTheme="minorEastAsia"/>
              <w:noProof/>
              <w:lang w:eastAsia="en-GB"/>
            </w:rPr>
          </w:pPr>
          <w:hyperlink w:anchor="_Toc56083432" w:history="1">
            <w:r w:rsidR="003F42D3" w:rsidRPr="00D367DB">
              <w:rPr>
                <w:rStyle w:val="Hyperlink"/>
                <w:noProof/>
              </w:rPr>
              <w:t>Hierarchy 4 Sampling by selecting from location*time (e.g. harbour-day), then from Fishing Trips, then from Landing Events from those Fishing Trips</w:t>
            </w:r>
            <w:r w:rsidR="003F42D3">
              <w:rPr>
                <w:noProof/>
                <w:webHidden/>
              </w:rPr>
              <w:tab/>
            </w:r>
            <w:r w:rsidR="003F42D3">
              <w:rPr>
                <w:noProof/>
                <w:webHidden/>
              </w:rPr>
              <w:fldChar w:fldCharType="begin"/>
            </w:r>
            <w:r w:rsidR="003F42D3">
              <w:rPr>
                <w:noProof/>
                <w:webHidden/>
              </w:rPr>
              <w:instrText xml:space="preserve"> PAGEREF _Toc56083432 \h </w:instrText>
            </w:r>
            <w:r w:rsidR="003F42D3">
              <w:rPr>
                <w:noProof/>
                <w:webHidden/>
              </w:rPr>
            </w:r>
            <w:r w:rsidR="003F42D3">
              <w:rPr>
                <w:noProof/>
                <w:webHidden/>
              </w:rPr>
              <w:fldChar w:fldCharType="separate"/>
            </w:r>
            <w:r w:rsidR="003F42D3">
              <w:rPr>
                <w:noProof/>
                <w:webHidden/>
              </w:rPr>
              <w:t>33</w:t>
            </w:r>
            <w:r w:rsidR="003F42D3">
              <w:rPr>
                <w:noProof/>
                <w:webHidden/>
              </w:rPr>
              <w:fldChar w:fldCharType="end"/>
            </w:r>
          </w:hyperlink>
        </w:p>
        <w:p w14:paraId="1A52FB29" w14:textId="32BA19AF" w:rsidR="003F42D3" w:rsidRDefault="004D7E68">
          <w:pPr>
            <w:pStyle w:val="TOC3"/>
            <w:tabs>
              <w:tab w:val="right" w:leader="dot" w:pos="9095"/>
            </w:tabs>
            <w:rPr>
              <w:rFonts w:eastAsiaTheme="minorEastAsia"/>
              <w:noProof/>
              <w:lang w:eastAsia="en-GB"/>
            </w:rPr>
          </w:pPr>
          <w:hyperlink w:anchor="_Toc56083433" w:history="1">
            <w:r w:rsidR="003F42D3" w:rsidRPr="00D367DB">
              <w:rPr>
                <w:rStyle w:val="Hyperlink"/>
                <w:noProof/>
              </w:rPr>
              <w:t>Hierarchy 5 Sampling by selecting from location*time (e.g. harbour-day) as primary sampling unit, then from Landing Events as the secondary sampling unit.</w:t>
            </w:r>
            <w:r w:rsidR="003F42D3">
              <w:rPr>
                <w:noProof/>
                <w:webHidden/>
              </w:rPr>
              <w:tab/>
            </w:r>
            <w:r w:rsidR="003F42D3">
              <w:rPr>
                <w:noProof/>
                <w:webHidden/>
              </w:rPr>
              <w:fldChar w:fldCharType="begin"/>
            </w:r>
            <w:r w:rsidR="003F42D3">
              <w:rPr>
                <w:noProof/>
                <w:webHidden/>
              </w:rPr>
              <w:instrText xml:space="preserve"> PAGEREF _Toc56083433 \h </w:instrText>
            </w:r>
            <w:r w:rsidR="003F42D3">
              <w:rPr>
                <w:noProof/>
                <w:webHidden/>
              </w:rPr>
            </w:r>
            <w:r w:rsidR="003F42D3">
              <w:rPr>
                <w:noProof/>
                <w:webHidden/>
              </w:rPr>
              <w:fldChar w:fldCharType="separate"/>
            </w:r>
            <w:r w:rsidR="003F42D3">
              <w:rPr>
                <w:noProof/>
                <w:webHidden/>
              </w:rPr>
              <w:t>35</w:t>
            </w:r>
            <w:r w:rsidR="003F42D3">
              <w:rPr>
                <w:noProof/>
                <w:webHidden/>
              </w:rPr>
              <w:fldChar w:fldCharType="end"/>
            </w:r>
          </w:hyperlink>
        </w:p>
        <w:p w14:paraId="7C7A1E25" w14:textId="2288B0C6" w:rsidR="003F42D3" w:rsidRDefault="004D7E68">
          <w:pPr>
            <w:pStyle w:val="TOC3"/>
            <w:tabs>
              <w:tab w:val="right" w:leader="dot" w:pos="9095"/>
            </w:tabs>
            <w:rPr>
              <w:rFonts w:eastAsiaTheme="minorEastAsia"/>
              <w:noProof/>
              <w:lang w:eastAsia="en-GB"/>
            </w:rPr>
          </w:pPr>
          <w:hyperlink w:anchor="_Toc56083434" w:history="1">
            <w:r w:rsidR="003F42D3" w:rsidRPr="00D367DB">
              <w:rPr>
                <w:rStyle w:val="Hyperlink"/>
                <w:noProof/>
              </w:rPr>
              <w:t>Hierarchy 6 Sampling where Fishing Trips are sampled</w:t>
            </w:r>
            <w:r w:rsidR="003F42D3">
              <w:rPr>
                <w:noProof/>
                <w:webHidden/>
              </w:rPr>
              <w:tab/>
            </w:r>
            <w:r w:rsidR="003F42D3">
              <w:rPr>
                <w:noProof/>
                <w:webHidden/>
              </w:rPr>
              <w:fldChar w:fldCharType="begin"/>
            </w:r>
            <w:r w:rsidR="003F42D3">
              <w:rPr>
                <w:noProof/>
                <w:webHidden/>
              </w:rPr>
              <w:instrText xml:space="preserve"> PAGEREF _Toc56083434 \h </w:instrText>
            </w:r>
            <w:r w:rsidR="003F42D3">
              <w:rPr>
                <w:noProof/>
                <w:webHidden/>
              </w:rPr>
            </w:r>
            <w:r w:rsidR="003F42D3">
              <w:rPr>
                <w:noProof/>
                <w:webHidden/>
              </w:rPr>
              <w:fldChar w:fldCharType="separate"/>
            </w:r>
            <w:r w:rsidR="003F42D3">
              <w:rPr>
                <w:noProof/>
                <w:webHidden/>
              </w:rPr>
              <w:t>37</w:t>
            </w:r>
            <w:r w:rsidR="003F42D3">
              <w:rPr>
                <w:noProof/>
                <w:webHidden/>
              </w:rPr>
              <w:fldChar w:fldCharType="end"/>
            </w:r>
          </w:hyperlink>
        </w:p>
        <w:p w14:paraId="73E371DE" w14:textId="2885F84C" w:rsidR="003F42D3" w:rsidRDefault="004D7E68">
          <w:pPr>
            <w:pStyle w:val="TOC3"/>
            <w:tabs>
              <w:tab w:val="right" w:leader="dot" w:pos="9095"/>
            </w:tabs>
            <w:rPr>
              <w:rFonts w:eastAsiaTheme="minorEastAsia"/>
              <w:noProof/>
              <w:lang w:eastAsia="en-GB"/>
            </w:rPr>
          </w:pPr>
          <w:hyperlink w:anchor="_Toc56083435" w:history="1">
            <w:r w:rsidR="003F42D3" w:rsidRPr="00D367DB">
              <w:rPr>
                <w:rStyle w:val="Hyperlink"/>
                <w:noProof/>
              </w:rPr>
              <w:t>Hierarchy 7. Sampling at markets or ports, where location*time is the primary sampling unit</w:t>
            </w:r>
            <w:r w:rsidR="003F42D3">
              <w:rPr>
                <w:noProof/>
                <w:webHidden/>
              </w:rPr>
              <w:tab/>
            </w:r>
            <w:r w:rsidR="003F42D3">
              <w:rPr>
                <w:noProof/>
                <w:webHidden/>
              </w:rPr>
              <w:fldChar w:fldCharType="begin"/>
            </w:r>
            <w:r w:rsidR="003F42D3">
              <w:rPr>
                <w:noProof/>
                <w:webHidden/>
              </w:rPr>
              <w:instrText xml:space="preserve"> PAGEREF _Toc56083435 \h </w:instrText>
            </w:r>
            <w:r w:rsidR="003F42D3">
              <w:rPr>
                <w:noProof/>
                <w:webHidden/>
              </w:rPr>
            </w:r>
            <w:r w:rsidR="003F42D3">
              <w:rPr>
                <w:noProof/>
                <w:webHidden/>
              </w:rPr>
              <w:fldChar w:fldCharType="separate"/>
            </w:r>
            <w:r w:rsidR="003F42D3">
              <w:rPr>
                <w:noProof/>
                <w:webHidden/>
              </w:rPr>
              <w:t>39</w:t>
            </w:r>
            <w:r w:rsidR="003F42D3">
              <w:rPr>
                <w:noProof/>
                <w:webHidden/>
              </w:rPr>
              <w:fldChar w:fldCharType="end"/>
            </w:r>
          </w:hyperlink>
        </w:p>
        <w:p w14:paraId="7794385F" w14:textId="5362A35D" w:rsidR="003F42D3" w:rsidRDefault="004D7E68">
          <w:pPr>
            <w:pStyle w:val="TOC3"/>
            <w:tabs>
              <w:tab w:val="right" w:leader="dot" w:pos="9095"/>
            </w:tabs>
            <w:rPr>
              <w:rFonts w:eastAsiaTheme="minorEastAsia"/>
              <w:noProof/>
              <w:lang w:eastAsia="en-GB"/>
            </w:rPr>
          </w:pPr>
          <w:hyperlink w:anchor="_Toc56083436" w:history="1">
            <w:r w:rsidR="003F42D3" w:rsidRPr="00D367DB">
              <w:rPr>
                <w:rStyle w:val="Hyperlink"/>
                <w:noProof/>
              </w:rPr>
              <w:t>Hierarchy 8 Sampling where time (e.g., days, weeks) is the primary sampling unit and vessel is the secondary sampling unit</w:t>
            </w:r>
            <w:r w:rsidR="003F42D3">
              <w:rPr>
                <w:noProof/>
                <w:webHidden/>
              </w:rPr>
              <w:tab/>
            </w:r>
            <w:r w:rsidR="003F42D3">
              <w:rPr>
                <w:noProof/>
                <w:webHidden/>
              </w:rPr>
              <w:fldChar w:fldCharType="begin"/>
            </w:r>
            <w:r w:rsidR="003F42D3">
              <w:rPr>
                <w:noProof/>
                <w:webHidden/>
              </w:rPr>
              <w:instrText xml:space="preserve"> PAGEREF _Toc56083436 \h </w:instrText>
            </w:r>
            <w:r w:rsidR="003F42D3">
              <w:rPr>
                <w:noProof/>
                <w:webHidden/>
              </w:rPr>
            </w:r>
            <w:r w:rsidR="003F42D3">
              <w:rPr>
                <w:noProof/>
                <w:webHidden/>
              </w:rPr>
              <w:fldChar w:fldCharType="separate"/>
            </w:r>
            <w:r w:rsidR="003F42D3">
              <w:rPr>
                <w:noProof/>
                <w:webHidden/>
              </w:rPr>
              <w:t>41</w:t>
            </w:r>
            <w:r w:rsidR="003F42D3">
              <w:rPr>
                <w:noProof/>
                <w:webHidden/>
              </w:rPr>
              <w:fldChar w:fldCharType="end"/>
            </w:r>
          </w:hyperlink>
        </w:p>
        <w:p w14:paraId="0C4395EB" w14:textId="6427D4D5" w:rsidR="003F42D3" w:rsidRDefault="004D7E68">
          <w:pPr>
            <w:pStyle w:val="TOC3"/>
            <w:tabs>
              <w:tab w:val="right" w:leader="dot" w:pos="9095"/>
            </w:tabs>
            <w:rPr>
              <w:rFonts w:eastAsiaTheme="minorEastAsia"/>
              <w:noProof/>
              <w:lang w:eastAsia="en-GB"/>
            </w:rPr>
          </w:pPr>
          <w:hyperlink w:anchor="_Toc56083437" w:history="1">
            <w:r w:rsidR="003F42D3" w:rsidRPr="00D367DB">
              <w:rPr>
                <w:rStyle w:val="Hyperlink"/>
                <w:noProof/>
              </w:rPr>
              <w:t>Hierarchy 9 Sampling where location is the primary sampling unit, time is the secondary sampling unit and fish the tertiary sampling unit</w:t>
            </w:r>
            <w:r w:rsidR="003F42D3">
              <w:rPr>
                <w:noProof/>
                <w:webHidden/>
              </w:rPr>
              <w:tab/>
            </w:r>
            <w:r w:rsidR="003F42D3">
              <w:rPr>
                <w:noProof/>
                <w:webHidden/>
              </w:rPr>
              <w:fldChar w:fldCharType="begin"/>
            </w:r>
            <w:r w:rsidR="003F42D3">
              <w:rPr>
                <w:noProof/>
                <w:webHidden/>
              </w:rPr>
              <w:instrText xml:space="preserve"> PAGEREF _Toc56083437 \h </w:instrText>
            </w:r>
            <w:r w:rsidR="003F42D3">
              <w:rPr>
                <w:noProof/>
                <w:webHidden/>
              </w:rPr>
            </w:r>
            <w:r w:rsidR="003F42D3">
              <w:rPr>
                <w:noProof/>
                <w:webHidden/>
              </w:rPr>
              <w:fldChar w:fldCharType="separate"/>
            </w:r>
            <w:r w:rsidR="003F42D3">
              <w:rPr>
                <w:noProof/>
                <w:webHidden/>
              </w:rPr>
              <w:t>43</w:t>
            </w:r>
            <w:r w:rsidR="003F42D3">
              <w:rPr>
                <w:noProof/>
                <w:webHidden/>
              </w:rPr>
              <w:fldChar w:fldCharType="end"/>
            </w:r>
          </w:hyperlink>
        </w:p>
        <w:p w14:paraId="17DB0029" w14:textId="2CE5B8B4" w:rsidR="003F42D3" w:rsidRDefault="004D7E68">
          <w:pPr>
            <w:pStyle w:val="TOC3"/>
            <w:tabs>
              <w:tab w:val="right" w:leader="dot" w:pos="9095"/>
            </w:tabs>
            <w:rPr>
              <w:rFonts w:eastAsiaTheme="minorEastAsia"/>
              <w:noProof/>
              <w:lang w:eastAsia="en-GB"/>
            </w:rPr>
          </w:pPr>
          <w:hyperlink w:anchor="_Toc56083438" w:history="1">
            <w:r w:rsidR="003F42D3" w:rsidRPr="00D367DB">
              <w:rPr>
                <w:rStyle w:val="Hyperlink"/>
                <w:noProof/>
              </w:rPr>
              <w:t>Hierarchy 10 Sampling where vessel is the primary sampling unit, time is the secondary</w:t>
            </w:r>
            <w:r w:rsidR="003F42D3" w:rsidRPr="00D367DB">
              <w:rPr>
                <w:rStyle w:val="Hyperlink"/>
                <w:rFonts w:ascii="Calibri Light" w:eastAsia="Times New Roman" w:hAnsi="Calibri Light" w:cs="Times New Roman"/>
                <w:noProof/>
              </w:rPr>
              <w:t xml:space="preserve"> sampling unit and trip is the tertiary sampling unit</w:t>
            </w:r>
            <w:r w:rsidR="003F42D3">
              <w:rPr>
                <w:noProof/>
                <w:webHidden/>
              </w:rPr>
              <w:tab/>
            </w:r>
            <w:r w:rsidR="003F42D3">
              <w:rPr>
                <w:noProof/>
                <w:webHidden/>
              </w:rPr>
              <w:fldChar w:fldCharType="begin"/>
            </w:r>
            <w:r w:rsidR="003F42D3">
              <w:rPr>
                <w:noProof/>
                <w:webHidden/>
              </w:rPr>
              <w:instrText xml:space="preserve"> PAGEREF _Toc56083438 \h </w:instrText>
            </w:r>
            <w:r w:rsidR="003F42D3">
              <w:rPr>
                <w:noProof/>
                <w:webHidden/>
              </w:rPr>
            </w:r>
            <w:r w:rsidR="003F42D3">
              <w:rPr>
                <w:noProof/>
                <w:webHidden/>
              </w:rPr>
              <w:fldChar w:fldCharType="separate"/>
            </w:r>
            <w:r w:rsidR="003F42D3">
              <w:rPr>
                <w:noProof/>
                <w:webHidden/>
              </w:rPr>
              <w:t>45</w:t>
            </w:r>
            <w:r w:rsidR="003F42D3">
              <w:rPr>
                <w:noProof/>
                <w:webHidden/>
              </w:rPr>
              <w:fldChar w:fldCharType="end"/>
            </w:r>
          </w:hyperlink>
        </w:p>
        <w:p w14:paraId="47A1E9AE" w14:textId="62850A0A" w:rsidR="003F42D3" w:rsidRDefault="004D7E68">
          <w:pPr>
            <w:pStyle w:val="TOC3"/>
            <w:tabs>
              <w:tab w:val="right" w:leader="dot" w:pos="9095"/>
            </w:tabs>
            <w:rPr>
              <w:rFonts w:eastAsiaTheme="minorEastAsia"/>
              <w:noProof/>
              <w:lang w:eastAsia="en-GB"/>
            </w:rPr>
          </w:pPr>
          <w:hyperlink w:anchor="_Toc56083439" w:history="1">
            <w:r w:rsidR="003F42D3" w:rsidRPr="00D367DB">
              <w:rPr>
                <w:rStyle w:val="Hyperlink"/>
                <w:noProof/>
              </w:rPr>
              <w:t>Hierarchy 11 Sampling where location is the primary sampling unit, time is the secondary sampling unit and fishing trip the tertiary sampling unit</w:t>
            </w:r>
            <w:r w:rsidR="003F42D3">
              <w:rPr>
                <w:noProof/>
                <w:webHidden/>
              </w:rPr>
              <w:tab/>
            </w:r>
            <w:r w:rsidR="003F42D3">
              <w:rPr>
                <w:noProof/>
                <w:webHidden/>
              </w:rPr>
              <w:fldChar w:fldCharType="begin"/>
            </w:r>
            <w:r w:rsidR="003F42D3">
              <w:rPr>
                <w:noProof/>
                <w:webHidden/>
              </w:rPr>
              <w:instrText xml:space="preserve"> PAGEREF _Toc56083439 \h </w:instrText>
            </w:r>
            <w:r w:rsidR="003F42D3">
              <w:rPr>
                <w:noProof/>
                <w:webHidden/>
              </w:rPr>
            </w:r>
            <w:r w:rsidR="003F42D3">
              <w:rPr>
                <w:noProof/>
                <w:webHidden/>
              </w:rPr>
              <w:fldChar w:fldCharType="separate"/>
            </w:r>
            <w:r w:rsidR="003F42D3">
              <w:rPr>
                <w:noProof/>
                <w:webHidden/>
              </w:rPr>
              <w:t>47</w:t>
            </w:r>
            <w:r w:rsidR="003F42D3">
              <w:rPr>
                <w:noProof/>
                <w:webHidden/>
              </w:rPr>
              <w:fldChar w:fldCharType="end"/>
            </w:r>
          </w:hyperlink>
        </w:p>
        <w:p w14:paraId="298E8850" w14:textId="752D4B7B" w:rsidR="003F42D3" w:rsidRDefault="004D7E68">
          <w:pPr>
            <w:pStyle w:val="TOC3"/>
            <w:tabs>
              <w:tab w:val="right" w:leader="dot" w:pos="9095"/>
            </w:tabs>
            <w:rPr>
              <w:rFonts w:eastAsiaTheme="minorEastAsia"/>
              <w:noProof/>
              <w:lang w:eastAsia="en-GB"/>
            </w:rPr>
          </w:pPr>
          <w:hyperlink w:anchor="_Toc56083440" w:history="1">
            <w:r w:rsidR="003F42D3" w:rsidRPr="00D367DB">
              <w:rPr>
                <w:rStyle w:val="Hyperlink"/>
                <w:noProof/>
              </w:rPr>
              <w:t>Hierarchy 12 Sampling where location is the primary sampling unit, time is the secondary sampling unit and landing event the tertiary sampling unit</w:t>
            </w:r>
            <w:r w:rsidR="003F42D3">
              <w:rPr>
                <w:noProof/>
                <w:webHidden/>
              </w:rPr>
              <w:tab/>
            </w:r>
            <w:r w:rsidR="003F42D3">
              <w:rPr>
                <w:noProof/>
                <w:webHidden/>
              </w:rPr>
              <w:fldChar w:fldCharType="begin"/>
            </w:r>
            <w:r w:rsidR="003F42D3">
              <w:rPr>
                <w:noProof/>
                <w:webHidden/>
              </w:rPr>
              <w:instrText xml:space="preserve"> PAGEREF _Toc56083440 \h </w:instrText>
            </w:r>
            <w:r w:rsidR="003F42D3">
              <w:rPr>
                <w:noProof/>
                <w:webHidden/>
              </w:rPr>
            </w:r>
            <w:r w:rsidR="003F42D3">
              <w:rPr>
                <w:noProof/>
                <w:webHidden/>
              </w:rPr>
              <w:fldChar w:fldCharType="separate"/>
            </w:r>
            <w:r w:rsidR="003F42D3">
              <w:rPr>
                <w:noProof/>
                <w:webHidden/>
              </w:rPr>
              <w:t>48</w:t>
            </w:r>
            <w:r w:rsidR="003F42D3">
              <w:rPr>
                <w:noProof/>
                <w:webHidden/>
              </w:rPr>
              <w:fldChar w:fldCharType="end"/>
            </w:r>
          </w:hyperlink>
        </w:p>
        <w:p w14:paraId="5C101F35" w14:textId="74DA9729" w:rsidR="003F42D3" w:rsidRDefault="004D7E68">
          <w:pPr>
            <w:pStyle w:val="TOC3"/>
            <w:tabs>
              <w:tab w:val="right" w:leader="dot" w:pos="9095"/>
            </w:tabs>
            <w:rPr>
              <w:rFonts w:eastAsiaTheme="minorEastAsia"/>
              <w:noProof/>
              <w:lang w:eastAsia="en-GB"/>
            </w:rPr>
          </w:pPr>
          <w:hyperlink w:anchor="_Toc56083441" w:history="1">
            <w:r w:rsidR="003F42D3" w:rsidRPr="00D367DB">
              <w:rPr>
                <w:rStyle w:val="Hyperlink"/>
                <w:noProof/>
              </w:rPr>
              <w:t>Hierarchy 13 Sampling where fishing operation is the primary sampling unit</w:t>
            </w:r>
            <w:r w:rsidR="003F42D3">
              <w:rPr>
                <w:noProof/>
                <w:webHidden/>
              </w:rPr>
              <w:tab/>
            </w:r>
            <w:r w:rsidR="003F42D3">
              <w:rPr>
                <w:noProof/>
                <w:webHidden/>
              </w:rPr>
              <w:fldChar w:fldCharType="begin"/>
            </w:r>
            <w:r w:rsidR="003F42D3">
              <w:rPr>
                <w:noProof/>
                <w:webHidden/>
              </w:rPr>
              <w:instrText xml:space="preserve"> PAGEREF _Toc56083441 \h </w:instrText>
            </w:r>
            <w:r w:rsidR="003F42D3">
              <w:rPr>
                <w:noProof/>
                <w:webHidden/>
              </w:rPr>
            </w:r>
            <w:r w:rsidR="003F42D3">
              <w:rPr>
                <w:noProof/>
                <w:webHidden/>
              </w:rPr>
              <w:fldChar w:fldCharType="separate"/>
            </w:r>
            <w:r w:rsidR="003F42D3">
              <w:rPr>
                <w:noProof/>
                <w:webHidden/>
              </w:rPr>
              <w:t>50</w:t>
            </w:r>
            <w:r w:rsidR="003F42D3">
              <w:rPr>
                <w:noProof/>
                <w:webHidden/>
              </w:rPr>
              <w:fldChar w:fldCharType="end"/>
            </w:r>
          </w:hyperlink>
        </w:p>
        <w:p w14:paraId="718A0C4B" w14:textId="70FC988C" w:rsidR="003F42D3" w:rsidRDefault="004D7E68">
          <w:pPr>
            <w:pStyle w:val="TOC3"/>
            <w:tabs>
              <w:tab w:val="right" w:leader="dot" w:pos="9095"/>
            </w:tabs>
            <w:rPr>
              <w:rFonts w:eastAsiaTheme="minorEastAsia"/>
              <w:noProof/>
              <w:lang w:eastAsia="en-GB"/>
            </w:rPr>
          </w:pPr>
          <w:hyperlink w:anchor="_Toc56083442" w:history="1">
            <w:r w:rsidR="003F42D3" w:rsidRPr="00D367DB">
              <w:rPr>
                <w:rStyle w:val="Hyperlink"/>
                <w:noProof/>
              </w:rPr>
              <w:t>Lower Hierarchy A: Length stratified biological samples</w:t>
            </w:r>
            <w:r w:rsidR="003F42D3">
              <w:rPr>
                <w:noProof/>
                <w:webHidden/>
              </w:rPr>
              <w:tab/>
            </w:r>
            <w:r w:rsidR="003F42D3">
              <w:rPr>
                <w:noProof/>
                <w:webHidden/>
              </w:rPr>
              <w:fldChar w:fldCharType="begin"/>
            </w:r>
            <w:r w:rsidR="003F42D3">
              <w:rPr>
                <w:noProof/>
                <w:webHidden/>
              </w:rPr>
              <w:instrText xml:space="preserve"> PAGEREF _Toc56083442 \h </w:instrText>
            </w:r>
            <w:r w:rsidR="003F42D3">
              <w:rPr>
                <w:noProof/>
                <w:webHidden/>
              </w:rPr>
            </w:r>
            <w:r w:rsidR="003F42D3">
              <w:rPr>
                <w:noProof/>
                <w:webHidden/>
              </w:rPr>
              <w:fldChar w:fldCharType="separate"/>
            </w:r>
            <w:r w:rsidR="003F42D3">
              <w:rPr>
                <w:noProof/>
                <w:webHidden/>
              </w:rPr>
              <w:t>50</w:t>
            </w:r>
            <w:r w:rsidR="003F42D3">
              <w:rPr>
                <w:noProof/>
                <w:webHidden/>
              </w:rPr>
              <w:fldChar w:fldCharType="end"/>
            </w:r>
          </w:hyperlink>
        </w:p>
        <w:p w14:paraId="5806837E" w14:textId="7D1E4C4E" w:rsidR="003F42D3" w:rsidRDefault="004D7E68">
          <w:pPr>
            <w:pStyle w:val="TOC3"/>
            <w:tabs>
              <w:tab w:val="right" w:leader="dot" w:pos="9095"/>
            </w:tabs>
            <w:rPr>
              <w:rFonts w:eastAsiaTheme="minorEastAsia"/>
              <w:noProof/>
              <w:lang w:eastAsia="en-GB"/>
            </w:rPr>
          </w:pPr>
          <w:hyperlink w:anchor="_Toc56083443" w:history="1">
            <w:r w:rsidR="003F42D3" w:rsidRPr="00D367DB">
              <w:rPr>
                <w:rStyle w:val="Hyperlink"/>
                <w:noProof/>
              </w:rPr>
              <w:t>Lower Hierarchy B: Only length frequency data is taken from sample(s)/subsample(s)</w:t>
            </w:r>
            <w:r w:rsidR="003F42D3">
              <w:rPr>
                <w:noProof/>
                <w:webHidden/>
              </w:rPr>
              <w:tab/>
            </w:r>
            <w:r w:rsidR="003F42D3">
              <w:rPr>
                <w:noProof/>
                <w:webHidden/>
              </w:rPr>
              <w:fldChar w:fldCharType="begin"/>
            </w:r>
            <w:r w:rsidR="003F42D3">
              <w:rPr>
                <w:noProof/>
                <w:webHidden/>
              </w:rPr>
              <w:instrText xml:space="preserve"> PAGEREF _Toc56083443 \h </w:instrText>
            </w:r>
            <w:r w:rsidR="003F42D3">
              <w:rPr>
                <w:noProof/>
                <w:webHidden/>
              </w:rPr>
            </w:r>
            <w:r w:rsidR="003F42D3">
              <w:rPr>
                <w:noProof/>
                <w:webHidden/>
              </w:rPr>
              <w:fldChar w:fldCharType="separate"/>
            </w:r>
            <w:r w:rsidR="003F42D3">
              <w:rPr>
                <w:noProof/>
                <w:webHidden/>
              </w:rPr>
              <w:t>52</w:t>
            </w:r>
            <w:r w:rsidR="003F42D3">
              <w:rPr>
                <w:noProof/>
                <w:webHidden/>
              </w:rPr>
              <w:fldChar w:fldCharType="end"/>
            </w:r>
          </w:hyperlink>
        </w:p>
        <w:p w14:paraId="0CEF687F" w14:textId="48E7ED0B" w:rsidR="003F42D3" w:rsidRDefault="004D7E68">
          <w:pPr>
            <w:pStyle w:val="TOC3"/>
            <w:tabs>
              <w:tab w:val="right" w:leader="dot" w:pos="9095"/>
            </w:tabs>
            <w:rPr>
              <w:rFonts w:eastAsiaTheme="minorEastAsia"/>
              <w:noProof/>
              <w:lang w:eastAsia="en-GB"/>
            </w:rPr>
          </w:pPr>
          <w:hyperlink w:anchor="_Toc56083444" w:history="1">
            <w:r w:rsidR="003F42D3" w:rsidRPr="00D367DB">
              <w:rPr>
                <w:rStyle w:val="Hyperlink"/>
                <w:noProof/>
              </w:rPr>
              <w:t>Lower Hierarchy C: All individuals in the sample/subsample are biologically analyzed</w:t>
            </w:r>
            <w:r w:rsidR="003F42D3">
              <w:rPr>
                <w:noProof/>
                <w:webHidden/>
              </w:rPr>
              <w:tab/>
            </w:r>
            <w:r w:rsidR="003F42D3">
              <w:rPr>
                <w:noProof/>
                <w:webHidden/>
              </w:rPr>
              <w:fldChar w:fldCharType="begin"/>
            </w:r>
            <w:r w:rsidR="003F42D3">
              <w:rPr>
                <w:noProof/>
                <w:webHidden/>
              </w:rPr>
              <w:instrText xml:space="preserve"> PAGEREF _Toc56083444 \h </w:instrText>
            </w:r>
            <w:r w:rsidR="003F42D3">
              <w:rPr>
                <w:noProof/>
                <w:webHidden/>
              </w:rPr>
            </w:r>
            <w:r w:rsidR="003F42D3">
              <w:rPr>
                <w:noProof/>
                <w:webHidden/>
              </w:rPr>
              <w:fldChar w:fldCharType="separate"/>
            </w:r>
            <w:r w:rsidR="003F42D3">
              <w:rPr>
                <w:noProof/>
                <w:webHidden/>
              </w:rPr>
              <w:t>53</w:t>
            </w:r>
            <w:r w:rsidR="003F42D3">
              <w:rPr>
                <w:noProof/>
                <w:webHidden/>
              </w:rPr>
              <w:fldChar w:fldCharType="end"/>
            </w:r>
          </w:hyperlink>
        </w:p>
        <w:p w14:paraId="57887CF1" w14:textId="17353CC3" w:rsidR="003F42D3" w:rsidRDefault="004D7E68">
          <w:pPr>
            <w:pStyle w:val="TOC3"/>
            <w:tabs>
              <w:tab w:val="right" w:leader="dot" w:pos="9095"/>
            </w:tabs>
            <w:rPr>
              <w:rFonts w:eastAsiaTheme="minorEastAsia"/>
              <w:noProof/>
              <w:lang w:eastAsia="en-GB"/>
            </w:rPr>
          </w:pPr>
          <w:hyperlink w:anchor="_Toc56083445" w:history="1">
            <w:r w:rsidR="003F42D3" w:rsidRPr="00D367DB">
              <w:rPr>
                <w:rStyle w:val="Hyperlink"/>
                <w:noProof/>
              </w:rPr>
              <w:t>Lower Hierarchy D: No length measurements or biological analyses</w:t>
            </w:r>
            <w:r w:rsidR="003F42D3">
              <w:rPr>
                <w:noProof/>
                <w:webHidden/>
              </w:rPr>
              <w:tab/>
            </w:r>
            <w:r w:rsidR="003F42D3">
              <w:rPr>
                <w:noProof/>
                <w:webHidden/>
              </w:rPr>
              <w:fldChar w:fldCharType="begin"/>
            </w:r>
            <w:r w:rsidR="003F42D3">
              <w:rPr>
                <w:noProof/>
                <w:webHidden/>
              </w:rPr>
              <w:instrText xml:space="preserve"> PAGEREF _Toc56083445 \h </w:instrText>
            </w:r>
            <w:r w:rsidR="003F42D3">
              <w:rPr>
                <w:noProof/>
                <w:webHidden/>
              </w:rPr>
            </w:r>
            <w:r w:rsidR="003F42D3">
              <w:rPr>
                <w:noProof/>
                <w:webHidden/>
              </w:rPr>
              <w:fldChar w:fldCharType="separate"/>
            </w:r>
            <w:r w:rsidR="003F42D3">
              <w:rPr>
                <w:noProof/>
                <w:webHidden/>
              </w:rPr>
              <w:t>54</w:t>
            </w:r>
            <w:r w:rsidR="003F42D3">
              <w:rPr>
                <w:noProof/>
                <w:webHidden/>
              </w:rPr>
              <w:fldChar w:fldCharType="end"/>
            </w:r>
          </w:hyperlink>
        </w:p>
        <w:p w14:paraId="2A2E1B38" w14:textId="6C7CE765" w:rsidR="003F42D3" w:rsidRDefault="004D7E68">
          <w:pPr>
            <w:pStyle w:val="TOC1"/>
            <w:tabs>
              <w:tab w:val="right" w:leader="dot" w:pos="9095"/>
            </w:tabs>
            <w:rPr>
              <w:rFonts w:eastAsiaTheme="minorEastAsia"/>
              <w:noProof/>
              <w:lang w:eastAsia="en-GB"/>
            </w:rPr>
          </w:pPr>
          <w:hyperlink w:anchor="_Toc56083446" w:history="1">
            <w:r w:rsidR="003F42D3" w:rsidRPr="00D367DB">
              <w:rPr>
                <w:rStyle w:val="Hyperlink"/>
                <w:noProof/>
              </w:rPr>
              <w:t>Annex: II RDBES</w:t>
            </w:r>
            <w:r w:rsidR="003F42D3">
              <w:rPr>
                <w:noProof/>
                <w:webHidden/>
              </w:rPr>
              <w:tab/>
            </w:r>
            <w:r w:rsidR="003F42D3">
              <w:rPr>
                <w:noProof/>
                <w:webHidden/>
              </w:rPr>
              <w:fldChar w:fldCharType="begin"/>
            </w:r>
            <w:r w:rsidR="003F42D3">
              <w:rPr>
                <w:noProof/>
                <w:webHidden/>
              </w:rPr>
              <w:instrText xml:space="preserve"> PAGEREF _Toc56083446 \h </w:instrText>
            </w:r>
            <w:r w:rsidR="003F42D3">
              <w:rPr>
                <w:noProof/>
                <w:webHidden/>
              </w:rPr>
            </w:r>
            <w:r w:rsidR="003F42D3">
              <w:rPr>
                <w:noProof/>
                <w:webHidden/>
              </w:rPr>
              <w:fldChar w:fldCharType="separate"/>
            </w:r>
            <w:r w:rsidR="003F42D3">
              <w:rPr>
                <w:noProof/>
                <w:webHidden/>
              </w:rPr>
              <w:t>55</w:t>
            </w:r>
            <w:r w:rsidR="003F42D3">
              <w:rPr>
                <w:noProof/>
                <w:webHidden/>
              </w:rPr>
              <w:fldChar w:fldCharType="end"/>
            </w:r>
          </w:hyperlink>
        </w:p>
        <w:p w14:paraId="45D6FBE0" w14:textId="6664159F" w:rsidR="003F42D3" w:rsidRDefault="004D7E68">
          <w:pPr>
            <w:pStyle w:val="TOC1"/>
            <w:tabs>
              <w:tab w:val="right" w:leader="dot" w:pos="9095"/>
            </w:tabs>
            <w:rPr>
              <w:rFonts w:eastAsiaTheme="minorEastAsia"/>
              <w:noProof/>
              <w:lang w:eastAsia="en-GB"/>
            </w:rPr>
          </w:pPr>
          <w:hyperlink w:anchor="_Toc56083447" w:history="1">
            <w:r w:rsidR="003F42D3" w:rsidRPr="00D367DB">
              <w:rPr>
                <w:rStyle w:val="Hyperlink"/>
                <w:noProof/>
              </w:rPr>
              <w:t>Annex III: Frequently asked questions</w:t>
            </w:r>
            <w:r w:rsidR="003F42D3">
              <w:rPr>
                <w:noProof/>
                <w:webHidden/>
              </w:rPr>
              <w:tab/>
            </w:r>
            <w:r w:rsidR="003F42D3">
              <w:rPr>
                <w:noProof/>
                <w:webHidden/>
              </w:rPr>
              <w:fldChar w:fldCharType="begin"/>
            </w:r>
            <w:r w:rsidR="003F42D3">
              <w:rPr>
                <w:noProof/>
                <w:webHidden/>
              </w:rPr>
              <w:instrText xml:space="preserve"> PAGEREF _Toc56083447 \h </w:instrText>
            </w:r>
            <w:r w:rsidR="003F42D3">
              <w:rPr>
                <w:noProof/>
                <w:webHidden/>
              </w:rPr>
            </w:r>
            <w:r w:rsidR="003F42D3">
              <w:rPr>
                <w:noProof/>
                <w:webHidden/>
              </w:rPr>
              <w:fldChar w:fldCharType="separate"/>
            </w:r>
            <w:r w:rsidR="003F42D3">
              <w:rPr>
                <w:noProof/>
                <w:webHidden/>
              </w:rPr>
              <w:t>57</w:t>
            </w:r>
            <w:r w:rsidR="003F42D3">
              <w:rPr>
                <w:noProof/>
                <w:webHidden/>
              </w:rPr>
              <w:fldChar w:fldCharType="end"/>
            </w:r>
          </w:hyperlink>
        </w:p>
        <w:p w14:paraId="6389939E" w14:textId="6D3FD65F" w:rsidR="003F42D3" w:rsidRDefault="004D7E68">
          <w:pPr>
            <w:pStyle w:val="TOC1"/>
            <w:tabs>
              <w:tab w:val="right" w:leader="dot" w:pos="9095"/>
            </w:tabs>
            <w:rPr>
              <w:rFonts w:eastAsiaTheme="minorEastAsia"/>
              <w:noProof/>
              <w:lang w:eastAsia="en-GB"/>
            </w:rPr>
          </w:pPr>
          <w:hyperlink w:anchor="_Toc56083448" w:history="1">
            <w:r w:rsidR="003F42D3" w:rsidRPr="00D367DB">
              <w:rPr>
                <w:rStyle w:val="Hyperlink"/>
                <w:noProof/>
              </w:rPr>
              <w:t>Annex IV: Incidental bycatch and slipping</w:t>
            </w:r>
            <w:r w:rsidR="003F42D3">
              <w:rPr>
                <w:noProof/>
                <w:webHidden/>
              </w:rPr>
              <w:tab/>
            </w:r>
            <w:r w:rsidR="003F42D3">
              <w:rPr>
                <w:noProof/>
                <w:webHidden/>
              </w:rPr>
              <w:fldChar w:fldCharType="begin"/>
            </w:r>
            <w:r w:rsidR="003F42D3">
              <w:rPr>
                <w:noProof/>
                <w:webHidden/>
              </w:rPr>
              <w:instrText xml:space="preserve"> PAGEREF _Toc56083448 \h </w:instrText>
            </w:r>
            <w:r w:rsidR="003F42D3">
              <w:rPr>
                <w:noProof/>
                <w:webHidden/>
              </w:rPr>
            </w:r>
            <w:r w:rsidR="003F42D3">
              <w:rPr>
                <w:noProof/>
                <w:webHidden/>
              </w:rPr>
              <w:fldChar w:fldCharType="separate"/>
            </w:r>
            <w:r w:rsidR="003F42D3">
              <w:rPr>
                <w:noProof/>
                <w:webHidden/>
              </w:rPr>
              <w:t>65</w:t>
            </w:r>
            <w:r w:rsidR="003F42D3">
              <w:rPr>
                <w:noProof/>
                <w:webHidden/>
              </w:rPr>
              <w:fldChar w:fldCharType="end"/>
            </w:r>
          </w:hyperlink>
        </w:p>
        <w:p w14:paraId="2FF10D09" w14:textId="0D1EC92F" w:rsidR="003F42D3" w:rsidRDefault="004D7E68">
          <w:pPr>
            <w:pStyle w:val="TOC1"/>
            <w:tabs>
              <w:tab w:val="right" w:leader="dot" w:pos="9095"/>
            </w:tabs>
            <w:rPr>
              <w:rFonts w:eastAsiaTheme="minorEastAsia"/>
              <w:noProof/>
              <w:lang w:eastAsia="en-GB"/>
            </w:rPr>
          </w:pPr>
          <w:hyperlink w:anchor="_Toc56083449" w:history="1">
            <w:r w:rsidR="003F42D3" w:rsidRPr="00D367DB">
              <w:rPr>
                <w:rStyle w:val="Hyperlink"/>
                <w:noProof/>
              </w:rPr>
              <w:t>Annex V: Algorithms for the calculation of both inclusion and selection probabilities</w:t>
            </w:r>
            <w:r w:rsidR="003F42D3">
              <w:rPr>
                <w:noProof/>
                <w:webHidden/>
              </w:rPr>
              <w:tab/>
            </w:r>
            <w:r w:rsidR="003F42D3">
              <w:rPr>
                <w:noProof/>
                <w:webHidden/>
              </w:rPr>
              <w:fldChar w:fldCharType="begin"/>
            </w:r>
            <w:r w:rsidR="003F42D3">
              <w:rPr>
                <w:noProof/>
                <w:webHidden/>
              </w:rPr>
              <w:instrText xml:space="preserve"> PAGEREF _Toc56083449 \h </w:instrText>
            </w:r>
            <w:r w:rsidR="003F42D3">
              <w:rPr>
                <w:noProof/>
                <w:webHidden/>
              </w:rPr>
            </w:r>
            <w:r w:rsidR="003F42D3">
              <w:rPr>
                <w:noProof/>
                <w:webHidden/>
              </w:rPr>
              <w:fldChar w:fldCharType="separate"/>
            </w:r>
            <w:r w:rsidR="003F42D3">
              <w:rPr>
                <w:noProof/>
                <w:webHidden/>
              </w:rPr>
              <w:t>69</w:t>
            </w:r>
            <w:r w:rsidR="003F42D3">
              <w:rPr>
                <w:noProof/>
                <w:webHidden/>
              </w:rPr>
              <w:fldChar w:fldCharType="end"/>
            </w:r>
          </w:hyperlink>
        </w:p>
        <w:p w14:paraId="4D8DD6AE" w14:textId="6ECED57F" w:rsidR="003F42D3" w:rsidRDefault="004D7E68">
          <w:pPr>
            <w:pStyle w:val="TOC1"/>
            <w:tabs>
              <w:tab w:val="right" w:leader="dot" w:pos="9095"/>
            </w:tabs>
            <w:rPr>
              <w:rFonts w:eastAsiaTheme="minorEastAsia"/>
              <w:noProof/>
              <w:lang w:eastAsia="en-GB"/>
            </w:rPr>
          </w:pPr>
          <w:hyperlink w:anchor="_Toc56083450" w:history="1">
            <w:r w:rsidR="003F42D3" w:rsidRPr="00D367DB">
              <w:rPr>
                <w:rStyle w:val="Hyperlink"/>
                <w:noProof/>
                <w:highlight w:val="yellow"/>
              </w:rPr>
              <w:t>Annex VI: Examples of the use of Stratification and Clustering</w:t>
            </w:r>
            <w:r w:rsidR="003F42D3">
              <w:rPr>
                <w:noProof/>
                <w:webHidden/>
              </w:rPr>
              <w:tab/>
            </w:r>
            <w:r w:rsidR="003F42D3">
              <w:rPr>
                <w:noProof/>
                <w:webHidden/>
              </w:rPr>
              <w:fldChar w:fldCharType="begin"/>
            </w:r>
            <w:r w:rsidR="003F42D3">
              <w:rPr>
                <w:noProof/>
                <w:webHidden/>
              </w:rPr>
              <w:instrText xml:space="preserve"> PAGEREF _Toc56083450 \h </w:instrText>
            </w:r>
            <w:r w:rsidR="003F42D3">
              <w:rPr>
                <w:noProof/>
                <w:webHidden/>
              </w:rPr>
            </w:r>
            <w:r w:rsidR="003F42D3">
              <w:rPr>
                <w:noProof/>
                <w:webHidden/>
              </w:rPr>
              <w:fldChar w:fldCharType="separate"/>
            </w:r>
            <w:r w:rsidR="003F42D3">
              <w:rPr>
                <w:noProof/>
                <w:webHidden/>
              </w:rPr>
              <w:t>71</w:t>
            </w:r>
            <w:r w:rsidR="003F42D3">
              <w:rPr>
                <w:noProof/>
                <w:webHidden/>
              </w:rPr>
              <w:fldChar w:fldCharType="end"/>
            </w:r>
          </w:hyperlink>
        </w:p>
        <w:p w14:paraId="7B53915D" w14:textId="2AB33D92" w:rsidR="001E7EF0" w:rsidRPr="002D1E6F" w:rsidRDefault="00FC210B">
          <w:pPr>
            <w:rPr>
              <w:b/>
              <w:bCs/>
              <w:noProof/>
            </w:rPr>
          </w:pPr>
          <w:r w:rsidRPr="002D1E6F">
            <w:rPr>
              <w:b/>
              <w:bCs/>
              <w:noProof/>
            </w:rPr>
            <w:fldChar w:fldCharType="end"/>
          </w:r>
        </w:p>
      </w:sdtContent>
    </w:sdt>
    <w:p w14:paraId="665F1C28" w14:textId="77777777" w:rsidR="00DC3EC9" w:rsidRPr="002D1E6F" w:rsidRDefault="00DC3EC9">
      <w:pPr>
        <w:rPr>
          <w:rFonts w:asciiTheme="majorHAnsi" w:eastAsiaTheme="majorEastAsia" w:hAnsiTheme="majorHAnsi" w:cstheme="majorBidi"/>
          <w:color w:val="2E74B5" w:themeColor="accent1" w:themeShade="BF"/>
          <w:sz w:val="32"/>
          <w:szCs w:val="32"/>
        </w:rPr>
      </w:pPr>
      <w:r w:rsidRPr="002D1E6F">
        <w:br w:type="page"/>
      </w:r>
    </w:p>
    <w:p w14:paraId="1E95F607" w14:textId="6CD945FE" w:rsidR="00816ED6" w:rsidRPr="002D1E6F" w:rsidRDefault="00816ED6" w:rsidP="00816ED6">
      <w:pPr>
        <w:pStyle w:val="Heading1"/>
      </w:pPr>
      <w:bookmarkStart w:id="0" w:name="_Toc56083391"/>
      <w:r w:rsidRPr="002D1E6F">
        <w:lastRenderedPageBreak/>
        <w:t>Philosophy of the data model</w:t>
      </w:r>
      <w:bookmarkEnd w:id="0"/>
    </w:p>
    <w:p w14:paraId="1E95F608" w14:textId="77777777" w:rsidR="00816ED6" w:rsidRPr="002D1E6F" w:rsidRDefault="00816ED6" w:rsidP="00816ED6"/>
    <w:p w14:paraId="1E95F609" w14:textId="77777777" w:rsidR="00816ED6" w:rsidRPr="002D1E6F" w:rsidRDefault="00816ED6" w:rsidP="00816ED6">
      <w:r w:rsidRPr="002D1E6F">
        <w:t>The data model that is described in this report is intended to be used in the new Regional Database and Estimation System (RDBES) that is currently being developed by ICES.  Some more details about the RDBES can be found in Annex II.</w:t>
      </w:r>
    </w:p>
    <w:p w14:paraId="1E95F60A" w14:textId="77777777" w:rsidR="00816ED6" w:rsidRPr="002D1E6F" w:rsidRDefault="00816ED6" w:rsidP="00816ED6">
      <w:r w:rsidRPr="002D1E6F">
        <w:t>The aims of the RDBES are:</w:t>
      </w:r>
    </w:p>
    <w:p w14:paraId="1E95F60B" w14:textId="77777777" w:rsidR="00816ED6" w:rsidRPr="002D1E6F" w:rsidRDefault="00816ED6" w:rsidP="00816ED6">
      <w:pPr>
        <w:numPr>
          <w:ilvl w:val="0"/>
          <w:numId w:val="1"/>
        </w:numPr>
      </w:pPr>
      <w:r w:rsidRPr="002D1E6F">
        <w:t>To ensure that data can be made available for the coordination of regional fisheries data sampling plans, in particular for the EU DC-MAP Regional Coordination Groups (RCGs),</w:t>
      </w:r>
    </w:p>
    <w:p w14:paraId="1E95F60C" w14:textId="77777777" w:rsidR="00816ED6" w:rsidRPr="002D1E6F" w:rsidRDefault="00816ED6" w:rsidP="00816ED6">
      <w:pPr>
        <w:numPr>
          <w:ilvl w:val="0"/>
          <w:numId w:val="1"/>
        </w:numPr>
      </w:pPr>
      <w:r w:rsidRPr="002D1E6F">
        <w:t>To provide a regional estimation system such that statistical estimates of quantities of interest can be produced from sample data,</w:t>
      </w:r>
    </w:p>
    <w:p w14:paraId="1E95F60D" w14:textId="77777777" w:rsidR="00816ED6" w:rsidRPr="002D1E6F" w:rsidRDefault="00816ED6" w:rsidP="00816ED6">
      <w:pPr>
        <w:numPr>
          <w:ilvl w:val="0"/>
          <w:numId w:val="1"/>
        </w:numPr>
      </w:pPr>
      <w:r w:rsidRPr="002D1E6F">
        <w:t>To increase the data quality, documentation of data and ensuring of approved estimation methods are used,</w:t>
      </w:r>
    </w:p>
    <w:p w14:paraId="1E95F60E" w14:textId="77777777" w:rsidR="00816ED6" w:rsidRPr="002D1E6F" w:rsidRDefault="00816ED6" w:rsidP="00816ED6">
      <w:pPr>
        <w:numPr>
          <w:ilvl w:val="0"/>
          <w:numId w:val="1"/>
        </w:numPr>
      </w:pPr>
      <w:r w:rsidRPr="002D1E6F">
        <w:t>To serve and facilitate the production of fisheries management advice and status reports,</w:t>
      </w:r>
    </w:p>
    <w:p w14:paraId="1E95F60F" w14:textId="77777777" w:rsidR="00816ED6" w:rsidRPr="002D1E6F" w:rsidRDefault="00816ED6" w:rsidP="00816ED6">
      <w:pPr>
        <w:numPr>
          <w:ilvl w:val="0"/>
          <w:numId w:val="1"/>
        </w:numPr>
      </w:pPr>
      <w:r w:rsidRPr="002D1E6F">
        <w:t>To increase the awareness of fisheries data collected by the users of the RDBES and the overall usage of these data.</w:t>
      </w:r>
    </w:p>
    <w:p w14:paraId="1E95F610" w14:textId="753B12DE" w:rsidR="00816ED6" w:rsidRPr="002D1E6F" w:rsidRDefault="00816ED6" w:rsidP="00816ED6">
      <w:r w:rsidRPr="002D1E6F">
        <w:t>In the longer term it is expected that the new RDBES will replace both the current RDB and InterCatch systems and provide a single platform for countries to produce statistical estimates of quantities of interest (such as discards</w:t>
      </w:r>
      <w:r w:rsidR="00F253D6" w:rsidRPr="002D1E6F">
        <w:t xml:space="preserve"> and age </w:t>
      </w:r>
      <w:r w:rsidR="00D057FD" w:rsidRPr="002D1E6F">
        <w:t xml:space="preserve">or length </w:t>
      </w:r>
      <w:r w:rsidR="00F253D6" w:rsidRPr="002D1E6F">
        <w:t>distributions</w:t>
      </w:r>
      <w:r w:rsidRPr="002D1E6F">
        <w:t xml:space="preserve">) which will then be used as inputs for assessment working groups.  </w:t>
      </w:r>
    </w:p>
    <w:p w14:paraId="1E95F611" w14:textId="77777777" w:rsidR="00816ED6" w:rsidRPr="002D1E6F" w:rsidRDefault="00816ED6" w:rsidP="00816ED6">
      <w:r w:rsidRPr="002D1E6F">
        <w:t xml:space="preserve">The RDBES data model is an evolution of the work already done in defining and using the current Regional Database (RDB) and the COST data models and functions.  The current RDB data model provides a common data structure to describe commercial sampling data at a disaggregated level, and commercial landings and effort data at an aggregated level.  </w:t>
      </w:r>
      <w:r w:rsidRPr="002D1E6F">
        <w:rPr>
          <w:b/>
        </w:rPr>
        <w:t>The significant difference in the new RDBES model is that it provides a common structure to describe both the disaggregated sampling data and, most importantly, how it was sampled.</w:t>
      </w:r>
    </w:p>
    <w:p w14:paraId="1E95F612" w14:textId="77777777" w:rsidR="00816ED6" w:rsidRPr="002D1E6F" w:rsidRDefault="00816ED6" w:rsidP="00816ED6">
      <w:r w:rsidRPr="002D1E6F">
        <w:t>The RDBES data model should allow a variety of different estimation techniques to be used including the COST functions that make use of Age-Length keys, ratio estimators, and unbiased designed based estimations.  Future workshops will be held to further test and develop how these estimation techniques can be used with the new model and the model adjusted if needed.</w:t>
      </w:r>
    </w:p>
    <w:p w14:paraId="1E95F613" w14:textId="77777777" w:rsidR="00816ED6" w:rsidRPr="002D1E6F" w:rsidRDefault="00816ED6" w:rsidP="00816ED6">
      <w:r w:rsidRPr="002D1E6F">
        <w:t>The RDBES data model should be seen as part of the movements towards:</w:t>
      </w:r>
    </w:p>
    <w:p w14:paraId="1E95F614" w14:textId="77777777" w:rsidR="00816ED6" w:rsidRPr="002D1E6F" w:rsidRDefault="00816ED6" w:rsidP="00816ED6">
      <w:pPr>
        <w:pStyle w:val="ListParagraph"/>
        <w:numPr>
          <w:ilvl w:val="0"/>
          <w:numId w:val="2"/>
        </w:numPr>
      </w:pPr>
      <w:r w:rsidRPr="002D1E6F">
        <w:t>Statistically Sound Sampling Schemes (4S),</w:t>
      </w:r>
    </w:p>
    <w:p w14:paraId="1E95F615" w14:textId="77777777" w:rsidR="00816ED6" w:rsidRPr="002D1E6F" w:rsidRDefault="00816ED6" w:rsidP="00816ED6">
      <w:pPr>
        <w:pStyle w:val="ListParagraph"/>
        <w:numPr>
          <w:ilvl w:val="0"/>
          <w:numId w:val="2"/>
        </w:numPr>
      </w:pPr>
      <w:r w:rsidRPr="002D1E6F">
        <w:t xml:space="preserve">Greater regional coordination, </w:t>
      </w:r>
    </w:p>
    <w:p w14:paraId="1E95F616" w14:textId="77777777" w:rsidR="00816ED6" w:rsidRPr="002D1E6F" w:rsidRDefault="00816ED6" w:rsidP="00816ED6">
      <w:pPr>
        <w:pStyle w:val="ListParagraph"/>
        <w:numPr>
          <w:ilvl w:val="0"/>
          <w:numId w:val="2"/>
        </w:numPr>
      </w:pPr>
      <w:r w:rsidRPr="002D1E6F">
        <w:t>Transparent Assessment Framework (TAF),</w:t>
      </w:r>
    </w:p>
    <w:p w14:paraId="1E95F617" w14:textId="77777777" w:rsidR="00816ED6" w:rsidRPr="002D1E6F" w:rsidRDefault="00816ED6" w:rsidP="00816ED6">
      <w:pPr>
        <w:pStyle w:val="ListParagraph"/>
        <w:numPr>
          <w:ilvl w:val="0"/>
          <w:numId w:val="2"/>
        </w:numPr>
      </w:pPr>
      <w:r w:rsidRPr="002D1E6F">
        <w:t>Improved estimates to ICES assessments.</w:t>
      </w:r>
    </w:p>
    <w:p w14:paraId="1E95F618" w14:textId="77777777" w:rsidR="00816ED6" w:rsidRPr="002D1E6F" w:rsidRDefault="00816ED6" w:rsidP="00816ED6">
      <w:r w:rsidRPr="002D1E6F">
        <w:t>Whilst the RDBES data model is designed to hold 4S data it will also be able to store data that is not sampled in a statistical manner – this is important so that data from current non- statistical programmes can be uploaded and historical data can also be stored. However, in doing so, the new RDBES data model flags those data thus allowing their appropriate interpretation during estimation.</w:t>
      </w:r>
    </w:p>
    <w:p w14:paraId="1E95F61A" w14:textId="77777777" w:rsidR="00816ED6" w:rsidRPr="002D1E6F" w:rsidRDefault="00816ED6" w:rsidP="00FC210B">
      <w:pPr>
        <w:pStyle w:val="Heading1"/>
      </w:pPr>
      <w:bookmarkStart w:id="1" w:name="_Toc56083392"/>
      <w:r w:rsidRPr="002D1E6F">
        <w:lastRenderedPageBreak/>
        <w:t>Key Concepts in RDBES Data Model</w:t>
      </w:r>
      <w:bookmarkEnd w:id="1"/>
    </w:p>
    <w:p w14:paraId="1E95F61B" w14:textId="5AF82A75" w:rsidR="00816ED6" w:rsidRPr="002D1E6F" w:rsidRDefault="00816ED6" w:rsidP="00816ED6">
      <w:r w:rsidRPr="002D1E6F">
        <w:rPr>
          <w:b/>
        </w:rPr>
        <w:t>The most important step in populating the RDBES data model is that you must first specify the design of your sampling programmes.</w:t>
      </w:r>
      <w:r w:rsidRPr="002D1E6F">
        <w:t xml:space="preserve"> This is because, contrary to the RDB, there is not a single set of tables that everyone must populate and upload: With </w:t>
      </w:r>
      <w:r w:rsidR="00A81804" w:rsidRPr="002D1E6F">
        <w:t xml:space="preserve">a </w:t>
      </w:r>
      <w:r w:rsidRPr="002D1E6F">
        <w:t xml:space="preserve">few exceptions, the tables that need to be populated and uploaded depend on the specific sampling design(s) each country used. </w:t>
      </w:r>
    </w:p>
    <w:p w14:paraId="1E95F61C" w14:textId="72FA6C6C" w:rsidR="00816ED6" w:rsidRPr="002D1E6F" w:rsidRDefault="00816ED6" w:rsidP="00816ED6">
      <w:pPr>
        <w:rPr>
          <w:b/>
        </w:rPr>
      </w:pPr>
      <w:r w:rsidRPr="002D1E6F">
        <w:t>Specifying the sampling design is not always clear-cut, particularly in the case of old undocumented data or sampling schemes that depart greatly from the principles of probability-based sampling. Useful hands-on guidance on the documentation of sampling plans and the identification of sampling designs (including the definition of the hierarchies involved in multi-stage sampling) can be found in ICES EGs reports such as WKPICS, SGPIDS, WKRDB 201</w:t>
      </w:r>
      <w:r w:rsidR="00E6085B" w:rsidRPr="002D1E6F">
        <w:t>4-1</w:t>
      </w:r>
      <w:r w:rsidRPr="002D1E6F">
        <w:t xml:space="preserve"> and WGCATCH. </w:t>
      </w:r>
    </w:p>
    <w:p w14:paraId="1E95F61D" w14:textId="5E275879" w:rsidR="00816ED6" w:rsidRPr="002D1E6F" w:rsidRDefault="00F253D6" w:rsidP="00816ED6">
      <w:r w:rsidRPr="002D1E6F">
        <w:t xml:space="preserve">The data model for the RDBES is shown in the spreadsheet “RDBES Data Model.xlsx”. </w:t>
      </w:r>
      <w:r w:rsidR="00E6085B" w:rsidRPr="002D1E6F">
        <w:t>T</w:t>
      </w:r>
      <w:r w:rsidRPr="002D1E6F">
        <w:t>he first sheet is an overview of all the tables, and in the following sheets each table is defined in details. Depending on the sampling scheme a combination of tables will have to be populated with data.</w:t>
      </w:r>
    </w:p>
    <w:p w14:paraId="1E95F61E" w14:textId="77777777" w:rsidR="00816ED6" w:rsidRPr="002D1E6F" w:rsidRDefault="00816ED6" w:rsidP="00FC210B">
      <w:pPr>
        <w:pStyle w:val="Heading2"/>
      </w:pPr>
      <w:bookmarkStart w:id="2" w:name="_Toc56083393"/>
      <w:r w:rsidRPr="002D1E6F">
        <w:t>Sampling Data (CS)</w:t>
      </w:r>
      <w:bookmarkEnd w:id="2"/>
    </w:p>
    <w:p w14:paraId="1E95F61F" w14:textId="212BDC5A" w:rsidR="00816ED6" w:rsidRPr="002D1E6F" w:rsidRDefault="00816ED6" w:rsidP="00816ED6">
      <w:r w:rsidRPr="002D1E6F">
        <w:t xml:space="preserve">To allow for the variety of sampling designs used in different institutes and countries the RDBES uses a slightly different approach to most database designs you might be used to.  Rather than specifying tables and the fixed relationships between them the RDBES identifies a number of different </w:t>
      </w:r>
      <w:r w:rsidRPr="002D1E6F">
        <w:rPr>
          <w:b/>
        </w:rPr>
        <w:t xml:space="preserve">sampling hierarchies </w:t>
      </w:r>
      <w:r w:rsidRPr="002D1E6F">
        <w:t xml:space="preserve">– these represent the different hierarchical sampling techniques that are used in practice.  Two types of hierarchy are used in the model – the </w:t>
      </w:r>
      <w:r w:rsidRPr="002D1E6F">
        <w:rPr>
          <w:b/>
        </w:rPr>
        <w:t>upper hierarchy</w:t>
      </w:r>
      <w:r w:rsidRPr="002D1E6F">
        <w:t xml:space="preserve"> describes how a sample is selected, whilst the </w:t>
      </w:r>
      <w:r w:rsidRPr="002D1E6F">
        <w:rPr>
          <w:b/>
        </w:rPr>
        <w:t>lower hierarchy</w:t>
      </w:r>
      <w:r w:rsidRPr="002D1E6F">
        <w:t xml:space="preserve"> describes what type of length-frequency or biological variables are measured for that sample.  The sampling hierarchies are defined in terms of the </w:t>
      </w:r>
      <w:r w:rsidRPr="002D1E6F">
        <w:rPr>
          <w:b/>
        </w:rPr>
        <w:t>tables</w:t>
      </w:r>
      <w:r w:rsidRPr="002D1E6F">
        <w:t xml:space="preserve"> they consist of and the </w:t>
      </w:r>
      <w:r w:rsidRPr="002D1E6F">
        <w:rPr>
          <w:b/>
        </w:rPr>
        <w:t>relationships</w:t>
      </w:r>
      <w:r w:rsidRPr="002D1E6F">
        <w:t xml:space="preserve"> between them. All tables contain </w:t>
      </w:r>
      <w:r w:rsidRPr="002D1E6F">
        <w:rPr>
          <w:b/>
        </w:rPr>
        <w:t>columns</w:t>
      </w:r>
      <w:r w:rsidRPr="002D1E6F">
        <w:t xml:space="preserve">.  Some of these columns are described as </w:t>
      </w:r>
      <w:r w:rsidRPr="002D1E6F">
        <w:rPr>
          <w:b/>
        </w:rPr>
        <w:t>design variables</w:t>
      </w:r>
      <w:r w:rsidRPr="002D1E6F">
        <w:t xml:space="preserve"> (DV) and represent important sampling concepts like stratification, population and sample size, inclusion probability or sampling method. These will be described in more details in Section</w:t>
      </w:r>
      <w:r w:rsidR="00CE23D9" w:rsidRPr="002D1E6F">
        <w:t xml:space="preserve"> “The new design variables”</w:t>
      </w:r>
      <w:r w:rsidRPr="002D1E6F">
        <w:t xml:space="preserve">. Tables will typically appear in a number of different hierarchies.  There are two types of tables: </w:t>
      </w:r>
      <w:r w:rsidRPr="002D1E6F">
        <w:rPr>
          <w:b/>
        </w:rPr>
        <w:t>hierarchy tables</w:t>
      </w:r>
      <w:r w:rsidRPr="002D1E6F">
        <w:t xml:space="preserve"> and </w:t>
      </w:r>
      <w:r w:rsidRPr="002D1E6F">
        <w:rPr>
          <w:b/>
        </w:rPr>
        <w:t>auxiliary tables</w:t>
      </w:r>
      <w:r w:rsidRPr="002D1E6F">
        <w:t xml:space="preserve">. Hierarchy tables are those which contribute to the selection of a sample, whilst auxiliary tables contain data of interest which does not directly contribute to the sampling design. A table can appear as a hierarchy table in one sampling hierarchy whilst it can appear as an auxiliary table in another. In most hierarchy tables the </w:t>
      </w:r>
      <w:r w:rsidRPr="002D1E6F">
        <w:rPr>
          <w:b/>
        </w:rPr>
        <w:t>rows</w:t>
      </w:r>
      <w:r w:rsidRPr="002D1E6F">
        <w:t xml:space="preserve"> represent individual samples taken at that particular stage of the sampling hierarchy.</w:t>
      </w:r>
    </w:p>
    <w:p w14:paraId="1E95F620" w14:textId="77777777" w:rsidR="00816ED6" w:rsidRPr="002D1E6F" w:rsidRDefault="00816ED6" w:rsidP="00816ED6">
      <w:r w:rsidRPr="002D1E6F">
        <w:t>To populate the data model:</w:t>
      </w:r>
    </w:p>
    <w:p w14:paraId="1E95F621" w14:textId="77777777" w:rsidR="00816ED6" w:rsidRPr="002D1E6F" w:rsidRDefault="00816ED6" w:rsidP="00816ED6">
      <w:pPr>
        <w:pStyle w:val="ListParagraph"/>
        <w:numPr>
          <w:ilvl w:val="0"/>
          <w:numId w:val="3"/>
        </w:numPr>
      </w:pPr>
      <w:r w:rsidRPr="002D1E6F">
        <w:t>Identify the different sampling schemes you will use as the source data.</w:t>
      </w:r>
    </w:p>
    <w:p w14:paraId="1E95F622" w14:textId="77777777" w:rsidR="00816ED6" w:rsidRPr="002D1E6F" w:rsidRDefault="00816ED6" w:rsidP="00816ED6">
      <w:pPr>
        <w:pStyle w:val="ListParagraph"/>
        <w:numPr>
          <w:ilvl w:val="0"/>
          <w:numId w:val="3"/>
        </w:numPr>
      </w:pPr>
      <w:r w:rsidRPr="002D1E6F">
        <w:t>Ensure you understand how the sampling scheme is defined.</w:t>
      </w:r>
    </w:p>
    <w:p w14:paraId="1E95F623" w14:textId="7D81A889" w:rsidR="00816ED6" w:rsidRPr="002D1E6F" w:rsidRDefault="00816ED6" w:rsidP="00816ED6">
      <w:pPr>
        <w:pStyle w:val="ListParagraph"/>
        <w:numPr>
          <w:ilvl w:val="0"/>
          <w:numId w:val="3"/>
        </w:numPr>
      </w:pPr>
      <w:r w:rsidRPr="002D1E6F">
        <w:t xml:space="preserve">For each sampling scheme you have identified in point (1) </w:t>
      </w:r>
      <w:r w:rsidR="00F45B83" w:rsidRPr="002D1E6F">
        <w:t xml:space="preserve">identify which </w:t>
      </w:r>
      <w:r w:rsidR="00F45B83" w:rsidRPr="002D1E6F">
        <w:rPr>
          <w:b/>
        </w:rPr>
        <w:t>upper hierarchy</w:t>
      </w:r>
      <w:r w:rsidR="00F45B83" w:rsidRPr="002D1E6F">
        <w:t xml:space="preserve"> is the best match by using the spreadsheet “Hierarchies and relating tables”</w:t>
      </w:r>
      <w:r w:rsidRPr="002D1E6F">
        <w:t xml:space="preserve"> </w:t>
      </w:r>
      <w:r w:rsidR="00A81804" w:rsidRPr="002D1E6F">
        <w:t xml:space="preserve">to </w:t>
      </w:r>
      <w:r w:rsidR="00F45B83" w:rsidRPr="002D1E6F">
        <w:t>see the situations under each hierarchy and read the “Description of each hierarchy” in the Annex I in this document</w:t>
      </w:r>
      <w:r w:rsidR="00F253D6" w:rsidRPr="002D1E6F">
        <w:t>, to determine which hierarchy to use</w:t>
      </w:r>
      <w:r w:rsidRPr="002D1E6F">
        <w:t>.</w:t>
      </w:r>
    </w:p>
    <w:p w14:paraId="1E95F624" w14:textId="5F33C40D" w:rsidR="00816ED6" w:rsidRPr="002D1E6F" w:rsidRDefault="00816ED6" w:rsidP="00816ED6">
      <w:pPr>
        <w:pStyle w:val="ListParagraph"/>
        <w:numPr>
          <w:ilvl w:val="0"/>
          <w:numId w:val="3"/>
        </w:numPr>
      </w:pPr>
      <w:r w:rsidRPr="002D1E6F">
        <w:t xml:space="preserve">Extract your national data to populate the </w:t>
      </w:r>
      <w:r w:rsidRPr="002D1E6F">
        <w:rPr>
          <w:b/>
        </w:rPr>
        <w:t>upper hierarchy</w:t>
      </w:r>
      <w:r w:rsidRPr="002D1E6F">
        <w:t xml:space="preserve"> tables.  Refer to section </w:t>
      </w:r>
      <w:r w:rsidR="00281E26" w:rsidRPr="002D1E6F">
        <w:t>“The new design variables”</w:t>
      </w:r>
      <w:r w:rsidRPr="002D1E6F">
        <w:t xml:space="preserve"> for details about how to complete the new </w:t>
      </w:r>
      <w:r w:rsidRPr="002D1E6F">
        <w:rPr>
          <w:b/>
        </w:rPr>
        <w:t>design variables.</w:t>
      </w:r>
    </w:p>
    <w:p w14:paraId="1E95F625" w14:textId="77777777" w:rsidR="00816ED6" w:rsidRPr="002D1E6F" w:rsidRDefault="00816ED6" w:rsidP="00816ED6">
      <w:pPr>
        <w:pStyle w:val="ListParagraph"/>
        <w:numPr>
          <w:ilvl w:val="0"/>
          <w:numId w:val="3"/>
        </w:numPr>
      </w:pPr>
      <w:r w:rsidRPr="002D1E6F">
        <w:t xml:space="preserve">Now identify which </w:t>
      </w:r>
      <w:r w:rsidRPr="002D1E6F">
        <w:rPr>
          <w:b/>
        </w:rPr>
        <w:t>auxiliary tables</w:t>
      </w:r>
      <w:r w:rsidRPr="002D1E6F">
        <w:t xml:space="preserve"> you will be supplying data for and populate them.</w:t>
      </w:r>
    </w:p>
    <w:p w14:paraId="1E95F626" w14:textId="360C1902" w:rsidR="00816ED6" w:rsidRPr="002D1E6F" w:rsidRDefault="00816ED6" w:rsidP="00816ED6">
      <w:pPr>
        <w:pStyle w:val="ListParagraph"/>
        <w:numPr>
          <w:ilvl w:val="0"/>
          <w:numId w:val="3"/>
        </w:numPr>
      </w:pPr>
      <w:r w:rsidRPr="002D1E6F">
        <w:t xml:space="preserve">For each sample you will need to decide which </w:t>
      </w:r>
      <w:r w:rsidRPr="002D1E6F">
        <w:rPr>
          <w:b/>
        </w:rPr>
        <w:t>lower hierarchy</w:t>
      </w:r>
      <w:r w:rsidRPr="002D1E6F">
        <w:t xml:space="preserve"> you will be using – this describes whether the sample contains length-frequency data, biological measurements, or both</w:t>
      </w:r>
      <w:r w:rsidR="00AD302A" w:rsidRPr="002D1E6F">
        <w:t xml:space="preserve"> or none</w:t>
      </w:r>
      <w:r w:rsidRPr="002D1E6F">
        <w:t>.</w:t>
      </w:r>
    </w:p>
    <w:p w14:paraId="1E95F627" w14:textId="1A6347D0" w:rsidR="00816ED6" w:rsidRPr="002D1E6F" w:rsidRDefault="00816ED6" w:rsidP="00816ED6">
      <w:pPr>
        <w:pStyle w:val="ListParagraph"/>
        <w:numPr>
          <w:ilvl w:val="0"/>
          <w:numId w:val="3"/>
        </w:numPr>
      </w:pPr>
      <w:r w:rsidRPr="002D1E6F">
        <w:t xml:space="preserve">The tables of the </w:t>
      </w:r>
      <w:r w:rsidRPr="002D1E6F">
        <w:rPr>
          <w:b/>
        </w:rPr>
        <w:t>lower hierarchy</w:t>
      </w:r>
      <w:r w:rsidRPr="002D1E6F">
        <w:t xml:space="preserve"> can now be populated.</w:t>
      </w:r>
    </w:p>
    <w:p w14:paraId="2525C06F" w14:textId="5689BAC7" w:rsidR="00AD302A" w:rsidRPr="002D1E6F" w:rsidRDefault="00AD302A" w:rsidP="00AD302A">
      <w:pPr>
        <w:pStyle w:val="ListParagraph"/>
        <w:numPr>
          <w:ilvl w:val="0"/>
          <w:numId w:val="3"/>
        </w:numPr>
      </w:pPr>
      <w:r w:rsidRPr="002D1E6F">
        <w:t xml:space="preserve">Data for each hierarchy have to be in a separate data files </w:t>
      </w:r>
      <w:r w:rsidR="009F03EC" w:rsidRPr="002D1E6F">
        <w:t xml:space="preserve">one for each hierarchy </w:t>
      </w:r>
      <w:r w:rsidRPr="002D1E6F">
        <w:t xml:space="preserve">e.g. 2, 7, </w:t>
      </w:r>
      <w:r w:rsidR="009F03EC" w:rsidRPr="002D1E6F">
        <w:t>8</w:t>
      </w:r>
    </w:p>
    <w:p w14:paraId="6DC6C084" w14:textId="77777777" w:rsidR="00AD302A" w:rsidRPr="002D1E6F" w:rsidRDefault="00AD302A" w:rsidP="009F03EC">
      <w:pPr>
        <w:pStyle w:val="ListParagraph"/>
      </w:pPr>
    </w:p>
    <w:p w14:paraId="1E95F628" w14:textId="77777777" w:rsidR="00816ED6" w:rsidRPr="002D1E6F" w:rsidRDefault="00816ED6" w:rsidP="00816ED6"/>
    <w:p w14:paraId="1E95F629" w14:textId="12CB4D35" w:rsidR="00816ED6" w:rsidRPr="002D1E6F" w:rsidRDefault="00816ED6" w:rsidP="00FC210B">
      <w:pPr>
        <w:pStyle w:val="Heading2"/>
      </w:pPr>
      <w:bookmarkStart w:id="3" w:name="_Toc56083394"/>
      <w:r w:rsidRPr="002D1E6F">
        <w:t xml:space="preserve">Aggregated </w:t>
      </w:r>
      <w:r w:rsidR="008B51C2" w:rsidRPr="002D1E6F">
        <w:t>Commercial Landings (CL) and Commercial Effort (CE)</w:t>
      </w:r>
      <w:bookmarkEnd w:id="3"/>
    </w:p>
    <w:p w14:paraId="1E95F62A" w14:textId="393E2075" w:rsidR="00816ED6" w:rsidRPr="002D1E6F" w:rsidRDefault="00816ED6" w:rsidP="00816ED6">
      <w:r w:rsidRPr="002D1E6F">
        <w:t xml:space="preserve">In the RDBES data model the aggregated population data </w:t>
      </w:r>
      <w:r w:rsidR="00A81804" w:rsidRPr="002D1E6F">
        <w:t xml:space="preserve">are </w:t>
      </w:r>
      <w:r w:rsidRPr="002D1E6F">
        <w:t>generally used, e.g., in analyses of landings and effort at marine region level, is kept in a commercial landings (CL) and commercial effort (CE) table. These tables are identical to the ones presently available in the RDB. Their data model is available on the ICES website</w:t>
      </w:r>
      <w:r w:rsidR="00A81804" w:rsidRPr="002D1E6F">
        <w:rPr>
          <w:rStyle w:val="FootnoteReference"/>
        </w:rPr>
        <w:footnoteReference w:id="2"/>
      </w:r>
      <w:r w:rsidRPr="002D1E6F">
        <w:t xml:space="preserve">. </w:t>
      </w:r>
    </w:p>
    <w:p w14:paraId="5EF92A8F" w14:textId="77777777" w:rsidR="008B51C2" w:rsidRPr="002D1E6F" w:rsidRDefault="008B51C2" w:rsidP="008B51C2">
      <w:pPr>
        <w:jc w:val="both"/>
      </w:pPr>
      <w:r w:rsidRPr="002D1E6F">
        <w:t>These data formats are collecting aggregated data from national commercial fisheries. It allows for both official and scientific estimates of landings and effort. The RDBES should make it possible to use the data to populate the future ICES data call and preferably also the STECF FDI data call</w:t>
      </w:r>
    </w:p>
    <w:p w14:paraId="17E28F1C" w14:textId="77777777" w:rsidR="008B51C2" w:rsidRPr="002D1E6F" w:rsidRDefault="008B51C2" w:rsidP="008B51C2">
      <w:pPr>
        <w:jc w:val="both"/>
      </w:pPr>
      <w:r w:rsidRPr="002D1E6F">
        <w:t>Below is a description on how to fill in fields in the two tables, where it is not obvious.</w:t>
      </w:r>
    </w:p>
    <w:p w14:paraId="6998F2DF" w14:textId="279B4317" w:rsidR="008B51C2" w:rsidRPr="002D1E6F" w:rsidRDefault="008B51C2" w:rsidP="008B51C2">
      <w:pPr>
        <w:pStyle w:val="Heading3"/>
      </w:pPr>
      <w:bookmarkStart w:id="4" w:name="_Toc56083395"/>
      <w:r w:rsidRPr="002D1E6F">
        <w:t xml:space="preserve">Fields in </w:t>
      </w:r>
      <w:r w:rsidR="007935EA" w:rsidRPr="002D1E6F">
        <w:t xml:space="preserve">Commercial Landings (CL) </w:t>
      </w:r>
      <w:r w:rsidRPr="002D1E6F">
        <w:t>data format</w:t>
      </w:r>
      <w:bookmarkEnd w:id="4"/>
      <w:r w:rsidRPr="002D1E6F">
        <w:t xml:space="preserve"> </w:t>
      </w:r>
    </w:p>
    <w:p w14:paraId="2BAA3CB7" w14:textId="77777777" w:rsidR="008B51C2" w:rsidRPr="002D1E6F" w:rsidRDefault="008B51C2" w:rsidP="008B51C2">
      <w:pPr>
        <w:rPr>
          <w:b/>
        </w:rPr>
      </w:pPr>
      <w:r w:rsidRPr="002D1E6F">
        <w:rPr>
          <w:b/>
        </w:rPr>
        <w:t>Data sources:</w:t>
      </w:r>
      <w:r w:rsidRPr="002D1E6F">
        <w:t xml:space="preserve"> In the dataset, it is possible to give the official weight and a scientific weight. The scientific weight could e.g. be estimates for the small-scale fisheries based on sampling. To make it transparent, it has been made possible to add information on data sources in the data format. Data should not be duplicated, meaning that there should only be given one estimate on the scientific weight, which can be based either on official data or sampling data. The data source for the landings value is also included in the data format. The data sources are given in four fields: </w:t>
      </w:r>
    </w:p>
    <w:p w14:paraId="3CE7FAF1" w14:textId="77777777" w:rsidR="008B51C2" w:rsidRPr="002D1E6F" w:rsidRDefault="008B51C2" w:rsidP="008B51C2">
      <w:pPr>
        <w:pStyle w:val="ListParagraph"/>
        <w:numPr>
          <w:ilvl w:val="0"/>
          <w:numId w:val="31"/>
        </w:numPr>
        <w:jc w:val="both"/>
      </w:pPr>
      <w:r w:rsidRPr="002D1E6F">
        <w:rPr>
          <w:i/>
        </w:rPr>
        <w:t>Data type of scientific weight</w:t>
      </w:r>
      <w:r w:rsidRPr="002D1E6F">
        <w:t xml:space="preserve">: The scientific weight can be based on either official data or data based on estimates. This field can be filled in with ”Official data if data are based on official data like logbooks, sales notes or other declarative forms or “Estimate” if it is based on sampled data. </w:t>
      </w:r>
    </w:p>
    <w:p w14:paraId="2A92CDD0" w14:textId="77777777" w:rsidR="008B51C2" w:rsidRPr="002D1E6F" w:rsidRDefault="008B51C2" w:rsidP="008B51C2">
      <w:pPr>
        <w:pStyle w:val="ListParagraph"/>
        <w:numPr>
          <w:ilvl w:val="0"/>
          <w:numId w:val="31"/>
        </w:numPr>
        <w:jc w:val="both"/>
      </w:pPr>
      <w:r w:rsidRPr="002D1E6F">
        <w:rPr>
          <w:i/>
        </w:rPr>
        <w:t>Data source of scientific weight</w:t>
      </w:r>
      <w:r w:rsidRPr="002D1E6F">
        <w:t xml:space="preserve">: The data source of the scientific weight can be set to “Logbook”, “Sales notes”, Other declarative forms”, “Combination of official data” or “Sampling data”. </w:t>
      </w:r>
    </w:p>
    <w:p w14:paraId="5CEE6B5E" w14:textId="77777777" w:rsidR="008B51C2" w:rsidRPr="002D1E6F" w:rsidRDefault="008B51C2" w:rsidP="008B51C2">
      <w:pPr>
        <w:pStyle w:val="ListParagraph"/>
        <w:numPr>
          <w:ilvl w:val="0"/>
          <w:numId w:val="31"/>
        </w:numPr>
        <w:jc w:val="both"/>
      </w:pPr>
      <w:r w:rsidRPr="002D1E6F">
        <w:rPr>
          <w:i/>
        </w:rPr>
        <w:t>Sampling scheme behind scientific weight</w:t>
      </w:r>
      <w:r w:rsidRPr="002D1E6F">
        <w:t xml:space="preserve">: If sampling data are used to estimate the scientific weight, it should preferable be specified from the </w:t>
      </w:r>
      <w:r w:rsidRPr="002D1E6F">
        <w:rPr>
          <w:i/>
        </w:rPr>
        <w:t>Sampling scheme</w:t>
      </w:r>
      <w:r w:rsidRPr="002D1E6F">
        <w:t xml:space="preserve">. The national options of sampling from the </w:t>
      </w:r>
      <w:r w:rsidRPr="002D1E6F">
        <w:rPr>
          <w:i/>
        </w:rPr>
        <w:t xml:space="preserve">Sampling scheme </w:t>
      </w:r>
      <w:r w:rsidRPr="002D1E6F">
        <w:t>are maintained in a code list in the RDBES.</w:t>
      </w:r>
    </w:p>
    <w:p w14:paraId="4199E7F0" w14:textId="77777777" w:rsidR="008B51C2" w:rsidRPr="002D1E6F" w:rsidRDefault="008B51C2" w:rsidP="008B51C2">
      <w:pPr>
        <w:pStyle w:val="ListParagraph"/>
        <w:numPr>
          <w:ilvl w:val="0"/>
          <w:numId w:val="31"/>
        </w:numPr>
        <w:jc w:val="both"/>
      </w:pPr>
      <w:r w:rsidRPr="002D1E6F">
        <w:rPr>
          <w:i/>
        </w:rPr>
        <w:t>Data source landings value</w:t>
      </w:r>
      <w:r w:rsidRPr="002D1E6F">
        <w:t>: The value of the landings (Euro) can be obtained from different sources: “Sales notes” if they are derived directly from sales notes”, “Average prices”, “Combination of sales notes and average prices” or “Other” if the value of the landings are estimated from other sources.</w:t>
      </w:r>
    </w:p>
    <w:p w14:paraId="4863C684" w14:textId="77777777" w:rsidR="008B51C2" w:rsidRPr="002D1E6F" w:rsidRDefault="008B51C2" w:rsidP="008B51C2">
      <w:pPr>
        <w:jc w:val="both"/>
      </w:pPr>
      <w:r w:rsidRPr="002D1E6F">
        <w:rPr>
          <w:b/>
        </w:rPr>
        <w:t>Landing category and Catch category</w:t>
      </w:r>
      <w:r w:rsidRPr="002D1E6F">
        <w:t xml:space="preserve">: The landing category indicates the intended usage of the landing while the catch category indicates the possible fractions of the catch: </w:t>
      </w:r>
    </w:p>
    <w:p w14:paraId="36C3981C" w14:textId="77777777" w:rsidR="008B51C2" w:rsidRPr="002D1E6F" w:rsidRDefault="008B51C2" w:rsidP="008B51C2">
      <w:pPr>
        <w:pStyle w:val="ListParagraph"/>
        <w:numPr>
          <w:ilvl w:val="0"/>
          <w:numId w:val="32"/>
        </w:numPr>
        <w:jc w:val="both"/>
      </w:pPr>
      <w:r w:rsidRPr="002D1E6F">
        <w:rPr>
          <w:i/>
        </w:rPr>
        <w:t>Landing category</w:t>
      </w:r>
      <w:r w:rsidRPr="002D1E6F">
        <w:t>: Can be set to Industry (Ind), human consumption (HuC) or None for logbook registered discards.</w:t>
      </w:r>
    </w:p>
    <w:p w14:paraId="08AF4211" w14:textId="77777777" w:rsidR="008B51C2" w:rsidRPr="002D1E6F" w:rsidRDefault="008B51C2" w:rsidP="008B51C2">
      <w:pPr>
        <w:pStyle w:val="ListParagraph"/>
        <w:numPr>
          <w:ilvl w:val="0"/>
          <w:numId w:val="32"/>
        </w:numPr>
        <w:jc w:val="both"/>
      </w:pPr>
      <w:r w:rsidRPr="002D1E6F">
        <w:rPr>
          <w:i/>
        </w:rPr>
        <w:t>Catch category</w:t>
      </w:r>
      <w:r w:rsidRPr="002D1E6F">
        <w:t>: This field should match the Catch category field from sampling data, but only includes the relevant codes: “Lan” for landings above minimum reference size, “RegDis” for logbook registered discards and “BMS” for landings below minimum reference size.</w:t>
      </w:r>
    </w:p>
    <w:p w14:paraId="46863C20" w14:textId="77777777" w:rsidR="008B51C2" w:rsidRPr="002D1E6F" w:rsidRDefault="008B51C2" w:rsidP="008B51C2">
      <w:pPr>
        <w:jc w:val="both"/>
        <w:rPr>
          <w:b/>
        </w:rPr>
      </w:pPr>
      <w:r w:rsidRPr="002D1E6F">
        <w:rPr>
          <w:b/>
        </w:rPr>
        <w:t>Landings weight and value:</w:t>
      </w:r>
      <w:r w:rsidRPr="002D1E6F">
        <w:t xml:space="preserve"> In the data format the both the official and a scientific landings weight are included, and there is a field to indicate reason for the difference, if they are not equal.</w:t>
      </w:r>
    </w:p>
    <w:p w14:paraId="26BD6913" w14:textId="77777777" w:rsidR="008B51C2" w:rsidRPr="002D1E6F" w:rsidRDefault="008B51C2" w:rsidP="008B51C2">
      <w:pPr>
        <w:pStyle w:val="ListParagraph"/>
        <w:numPr>
          <w:ilvl w:val="0"/>
          <w:numId w:val="33"/>
        </w:numPr>
        <w:jc w:val="both"/>
      </w:pPr>
      <w:r w:rsidRPr="002D1E6F">
        <w:rPr>
          <w:i/>
        </w:rPr>
        <w:t>Official weight</w:t>
      </w:r>
      <w:r w:rsidRPr="002D1E6F">
        <w:t>: The live weight in kg from official data.</w:t>
      </w:r>
    </w:p>
    <w:p w14:paraId="4B74C263" w14:textId="77777777" w:rsidR="008B51C2" w:rsidRPr="002D1E6F" w:rsidRDefault="008B51C2" w:rsidP="008B51C2">
      <w:pPr>
        <w:pStyle w:val="ListParagraph"/>
        <w:numPr>
          <w:ilvl w:val="0"/>
          <w:numId w:val="33"/>
        </w:numPr>
        <w:jc w:val="both"/>
      </w:pPr>
      <w:r w:rsidRPr="002D1E6F">
        <w:rPr>
          <w:i/>
        </w:rPr>
        <w:lastRenderedPageBreak/>
        <w:t>Scientific weight</w:t>
      </w:r>
      <w:r w:rsidRPr="002D1E6F">
        <w:t>: Live weight in kg which might include scientific estimates. This can be the same as the official weight.</w:t>
      </w:r>
    </w:p>
    <w:p w14:paraId="59522A8D" w14:textId="77777777" w:rsidR="008B51C2" w:rsidRPr="002D1E6F" w:rsidRDefault="008B51C2" w:rsidP="008B51C2">
      <w:pPr>
        <w:pStyle w:val="ListParagraph"/>
        <w:numPr>
          <w:ilvl w:val="0"/>
          <w:numId w:val="33"/>
        </w:numPr>
        <w:jc w:val="both"/>
      </w:pPr>
      <w:r w:rsidRPr="002D1E6F">
        <w:rPr>
          <w:i/>
        </w:rPr>
        <w:t>Explain difference</w:t>
      </w:r>
      <w:r w:rsidRPr="002D1E6F">
        <w:t xml:space="preserve">: If there is a difference between the official weight and the scientific weight, it should be explained in this field. The field can be set to “Sample data” if sampling data are used to correct the official weights, “Unallocated catches” if there is knowledge about unallocated catches, “Area misreporting” if e.g. VMS data indicates fishing in another area than officially reported or “Correction for overweight in boxes” if sampling data indicates overweight in boxes. </w:t>
      </w:r>
    </w:p>
    <w:p w14:paraId="40375437" w14:textId="77777777" w:rsidR="008B51C2" w:rsidRPr="002D1E6F" w:rsidRDefault="008B51C2" w:rsidP="008B51C2">
      <w:pPr>
        <w:pStyle w:val="ListParagraph"/>
        <w:numPr>
          <w:ilvl w:val="0"/>
          <w:numId w:val="33"/>
        </w:numPr>
        <w:jc w:val="both"/>
      </w:pPr>
      <w:r w:rsidRPr="002D1E6F">
        <w:rPr>
          <w:i/>
        </w:rPr>
        <w:t>Total landings value</w:t>
      </w:r>
      <w:r w:rsidRPr="002D1E6F">
        <w:t xml:space="preserve">: Sales value in Euro of the field official weight 'CLofficialWeight'. If nessesary the estimated value can be reported. Please report the data source in the field 'CLdataSourceOfScientificWeight'. If logbook registered discards, put NA.. </w:t>
      </w:r>
    </w:p>
    <w:p w14:paraId="25A69886" w14:textId="77777777" w:rsidR="008B51C2" w:rsidRPr="002D1E6F" w:rsidRDefault="008B51C2" w:rsidP="008B51C2">
      <w:pPr>
        <w:jc w:val="both"/>
        <w:rPr>
          <w:b/>
        </w:rPr>
      </w:pPr>
      <w:r w:rsidRPr="002D1E6F">
        <w:rPr>
          <w:b/>
        </w:rPr>
        <w:t xml:space="preserve">Uncertainty indicators of estimated landings: </w:t>
      </w:r>
      <w:r w:rsidRPr="002D1E6F">
        <w:t>Where estimates are given, there should also be an uncertainty indicator, which has been made possible in the data format:</w:t>
      </w:r>
    </w:p>
    <w:p w14:paraId="03361EA8" w14:textId="77777777" w:rsidR="008B51C2" w:rsidRPr="002D1E6F" w:rsidRDefault="008B51C2" w:rsidP="008B51C2">
      <w:pPr>
        <w:pStyle w:val="ListParagraph"/>
        <w:numPr>
          <w:ilvl w:val="0"/>
          <w:numId w:val="34"/>
        </w:numPr>
        <w:jc w:val="both"/>
      </w:pPr>
      <w:r w:rsidRPr="002D1E6F">
        <w:rPr>
          <w:i/>
        </w:rPr>
        <w:t>Landings RSE</w:t>
      </w:r>
      <w:r w:rsidRPr="002D1E6F">
        <w:t>: The Relative Standard Error should be given if the weight of landings is estimated.  If official data are used, it should be set to NA.</w:t>
      </w:r>
    </w:p>
    <w:p w14:paraId="4E42BB91" w14:textId="77777777" w:rsidR="008B51C2" w:rsidRPr="002D1E6F" w:rsidRDefault="008B51C2" w:rsidP="008B51C2">
      <w:pPr>
        <w:pStyle w:val="ListParagraph"/>
        <w:numPr>
          <w:ilvl w:val="0"/>
          <w:numId w:val="34"/>
        </w:numPr>
        <w:jc w:val="both"/>
      </w:pPr>
      <w:r w:rsidRPr="002D1E6F">
        <w:rPr>
          <w:i/>
        </w:rPr>
        <w:t>Value RSE</w:t>
      </w:r>
      <w:r w:rsidRPr="002D1E6F">
        <w:t xml:space="preserve">: The Relative Standard Error should be given if the value of the landings is estimated. If official data are used, it should be set to NA. </w:t>
      </w:r>
    </w:p>
    <w:p w14:paraId="71228DC8" w14:textId="77777777" w:rsidR="008B51C2" w:rsidRPr="002D1E6F" w:rsidRDefault="008B51C2" w:rsidP="008B51C2">
      <w:pPr>
        <w:pStyle w:val="ListParagraph"/>
        <w:numPr>
          <w:ilvl w:val="0"/>
          <w:numId w:val="34"/>
        </w:numPr>
        <w:jc w:val="both"/>
      </w:pPr>
      <w:r w:rsidRPr="002D1E6F">
        <w:rPr>
          <w:i/>
        </w:rPr>
        <w:t>Qualitative bias</w:t>
      </w:r>
      <w:r w:rsidRPr="002D1E6F">
        <w:t xml:space="preserve">: If a quantitative RSE is not possible, a semi‐quantitative scale ranging from +++ (large overestimate) to −−− (large underestimate) can be used as in Hyder et al 2017. If the weight of landings is based on official data, use NA. </w:t>
      </w:r>
    </w:p>
    <w:p w14:paraId="55A615E9" w14:textId="6D8BBDEA" w:rsidR="008B51C2" w:rsidRPr="002D1E6F" w:rsidRDefault="008B51C2" w:rsidP="008B51C2">
      <w:pPr>
        <w:pStyle w:val="Heading3"/>
      </w:pPr>
      <w:bookmarkStart w:id="5" w:name="_Toc56083396"/>
      <w:r w:rsidRPr="002D1E6F">
        <w:t xml:space="preserve">Fields in </w:t>
      </w:r>
      <w:r w:rsidR="007935EA" w:rsidRPr="002D1E6F">
        <w:t>Commercial Effort (</w:t>
      </w:r>
      <w:r w:rsidRPr="002D1E6F">
        <w:t>CE</w:t>
      </w:r>
      <w:r w:rsidR="007935EA" w:rsidRPr="002D1E6F">
        <w:t>)</w:t>
      </w:r>
      <w:r w:rsidRPr="002D1E6F">
        <w:t xml:space="preserve"> data format</w:t>
      </w:r>
      <w:bookmarkEnd w:id="5"/>
    </w:p>
    <w:p w14:paraId="5FA366FB" w14:textId="77777777" w:rsidR="008B51C2" w:rsidRPr="002D1E6F" w:rsidRDefault="008B51C2" w:rsidP="008B51C2">
      <w:pPr>
        <w:rPr>
          <w:b/>
        </w:rPr>
      </w:pPr>
      <w:r w:rsidRPr="002D1E6F">
        <w:t>The data format has been updated from the RDB to follow recommendations on effort calculations from the 2</w:t>
      </w:r>
      <w:r w:rsidRPr="002D1E6F">
        <w:rPr>
          <w:vertAlign w:val="superscript"/>
        </w:rPr>
        <w:t>nd</w:t>
      </w:r>
      <w:r w:rsidRPr="002D1E6F">
        <w:t xml:space="preserve"> Workshop on Transversal Variables in Nicosia.</w:t>
      </w:r>
    </w:p>
    <w:p w14:paraId="1AB29523" w14:textId="77777777" w:rsidR="008B51C2" w:rsidRPr="002D1E6F" w:rsidRDefault="008B51C2" w:rsidP="008B51C2">
      <w:pPr>
        <w:rPr>
          <w:b/>
        </w:rPr>
      </w:pPr>
      <w:r w:rsidRPr="002D1E6F">
        <w:rPr>
          <w:b/>
        </w:rPr>
        <w:t>Data sources:</w:t>
      </w:r>
      <w:r w:rsidRPr="002D1E6F">
        <w:t xml:space="preserve"> In the dataset, it is possible to give both official and a scientific effort estimates. The scientific effort could be an estimate of the small-scale fishery based on sampling data, or it could be the official effort adjusted with e.g. VMS data. To make it transparent, it has been made possible to add information on data sources in the data format. Data should not be duplicated. The data sources are given in three fields: </w:t>
      </w:r>
    </w:p>
    <w:p w14:paraId="50100D0C" w14:textId="77777777" w:rsidR="008B51C2" w:rsidRPr="002D1E6F" w:rsidRDefault="008B51C2" w:rsidP="008B51C2">
      <w:pPr>
        <w:pStyle w:val="ListParagraph"/>
        <w:numPr>
          <w:ilvl w:val="0"/>
          <w:numId w:val="35"/>
        </w:numPr>
        <w:jc w:val="both"/>
      </w:pPr>
      <w:r w:rsidRPr="002D1E6F">
        <w:rPr>
          <w:i/>
        </w:rPr>
        <w:t>Data type for scientific effort</w:t>
      </w:r>
      <w:r w:rsidRPr="002D1E6F">
        <w:t xml:space="preserve">: To be able to distinguish if data are based on official data (e.g. logbooks, sales notes, declarative forms) or it is estimates based on sampling (this could be the case for small-scale fisheries), the data type can be set to either “Official” or “Estimate”. </w:t>
      </w:r>
    </w:p>
    <w:p w14:paraId="12D15B15" w14:textId="77777777" w:rsidR="008B51C2" w:rsidRPr="002D1E6F" w:rsidRDefault="008B51C2" w:rsidP="008B51C2">
      <w:pPr>
        <w:pStyle w:val="ListParagraph"/>
        <w:numPr>
          <w:ilvl w:val="0"/>
          <w:numId w:val="35"/>
        </w:numPr>
        <w:jc w:val="both"/>
      </w:pPr>
      <w:r w:rsidRPr="002D1E6F">
        <w:rPr>
          <w:i/>
        </w:rPr>
        <w:t>Data source of scientific effort</w:t>
      </w:r>
      <w:r w:rsidRPr="002D1E6F">
        <w:t xml:space="preserve">: The source of the data can be set to “Logbook”, “Sales notes”, “Other declarative forms”, “Combination of official data” or “Sampling data”. </w:t>
      </w:r>
    </w:p>
    <w:p w14:paraId="049FE051" w14:textId="77777777" w:rsidR="008B51C2" w:rsidRPr="002D1E6F" w:rsidRDefault="008B51C2" w:rsidP="008B51C2">
      <w:pPr>
        <w:pStyle w:val="ListParagraph"/>
        <w:numPr>
          <w:ilvl w:val="0"/>
          <w:numId w:val="35"/>
        </w:numPr>
        <w:jc w:val="both"/>
      </w:pPr>
      <w:r w:rsidRPr="002D1E6F">
        <w:rPr>
          <w:i/>
        </w:rPr>
        <w:t>Sampling scheme behind scientific effort</w:t>
      </w:r>
      <w:r w:rsidRPr="002D1E6F">
        <w:t xml:space="preserve">: If sampling data are used to estimate the scientific effort, it should preferable be specified from the </w:t>
      </w:r>
      <w:r w:rsidRPr="002D1E6F">
        <w:rPr>
          <w:i/>
        </w:rPr>
        <w:t>Sampling scheme</w:t>
      </w:r>
      <w:r w:rsidRPr="002D1E6F">
        <w:t xml:space="preserve">. The national options of sampling from the </w:t>
      </w:r>
      <w:r w:rsidRPr="002D1E6F">
        <w:rPr>
          <w:i/>
        </w:rPr>
        <w:t xml:space="preserve">Sampling scheme </w:t>
      </w:r>
      <w:r w:rsidRPr="002D1E6F">
        <w:t>are maintained in a code list in the RDBES.</w:t>
      </w:r>
    </w:p>
    <w:p w14:paraId="046D32EF" w14:textId="77777777" w:rsidR="008B51C2" w:rsidRPr="002D1E6F" w:rsidRDefault="008B51C2" w:rsidP="008B51C2">
      <w:r w:rsidRPr="002D1E6F">
        <w:rPr>
          <w:b/>
        </w:rPr>
        <w:t>Number of trips</w:t>
      </w:r>
      <w:r w:rsidRPr="002D1E6F">
        <w:t xml:space="preserve">: A trip is defined as the period between a vessel departs from a port (or factory ship) and arrives at a port (or factory ship). In the case of small-scale fisheries, one landing can equal one day at sea. The number of trips are reported as both: </w:t>
      </w:r>
    </w:p>
    <w:p w14:paraId="6C47B471" w14:textId="77777777" w:rsidR="008B51C2" w:rsidRPr="002D1E6F" w:rsidRDefault="008B51C2" w:rsidP="008B51C2">
      <w:pPr>
        <w:pStyle w:val="ListParagraph"/>
        <w:numPr>
          <w:ilvl w:val="0"/>
          <w:numId w:val="36"/>
        </w:numPr>
      </w:pPr>
      <w:r w:rsidRPr="002D1E6F">
        <w:t>Number of fraction trips: If a trip covers more than one aggregation level of the primary key, it should be split up to the primary key according to effort, following the principles agreed on the 2</w:t>
      </w:r>
      <w:r w:rsidRPr="002D1E6F">
        <w:rPr>
          <w:vertAlign w:val="superscript"/>
        </w:rPr>
        <w:t>nd</w:t>
      </w:r>
      <w:r w:rsidRPr="002D1E6F">
        <w:t xml:space="preserve"> Workshop on Transversal Variables on splitting up days at sea. This field makes it possible to split the effort in the areas where there was fished. </w:t>
      </w:r>
    </w:p>
    <w:p w14:paraId="15E2470B" w14:textId="77777777" w:rsidR="008B51C2" w:rsidRPr="002D1E6F" w:rsidRDefault="008B51C2" w:rsidP="008B51C2">
      <w:pPr>
        <w:pStyle w:val="ListParagraph"/>
        <w:numPr>
          <w:ilvl w:val="0"/>
          <w:numId w:val="36"/>
        </w:numPr>
      </w:pPr>
      <w:r w:rsidRPr="002D1E6F">
        <w:lastRenderedPageBreak/>
        <w:t>Number of dominant trips: The trip is assigned to the dominant aggregation within the primary key (month, métier, ICES rectangle etc.) within the trip. This field will ensure one trip only contribute with 1 to the number of (dominant) trips.</w:t>
      </w:r>
    </w:p>
    <w:p w14:paraId="24CC2B5E" w14:textId="77777777" w:rsidR="008B51C2" w:rsidRPr="002D1E6F" w:rsidRDefault="008B51C2" w:rsidP="008B51C2">
      <w:r w:rsidRPr="002D1E6F">
        <w:t xml:space="preserve">The two fields are complementary. The sum of each field should be the same when aggregated over all areas and time, it is just a way to split the effort. </w:t>
      </w:r>
    </w:p>
    <w:p w14:paraId="47A87BBB" w14:textId="77777777" w:rsidR="008B51C2" w:rsidRPr="002D1E6F" w:rsidRDefault="008B51C2" w:rsidP="008B51C2">
      <w:r w:rsidRPr="002D1E6F">
        <w:t>A simple illustrative example of these concepts is a 3-day fishing trip using the same active gear in two different statistical rectangles.  The total number of days at sea for this trip is 3, with 2 of those days having fishing activity taking place:</w:t>
      </w:r>
    </w:p>
    <w:p w14:paraId="259F92D2" w14:textId="77777777" w:rsidR="008B51C2" w:rsidRPr="002D1E6F" w:rsidRDefault="008B51C2" w:rsidP="008B51C2">
      <w:pPr>
        <w:pStyle w:val="Caption"/>
        <w:keepNext/>
      </w:pPr>
      <w:r w:rsidRPr="002D1E6F">
        <w:t xml:space="preserve">Table </w:t>
      </w:r>
      <w:fldSimple w:instr=" SEQ Table \* ARABIC ">
        <w:r w:rsidRPr="002D1E6F">
          <w:rPr>
            <w:noProof/>
          </w:rPr>
          <w:t>1</w:t>
        </w:r>
      </w:fldSimple>
      <w:r w:rsidRPr="002D1E6F">
        <w:t xml:space="preserve"> Fishing effort per day for a single trip</w:t>
      </w:r>
    </w:p>
    <w:tbl>
      <w:tblPr>
        <w:tblStyle w:val="TableGrid"/>
        <w:tblW w:w="0" w:type="auto"/>
        <w:tblLook w:val="04A0" w:firstRow="1" w:lastRow="0" w:firstColumn="1" w:lastColumn="0" w:noHBand="0" w:noVBand="1"/>
      </w:tblPr>
      <w:tblGrid>
        <w:gridCol w:w="568"/>
        <w:gridCol w:w="862"/>
        <w:gridCol w:w="1115"/>
        <w:gridCol w:w="2395"/>
        <w:gridCol w:w="2395"/>
      </w:tblGrid>
      <w:tr w:rsidR="008B51C2" w:rsidRPr="002D1E6F" w14:paraId="6AF3B21F" w14:textId="77777777" w:rsidTr="001473AA">
        <w:tc>
          <w:tcPr>
            <w:tcW w:w="557" w:type="dxa"/>
          </w:tcPr>
          <w:p w14:paraId="75D04C9D" w14:textId="77777777" w:rsidR="008B51C2" w:rsidRPr="002D1E6F" w:rsidRDefault="008B51C2" w:rsidP="001473AA">
            <w:pPr>
              <w:rPr>
                <w:b/>
              </w:rPr>
            </w:pPr>
            <w:r w:rsidRPr="002D1E6F">
              <w:rPr>
                <w:b/>
              </w:rPr>
              <w:t>Day</w:t>
            </w:r>
          </w:p>
        </w:tc>
        <w:tc>
          <w:tcPr>
            <w:tcW w:w="862" w:type="dxa"/>
          </w:tcPr>
          <w:p w14:paraId="53182A6E" w14:textId="77777777" w:rsidR="008B51C2" w:rsidRPr="002D1E6F" w:rsidRDefault="008B51C2" w:rsidP="001473AA">
            <w:pPr>
              <w:rPr>
                <w:b/>
              </w:rPr>
            </w:pPr>
            <w:r w:rsidRPr="002D1E6F">
              <w:rPr>
                <w:b/>
              </w:rPr>
              <w:t>Area</w:t>
            </w:r>
          </w:p>
        </w:tc>
        <w:tc>
          <w:tcPr>
            <w:tcW w:w="1097" w:type="dxa"/>
          </w:tcPr>
          <w:p w14:paraId="6120A07D" w14:textId="77777777" w:rsidR="008B51C2" w:rsidRPr="002D1E6F" w:rsidRDefault="008B51C2" w:rsidP="001473AA">
            <w:pPr>
              <w:rPr>
                <w:b/>
              </w:rPr>
            </w:pPr>
            <w:r w:rsidRPr="002D1E6F">
              <w:rPr>
                <w:b/>
              </w:rPr>
              <w:t>Rectangle</w:t>
            </w:r>
          </w:p>
        </w:tc>
        <w:tc>
          <w:tcPr>
            <w:tcW w:w="2395" w:type="dxa"/>
          </w:tcPr>
          <w:p w14:paraId="3BB9D625" w14:textId="77777777" w:rsidR="008B51C2" w:rsidRPr="002D1E6F" w:rsidRDefault="008B51C2" w:rsidP="001473AA">
            <w:pPr>
              <w:rPr>
                <w:b/>
              </w:rPr>
            </w:pPr>
            <w:r w:rsidRPr="002D1E6F">
              <w:rPr>
                <w:b/>
              </w:rPr>
              <w:t>Metier</w:t>
            </w:r>
          </w:p>
        </w:tc>
        <w:tc>
          <w:tcPr>
            <w:tcW w:w="2395" w:type="dxa"/>
          </w:tcPr>
          <w:p w14:paraId="63591125" w14:textId="77777777" w:rsidR="008B51C2" w:rsidRPr="002D1E6F" w:rsidRDefault="008B51C2" w:rsidP="001473AA">
            <w:pPr>
              <w:rPr>
                <w:b/>
              </w:rPr>
            </w:pPr>
            <w:r w:rsidRPr="002D1E6F">
              <w:rPr>
                <w:b/>
              </w:rPr>
              <w:t>Fishing Time (hours)</w:t>
            </w:r>
          </w:p>
        </w:tc>
      </w:tr>
      <w:tr w:rsidR="008B51C2" w:rsidRPr="002D1E6F" w14:paraId="3FF2AA4A" w14:textId="77777777" w:rsidTr="001473AA">
        <w:tc>
          <w:tcPr>
            <w:tcW w:w="557" w:type="dxa"/>
          </w:tcPr>
          <w:p w14:paraId="22054EDE" w14:textId="77777777" w:rsidR="008B51C2" w:rsidRPr="002D1E6F" w:rsidRDefault="008B51C2" w:rsidP="001473AA">
            <w:r w:rsidRPr="002D1E6F">
              <w:t>1</w:t>
            </w:r>
          </w:p>
        </w:tc>
        <w:tc>
          <w:tcPr>
            <w:tcW w:w="862" w:type="dxa"/>
          </w:tcPr>
          <w:p w14:paraId="40AF5B03" w14:textId="77777777" w:rsidR="008B51C2" w:rsidRPr="002D1E6F" w:rsidRDefault="008B51C2" w:rsidP="001473AA">
            <w:r w:rsidRPr="002D1E6F">
              <w:t>27.7.g</w:t>
            </w:r>
          </w:p>
        </w:tc>
        <w:tc>
          <w:tcPr>
            <w:tcW w:w="1097" w:type="dxa"/>
          </w:tcPr>
          <w:p w14:paraId="22435D0E" w14:textId="77777777" w:rsidR="008B51C2" w:rsidRPr="002D1E6F" w:rsidRDefault="008B51C2" w:rsidP="001473AA">
            <w:r w:rsidRPr="002D1E6F">
              <w:t>32E2</w:t>
            </w:r>
          </w:p>
        </w:tc>
        <w:tc>
          <w:tcPr>
            <w:tcW w:w="2395" w:type="dxa"/>
          </w:tcPr>
          <w:p w14:paraId="0D55A932" w14:textId="77777777" w:rsidR="008B51C2" w:rsidRPr="002D1E6F" w:rsidRDefault="008B51C2" w:rsidP="001473AA">
            <w:r w:rsidRPr="002D1E6F">
              <w:t>OTB_DEF_70-99_0_0</w:t>
            </w:r>
          </w:p>
        </w:tc>
        <w:tc>
          <w:tcPr>
            <w:tcW w:w="2395" w:type="dxa"/>
          </w:tcPr>
          <w:p w14:paraId="2A48A51A" w14:textId="77777777" w:rsidR="008B51C2" w:rsidRPr="002D1E6F" w:rsidRDefault="008B51C2" w:rsidP="001473AA">
            <w:r w:rsidRPr="002D1E6F">
              <w:t>5</w:t>
            </w:r>
          </w:p>
        </w:tc>
      </w:tr>
      <w:tr w:rsidR="008B51C2" w:rsidRPr="002D1E6F" w14:paraId="6532832A" w14:textId="77777777" w:rsidTr="001473AA">
        <w:tc>
          <w:tcPr>
            <w:tcW w:w="557" w:type="dxa"/>
          </w:tcPr>
          <w:p w14:paraId="5B7BBC89" w14:textId="77777777" w:rsidR="008B51C2" w:rsidRPr="002D1E6F" w:rsidRDefault="008B51C2" w:rsidP="001473AA">
            <w:r w:rsidRPr="002D1E6F">
              <w:t>2</w:t>
            </w:r>
          </w:p>
        </w:tc>
        <w:tc>
          <w:tcPr>
            <w:tcW w:w="862" w:type="dxa"/>
          </w:tcPr>
          <w:p w14:paraId="34FCC3F0" w14:textId="77777777" w:rsidR="008B51C2" w:rsidRPr="002D1E6F" w:rsidRDefault="008B51C2" w:rsidP="001473AA">
            <w:r w:rsidRPr="002D1E6F">
              <w:t>27.7.g</w:t>
            </w:r>
          </w:p>
        </w:tc>
        <w:tc>
          <w:tcPr>
            <w:tcW w:w="1097" w:type="dxa"/>
          </w:tcPr>
          <w:p w14:paraId="5FF5A4CE" w14:textId="77777777" w:rsidR="008B51C2" w:rsidRPr="002D1E6F" w:rsidRDefault="008B51C2" w:rsidP="001473AA">
            <w:r w:rsidRPr="002D1E6F">
              <w:t>32E2</w:t>
            </w:r>
          </w:p>
        </w:tc>
        <w:tc>
          <w:tcPr>
            <w:tcW w:w="2395" w:type="dxa"/>
          </w:tcPr>
          <w:p w14:paraId="6DC04BC6" w14:textId="77777777" w:rsidR="008B51C2" w:rsidRPr="002D1E6F" w:rsidRDefault="008B51C2" w:rsidP="001473AA">
            <w:r w:rsidRPr="002D1E6F">
              <w:t>OTB_DEF_70-99_0_0</w:t>
            </w:r>
          </w:p>
        </w:tc>
        <w:tc>
          <w:tcPr>
            <w:tcW w:w="2395" w:type="dxa"/>
          </w:tcPr>
          <w:p w14:paraId="0527DC13" w14:textId="77777777" w:rsidR="008B51C2" w:rsidRPr="002D1E6F" w:rsidRDefault="008B51C2" w:rsidP="001473AA">
            <w:r w:rsidRPr="002D1E6F">
              <w:t>2</w:t>
            </w:r>
          </w:p>
        </w:tc>
      </w:tr>
      <w:tr w:rsidR="008B51C2" w:rsidRPr="002D1E6F" w14:paraId="21A0AFF6" w14:textId="77777777" w:rsidTr="001473AA">
        <w:tc>
          <w:tcPr>
            <w:tcW w:w="557" w:type="dxa"/>
          </w:tcPr>
          <w:p w14:paraId="5DDEE049" w14:textId="77777777" w:rsidR="008B51C2" w:rsidRPr="002D1E6F" w:rsidRDefault="008B51C2" w:rsidP="001473AA">
            <w:r w:rsidRPr="002D1E6F">
              <w:t>2</w:t>
            </w:r>
          </w:p>
        </w:tc>
        <w:tc>
          <w:tcPr>
            <w:tcW w:w="862" w:type="dxa"/>
          </w:tcPr>
          <w:p w14:paraId="4A4F3E4A" w14:textId="77777777" w:rsidR="008B51C2" w:rsidRPr="002D1E6F" w:rsidRDefault="008B51C2" w:rsidP="001473AA">
            <w:r w:rsidRPr="002D1E6F">
              <w:t>27.7.g</w:t>
            </w:r>
          </w:p>
        </w:tc>
        <w:tc>
          <w:tcPr>
            <w:tcW w:w="1097" w:type="dxa"/>
          </w:tcPr>
          <w:p w14:paraId="5D157AB1" w14:textId="77777777" w:rsidR="008B51C2" w:rsidRPr="002D1E6F" w:rsidRDefault="008B51C2" w:rsidP="001473AA">
            <w:r w:rsidRPr="002D1E6F">
              <w:t>31E3</w:t>
            </w:r>
          </w:p>
        </w:tc>
        <w:tc>
          <w:tcPr>
            <w:tcW w:w="2395" w:type="dxa"/>
          </w:tcPr>
          <w:p w14:paraId="1C10C207" w14:textId="77777777" w:rsidR="008B51C2" w:rsidRPr="002D1E6F" w:rsidRDefault="008B51C2" w:rsidP="001473AA">
            <w:r w:rsidRPr="002D1E6F">
              <w:t>OTB_DEF_70-99_0_0</w:t>
            </w:r>
          </w:p>
        </w:tc>
        <w:tc>
          <w:tcPr>
            <w:tcW w:w="2395" w:type="dxa"/>
          </w:tcPr>
          <w:p w14:paraId="49F04555" w14:textId="77777777" w:rsidR="008B51C2" w:rsidRPr="002D1E6F" w:rsidRDefault="008B51C2" w:rsidP="001473AA">
            <w:r w:rsidRPr="002D1E6F">
              <w:t>3.5</w:t>
            </w:r>
          </w:p>
        </w:tc>
      </w:tr>
      <w:tr w:rsidR="008B51C2" w:rsidRPr="002D1E6F" w14:paraId="48CAB87F" w14:textId="77777777" w:rsidTr="001473AA">
        <w:tc>
          <w:tcPr>
            <w:tcW w:w="557" w:type="dxa"/>
          </w:tcPr>
          <w:p w14:paraId="2C8B414B" w14:textId="77777777" w:rsidR="008B51C2" w:rsidRPr="002D1E6F" w:rsidRDefault="008B51C2" w:rsidP="001473AA">
            <w:r w:rsidRPr="002D1E6F">
              <w:t>3</w:t>
            </w:r>
          </w:p>
        </w:tc>
        <w:tc>
          <w:tcPr>
            <w:tcW w:w="6749" w:type="dxa"/>
            <w:gridSpan w:val="4"/>
          </w:tcPr>
          <w:p w14:paraId="75549450" w14:textId="77777777" w:rsidR="008B51C2" w:rsidRPr="002D1E6F" w:rsidRDefault="008B51C2" w:rsidP="001473AA">
            <w:r w:rsidRPr="002D1E6F">
              <w:t>No fishing activity</w:t>
            </w:r>
          </w:p>
        </w:tc>
      </w:tr>
    </w:tbl>
    <w:p w14:paraId="2414CEA8" w14:textId="77777777" w:rsidR="008B51C2" w:rsidRPr="002D1E6F" w:rsidRDefault="008B51C2" w:rsidP="008B51C2"/>
    <w:p w14:paraId="4D48D9CC" w14:textId="77777777" w:rsidR="008B51C2" w:rsidRPr="002D1E6F" w:rsidRDefault="008B51C2" w:rsidP="008B51C2">
      <w:r w:rsidRPr="002D1E6F">
        <w:t>We calculate the values for Days at Sea and Fishing Days for each fishing date according to the principles in Annex 5 of “Report on the 2nd workshop on transversal variables”.  In the following tables FD stands for Fishing Date, whilst GA stands for GearArea, in line with the transversal report.</w:t>
      </w:r>
    </w:p>
    <w:p w14:paraId="7ED84DFB" w14:textId="77777777" w:rsidR="008B51C2" w:rsidRPr="002D1E6F" w:rsidRDefault="008B51C2" w:rsidP="008B51C2">
      <w:r w:rsidRPr="002D1E6F">
        <w:t>First the Days at Sea are calculated for each fishing date (remembering the trip has a total of 3 days at sea):</w:t>
      </w:r>
    </w:p>
    <w:p w14:paraId="4B34A572" w14:textId="77777777" w:rsidR="008B51C2" w:rsidRPr="002D1E6F" w:rsidRDefault="008B51C2" w:rsidP="008B51C2">
      <w:pPr>
        <w:pStyle w:val="Caption"/>
        <w:keepNext/>
      </w:pPr>
      <w:r w:rsidRPr="002D1E6F">
        <w:t xml:space="preserve">Table </w:t>
      </w:r>
      <w:fldSimple w:instr=" SEQ Table \* ARABIC ">
        <w:r w:rsidRPr="002D1E6F">
          <w:rPr>
            <w:noProof/>
          </w:rPr>
          <w:t>2</w:t>
        </w:r>
      </w:fldSimple>
      <w:r w:rsidRPr="002D1E6F">
        <w:t xml:space="preserve"> Days at sea calculation</w:t>
      </w:r>
    </w:p>
    <w:tbl>
      <w:tblPr>
        <w:tblStyle w:val="TableGrid"/>
        <w:tblW w:w="0" w:type="auto"/>
        <w:tblLook w:val="04A0" w:firstRow="1" w:lastRow="0" w:firstColumn="1" w:lastColumn="0" w:noHBand="0" w:noVBand="1"/>
      </w:tblPr>
      <w:tblGrid>
        <w:gridCol w:w="568"/>
        <w:gridCol w:w="891"/>
        <w:gridCol w:w="1115"/>
        <w:gridCol w:w="1442"/>
        <w:gridCol w:w="941"/>
        <w:gridCol w:w="1248"/>
        <w:gridCol w:w="923"/>
        <w:gridCol w:w="1162"/>
        <w:gridCol w:w="656"/>
      </w:tblGrid>
      <w:tr w:rsidR="008B51C2" w:rsidRPr="002D1E6F" w14:paraId="722294D4" w14:textId="77777777" w:rsidTr="001473AA">
        <w:trPr>
          <w:trHeight w:val="995"/>
        </w:trPr>
        <w:tc>
          <w:tcPr>
            <w:tcW w:w="568" w:type="dxa"/>
            <w:hideMark/>
          </w:tcPr>
          <w:p w14:paraId="3DBBEBA5" w14:textId="77777777" w:rsidR="008B51C2" w:rsidRPr="002D1E6F" w:rsidRDefault="008B51C2" w:rsidP="001473AA">
            <w:pPr>
              <w:rPr>
                <w:b/>
              </w:rPr>
            </w:pPr>
            <w:r w:rsidRPr="002D1E6F">
              <w:rPr>
                <w:b/>
              </w:rPr>
              <w:t>Day</w:t>
            </w:r>
          </w:p>
        </w:tc>
        <w:tc>
          <w:tcPr>
            <w:tcW w:w="891" w:type="dxa"/>
            <w:hideMark/>
          </w:tcPr>
          <w:p w14:paraId="6D4BDBA0" w14:textId="77777777" w:rsidR="008B51C2" w:rsidRPr="002D1E6F" w:rsidRDefault="008B51C2" w:rsidP="001473AA">
            <w:pPr>
              <w:rPr>
                <w:b/>
              </w:rPr>
            </w:pPr>
            <w:r w:rsidRPr="002D1E6F">
              <w:rPr>
                <w:b/>
              </w:rPr>
              <w:t>Area</w:t>
            </w:r>
          </w:p>
        </w:tc>
        <w:tc>
          <w:tcPr>
            <w:tcW w:w="1115" w:type="dxa"/>
            <w:hideMark/>
          </w:tcPr>
          <w:p w14:paraId="12357C4B" w14:textId="77777777" w:rsidR="008B51C2" w:rsidRPr="002D1E6F" w:rsidRDefault="008B51C2" w:rsidP="001473AA">
            <w:pPr>
              <w:rPr>
                <w:b/>
              </w:rPr>
            </w:pPr>
            <w:r w:rsidRPr="002D1E6F">
              <w:rPr>
                <w:b/>
              </w:rPr>
              <w:t>Rectangle</w:t>
            </w:r>
          </w:p>
        </w:tc>
        <w:tc>
          <w:tcPr>
            <w:tcW w:w="1442" w:type="dxa"/>
            <w:hideMark/>
          </w:tcPr>
          <w:p w14:paraId="28EE03C4" w14:textId="77777777" w:rsidR="008B51C2" w:rsidRPr="002D1E6F" w:rsidRDefault="008B51C2" w:rsidP="001473AA">
            <w:pPr>
              <w:rPr>
                <w:b/>
              </w:rPr>
            </w:pPr>
            <w:r w:rsidRPr="002D1E6F">
              <w:rPr>
                <w:b/>
              </w:rPr>
              <w:t>Metier</w:t>
            </w:r>
          </w:p>
        </w:tc>
        <w:tc>
          <w:tcPr>
            <w:tcW w:w="941" w:type="dxa"/>
            <w:hideMark/>
          </w:tcPr>
          <w:p w14:paraId="4E134AB9" w14:textId="77777777" w:rsidR="008B51C2" w:rsidRPr="002D1E6F" w:rsidRDefault="008B51C2" w:rsidP="001473AA">
            <w:pPr>
              <w:rPr>
                <w:b/>
              </w:rPr>
            </w:pPr>
            <w:r w:rsidRPr="002D1E6F">
              <w:rPr>
                <w:b/>
              </w:rPr>
              <w:t>FDprop</w:t>
            </w:r>
          </w:p>
        </w:tc>
        <w:tc>
          <w:tcPr>
            <w:tcW w:w="1248" w:type="dxa"/>
            <w:hideMark/>
          </w:tcPr>
          <w:p w14:paraId="552670D9" w14:textId="77777777" w:rsidR="008B51C2" w:rsidRPr="002D1E6F" w:rsidRDefault="008B51C2" w:rsidP="001473AA">
            <w:pPr>
              <w:rPr>
                <w:b/>
              </w:rPr>
            </w:pPr>
            <w:r w:rsidRPr="002D1E6F">
              <w:rPr>
                <w:b/>
              </w:rPr>
              <w:t>Number of GAs on that date</w:t>
            </w:r>
          </w:p>
        </w:tc>
        <w:tc>
          <w:tcPr>
            <w:tcW w:w="923" w:type="dxa"/>
            <w:hideMark/>
          </w:tcPr>
          <w:p w14:paraId="3EC42646" w14:textId="77777777" w:rsidR="008B51C2" w:rsidRPr="002D1E6F" w:rsidRDefault="008B51C2" w:rsidP="001473AA">
            <w:pPr>
              <w:rPr>
                <w:b/>
              </w:rPr>
            </w:pPr>
            <w:r w:rsidRPr="002D1E6F">
              <w:rPr>
                <w:b/>
              </w:rPr>
              <w:t>GAprop</w:t>
            </w:r>
          </w:p>
        </w:tc>
        <w:tc>
          <w:tcPr>
            <w:tcW w:w="1162" w:type="dxa"/>
            <w:hideMark/>
          </w:tcPr>
          <w:p w14:paraId="05FD256C" w14:textId="77777777" w:rsidR="008B51C2" w:rsidRPr="002D1E6F" w:rsidRDefault="008B51C2" w:rsidP="001473AA">
            <w:pPr>
              <w:rPr>
                <w:b/>
              </w:rPr>
            </w:pPr>
            <w:r w:rsidRPr="002D1E6F">
              <w:rPr>
                <w:b/>
              </w:rPr>
              <w:t>GAFDprop</w:t>
            </w:r>
          </w:p>
        </w:tc>
        <w:tc>
          <w:tcPr>
            <w:tcW w:w="656" w:type="dxa"/>
            <w:hideMark/>
          </w:tcPr>
          <w:p w14:paraId="5B91597A" w14:textId="77777777" w:rsidR="008B51C2" w:rsidRPr="002D1E6F" w:rsidRDefault="008B51C2" w:rsidP="001473AA">
            <w:pPr>
              <w:rPr>
                <w:b/>
              </w:rPr>
            </w:pPr>
            <w:r w:rsidRPr="002D1E6F">
              <w:rPr>
                <w:b/>
              </w:rPr>
              <w:t>Days at Sea</w:t>
            </w:r>
          </w:p>
        </w:tc>
      </w:tr>
      <w:tr w:rsidR="008B51C2" w:rsidRPr="002D1E6F" w14:paraId="47618FAE" w14:textId="77777777" w:rsidTr="001473AA">
        <w:trPr>
          <w:trHeight w:val="615"/>
        </w:trPr>
        <w:tc>
          <w:tcPr>
            <w:tcW w:w="568" w:type="dxa"/>
            <w:hideMark/>
          </w:tcPr>
          <w:p w14:paraId="33B47E5B" w14:textId="77777777" w:rsidR="008B51C2" w:rsidRPr="002D1E6F" w:rsidRDefault="008B51C2" w:rsidP="001473AA">
            <w:r w:rsidRPr="002D1E6F">
              <w:t>1</w:t>
            </w:r>
          </w:p>
        </w:tc>
        <w:tc>
          <w:tcPr>
            <w:tcW w:w="891" w:type="dxa"/>
            <w:hideMark/>
          </w:tcPr>
          <w:p w14:paraId="2E602DEB" w14:textId="77777777" w:rsidR="008B51C2" w:rsidRPr="002D1E6F" w:rsidRDefault="008B51C2" w:rsidP="001473AA">
            <w:r w:rsidRPr="002D1E6F">
              <w:t>27.7.g</w:t>
            </w:r>
          </w:p>
        </w:tc>
        <w:tc>
          <w:tcPr>
            <w:tcW w:w="1115" w:type="dxa"/>
            <w:hideMark/>
          </w:tcPr>
          <w:p w14:paraId="3ACE6770" w14:textId="77777777" w:rsidR="008B51C2" w:rsidRPr="002D1E6F" w:rsidRDefault="008B51C2" w:rsidP="001473AA">
            <w:r w:rsidRPr="002D1E6F">
              <w:t>32E2</w:t>
            </w:r>
          </w:p>
        </w:tc>
        <w:tc>
          <w:tcPr>
            <w:tcW w:w="1442" w:type="dxa"/>
            <w:hideMark/>
          </w:tcPr>
          <w:p w14:paraId="1B631014" w14:textId="77777777" w:rsidR="008B51C2" w:rsidRPr="002D1E6F" w:rsidRDefault="008B51C2" w:rsidP="001473AA">
            <w:r w:rsidRPr="002D1E6F">
              <w:t>OTB_DEF_70-99_0_0</w:t>
            </w:r>
          </w:p>
        </w:tc>
        <w:tc>
          <w:tcPr>
            <w:tcW w:w="941" w:type="dxa"/>
            <w:noWrap/>
            <w:hideMark/>
          </w:tcPr>
          <w:p w14:paraId="426C8151" w14:textId="77777777" w:rsidR="008B51C2" w:rsidRPr="002D1E6F" w:rsidRDefault="008B51C2" w:rsidP="001473AA">
            <w:r w:rsidRPr="002D1E6F">
              <w:t>0.5</w:t>
            </w:r>
          </w:p>
        </w:tc>
        <w:tc>
          <w:tcPr>
            <w:tcW w:w="1248" w:type="dxa"/>
            <w:noWrap/>
            <w:hideMark/>
          </w:tcPr>
          <w:p w14:paraId="57A9E727" w14:textId="77777777" w:rsidR="008B51C2" w:rsidRPr="002D1E6F" w:rsidRDefault="008B51C2" w:rsidP="001473AA">
            <w:r w:rsidRPr="002D1E6F">
              <w:t>1</w:t>
            </w:r>
          </w:p>
        </w:tc>
        <w:tc>
          <w:tcPr>
            <w:tcW w:w="923" w:type="dxa"/>
            <w:noWrap/>
            <w:hideMark/>
          </w:tcPr>
          <w:p w14:paraId="2C159E22" w14:textId="77777777" w:rsidR="008B51C2" w:rsidRPr="002D1E6F" w:rsidRDefault="008B51C2" w:rsidP="001473AA">
            <w:r w:rsidRPr="002D1E6F">
              <w:t>1</w:t>
            </w:r>
          </w:p>
        </w:tc>
        <w:tc>
          <w:tcPr>
            <w:tcW w:w="1162" w:type="dxa"/>
            <w:noWrap/>
            <w:hideMark/>
          </w:tcPr>
          <w:p w14:paraId="54604575" w14:textId="77777777" w:rsidR="008B51C2" w:rsidRPr="002D1E6F" w:rsidRDefault="008B51C2" w:rsidP="001473AA">
            <w:r w:rsidRPr="002D1E6F">
              <w:t>0.5</w:t>
            </w:r>
          </w:p>
        </w:tc>
        <w:tc>
          <w:tcPr>
            <w:tcW w:w="656" w:type="dxa"/>
            <w:noWrap/>
            <w:hideMark/>
          </w:tcPr>
          <w:p w14:paraId="0C5581CF" w14:textId="77777777" w:rsidR="008B51C2" w:rsidRPr="002D1E6F" w:rsidRDefault="008B51C2" w:rsidP="001473AA">
            <w:r w:rsidRPr="002D1E6F">
              <w:t>1.5</w:t>
            </w:r>
          </w:p>
        </w:tc>
      </w:tr>
      <w:tr w:rsidR="008B51C2" w:rsidRPr="002D1E6F" w14:paraId="0E69154E" w14:textId="77777777" w:rsidTr="001473AA">
        <w:trPr>
          <w:trHeight w:val="615"/>
        </w:trPr>
        <w:tc>
          <w:tcPr>
            <w:tcW w:w="568" w:type="dxa"/>
            <w:hideMark/>
          </w:tcPr>
          <w:p w14:paraId="04D1E9DF" w14:textId="77777777" w:rsidR="008B51C2" w:rsidRPr="002D1E6F" w:rsidRDefault="008B51C2" w:rsidP="001473AA">
            <w:r w:rsidRPr="002D1E6F">
              <w:t>2</w:t>
            </w:r>
          </w:p>
        </w:tc>
        <w:tc>
          <w:tcPr>
            <w:tcW w:w="891" w:type="dxa"/>
            <w:hideMark/>
          </w:tcPr>
          <w:p w14:paraId="0405B375" w14:textId="77777777" w:rsidR="008B51C2" w:rsidRPr="002D1E6F" w:rsidRDefault="008B51C2" w:rsidP="001473AA">
            <w:r w:rsidRPr="002D1E6F">
              <w:t>27.7.g</w:t>
            </w:r>
          </w:p>
        </w:tc>
        <w:tc>
          <w:tcPr>
            <w:tcW w:w="1115" w:type="dxa"/>
            <w:hideMark/>
          </w:tcPr>
          <w:p w14:paraId="69C23FC1" w14:textId="77777777" w:rsidR="008B51C2" w:rsidRPr="002D1E6F" w:rsidRDefault="008B51C2" w:rsidP="001473AA">
            <w:r w:rsidRPr="002D1E6F">
              <w:t>32E2</w:t>
            </w:r>
          </w:p>
        </w:tc>
        <w:tc>
          <w:tcPr>
            <w:tcW w:w="1442" w:type="dxa"/>
            <w:hideMark/>
          </w:tcPr>
          <w:p w14:paraId="5C14CE6A" w14:textId="77777777" w:rsidR="008B51C2" w:rsidRPr="002D1E6F" w:rsidRDefault="008B51C2" w:rsidP="001473AA">
            <w:r w:rsidRPr="002D1E6F">
              <w:t>OTB_DEF_70-99_0_0</w:t>
            </w:r>
          </w:p>
        </w:tc>
        <w:tc>
          <w:tcPr>
            <w:tcW w:w="941" w:type="dxa"/>
            <w:noWrap/>
            <w:hideMark/>
          </w:tcPr>
          <w:p w14:paraId="253FA9A7" w14:textId="77777777" w:rsidR="008B51C2" w:rsidRPr="002D1E6F" w:rsidRDefault="008B51C2" w:rsidP="001473AA">
            <w:r w:rsidRPr="002D1E6F">
              <w:t>0.5</w:t>
            </w:r>
          </w:p>
        </w:tc>
        <w:tc>
          <w:tcPr>
            <w:tcW w:w="1248" w:type="dxa"/>
            <w:noWrap/>
            <w:hideMark/>
          </w:tcPr>
          <w:p w14:paraId="165C29C9" w14:textId="77777777" w:rsidR="008B51C2" w:rsidRPr="002D1E6F" w:rsidRDefault="008B51C2" w:rsidP="001473AA">
            <w:r w:rsidRPr="002D1E6F">
              <w:t>2</w:t>
            </w:r>
          </w:p>
        </w:tc>
        <w:tc>
          <w:tcPr>
            <w:tcW w:w="923" w:type="dxa"/>
            <w:noWrap/>
            <w:hideMark/>
          </w:tcPr>
          <w:p w14:paraId="68BBCDBF" w14:textId="77777777" w:rsidR="008B51C2" w:rsidRPr="002D1E6F" w:rsidRDefault="008B51C2" w:rsidP="001473AA">
            <w:r w:rsidRPr="002D1E6F">
              <w:t>0.5</w:t>
            </w:r>
          </w:p>
        </w:tc>
        <w:tc>
          <w:tcPr>
            <w:tcW w:w="1162" w:type="dxa"/>
            <w:noWrap/>
            <w:hideMark/>
          </w:tcPr>
          <w:p w14:paraId="07D10E67" w14:textId="77777777" w:rsidR="008B51C2" w:rsidRPr="002D1E6F" w:rsidRDefault="008B51C2" w:rsidP="001473AA">
            <w:r w:rsidRPr="002D1E6F">
              <w:t>0.25</w:t>
            </w:r>
          </w:p>
        </w:tc>
        <w:tc>
          <w:tcPr>
            <w:tcW w:w="656" w:type="dxa"/>
            <w:noWrap/>
            <w:hideMark/>
          </w:tcPr>
          <w:p w14:paraId="7A223C1D" w14:textId="77777777" w:rsidR="008B51C2" w:rsidRPr="002D1E6F" w:rsidRDefault="008B51C2" w:rsidP="001473AA">
            <w:r w:rsidRPr="002D1E6F">
              <w:t>0.75</w:t>
            </w:r>
          </w:p>
        </w:tc>
      </w:tr>
      <w:tr w:rsidR="008B51C2" w:rsidRPr="002D1E6F" w14:paraId="05AB5A76" w14:textId="77777777" w:rsidTr="001473AA">
        <w:trPr>
          <w:trHeight w:val="615"/>
        </w:trPr>
        <w:tc>
          <w:tcPr>
            <w:tcW w:w="568" w:type="dxa"/>
            <w:hideMark/>
          </w:tcPr>
          <w:p w14:paraId="7063130C" w14:textId="77777777" w:rsidR="008B51C2" w:rsidRPr="002D1E6F" w:rsidRDefault="008B51C2" w:rsidP="001473AA">
            <w:r w:rsidRPr="002D1E6F">
              <w:t>2</w:t>
            </w:r>
          </w:p>
        </w:tc>
        <w:tc>
          <w:tcPr>
            <w:tcW w:w="891" w:type="dxa"/>
            <w:hideMark/>
          </w:tcPr>
          <w:p w14:paraId="23DE98AA" w14:textId="77777777" w:rsidR="008B51C2" w:rsidRPr="002D1E6F" w:rsidRDefault="008B51C2" w:rsidP="001473AA">
            <w:r w:rsidRPr="002D1E6F">
              <w:t>27.7.g</w:t>
            </w:r>
          </w:p>
        </w:tc>
        <w:tc>
          <w:tcPr>
            <w:tcW w:w="1115" w:type="dxa"/>
            <w:hideMark/>
          </w:tcPr>
          <w:p w14:paraId="2D937B6A" w14:textId="77777777" w:rsidR="008B51C2" w:rsidRPr="002D1E6F" w:rsidRDefault="008B51C2" w:rsidP="001473AA">
            <w:r w:rsidRPr="002D1E6F">
              <w:t>31E3</w:t>
            </w:r>
          </w:p>
        </w:tc>
        <w:tc>
          <w:tcPr>
            <w:tcW w:w="1442" w:type="dxa"/>
            <w:hideMark/>
          </w:tcPr>
          <w:p w14:paraId="0DF25A31" w14:textId="77777777" w:rsidR="008B51C2" w:rsidRPr="002D1E6F" w:rsidRDefault="008B51C2" w:rsidP="001473AA">
            <w:r w:rsidRPr="002D1E6F">
              <w:t>OTB_DEF_70-99_0_0</w:t>
            </w:r>
          </w:p>
        </w:tc>
        <w:tc>
          <w:tcPr>
            <w:tcW w:w="941" w:type="dxa"/>
            <w:noWrap/>
            <w:hideMark/>
          </w:tcPr>
          <w:p w14:paraId="257AC49F" w14:textId="77777777" w:rsidR="008B51C2" w:rsidRPr="002D1E6F" w:rsidRDefault="008B51C2" w:rsidP="001473AA">
            <w:r w:rsidRPr="002D1E6F">
              <w:t>0.5</w:t>
            </w:r>
          </w:p>
        </w:tc>
        <w:tc>
          <w:tcPr>
            <w:tcW w:w="1248" w:type="dxa"/>
            <w:noWrap/>
            <w:hideMark/>
          </w:tcPr>
          <w:p w14:paraId="71D5D1CA" w14:textId="77777777" w:rsidR="008B51C2" w:rsidRPr="002D1E6F" w:rsidRDefault="008B51C2" w:rsidP="001473AA">
            <w:r w:rsidRPr="002D1E6F">
              <w:t>2</w:t>
            </w:r>
          </w:p>
        </w:tc>
        <w:tc>
          <w:tcPr>
            <w:tcW w:w="923" w:type="dxa"/>
            <w:noWrap/>
            <w:hideMark/>
          </w:tcPr>
          <w:p w14:paraId="32DE1DE8" w14:textId="77777777" w:rsidR="008B51C2" w:rsidRPr="002D1E6F" w:rsidRDefault="008B51C2" w:rsidP="001473AA">
            <w:r w:rsidRPr="002D1E6F">
              <w:t>0.5</w:t>
            </w:r>
          </w:p>
        </w:tc>
        <w:tc>
          <w:tcPr>
            <w:tcW w:w="1162" w:type="dxa"/>
            <w:noWrap/>
            <w:hideMark/>
          </w:tcPr>
          <w:p w14:paraId="0E2E19F0" w14:textId="77777777" w:rsidR="008B51C2" w:rsidRPr="002D1E6F" w:rsidRDefault="008B51C2" w:rsidP="001473AA">
            <w:r w:rsidRPr="002D1E6F">
              <w:t>0.25</w:t>
            </w:r>
          </w:p>
        </w:tc>
        <w:tc>
          <w:tcPr>
            <w:tcW w:w="656" w:type="dxa"/>
            <w:noWrap/>
            <w:hideMark/>
          </w:tcPr>
          <w:p w14:paraId="19A5B8B3" w14:textId="77777777" w:rsidR="008B51C2" w:rsidRPr="002D1E6F" w:rsidRDefault="008B51C2" w:rsidP="001473AA">
            <w:r w:rsidRPr="002D1E6F">
              <w:t>0.75</w:t>
            </w:r>
          </w:p>
        </w:tc>
      </w:tr>
    </w:tbl>
    <w:p w14:paraId="19BA1385" w14:textId="77777777" w:rsidR="008B51C2" w:rsidRPr="002D1E6F" w:rsidRDefault="008B51C2" w:rsidP="008B51C2"/>
    <w:p w14:paraId="128BA711" w14:textId="77777777" w:rsidR="008B51C2" w:rsidRPr="002D1E6F" w:rsidRDefault="008B51C2" w:rsidP="008B51C2">
      <w:r w:rsidRPr="002D1E6F">
        <w:t>Then the Fishing Days are calculated (remembering we only have active gear used on this trip):</w:t>
      </w:r>
    </w:p>
    <w:p w14:paraId="1294F12C" w14:textId="77777777" w:rsidR="008B51C2" w:rsidRPr="002D1E6F" w:rsidRDefault="008B51C2" w:rsidP="008B51C2">
      <w:pPr>
        <w:pStyle w:val="Caption"/>
        <w:keepNext/>
      </w:pPr>
      <w:r w:rsidRPr="002D1E6F">
        <w:t xml:space="preserve">Table </w:t>
      </w:r>
      <w:fldSimple w:instr=" SEQ Table \* ARABIC ">
        <w:r w:rsidRPr="002D1E6F">
          <w:rPr>
            <w:noProof/>
          </w:rPr>
          <w:t>3</w:t>
        </w:r>
      </w:fldSimple>
      <w:r w:rsidRPr="002D1E6F">
        <w:t xml:space="preserve"> Fishing days calculation</w:t>
      </w:r>
    </w:p>
    <w:tbl>
      <w:tblPr>
        <w:tblStyle w:val="TableGrid"/>
        <w:tblW w:w="0" w:type="auto"/>
        <w:tblLayout w:type="fixed"/>
        <w:tblLook w:val="04A0" w:firstRow="1" w:lastRow="0" w:firstColumn="1" w:lastColumn="0" w:noHBand="0" w:noVBand="1"/>
      </w:tblPr>
      <w:tblGrid>
        <w:gridCol w:w="704"/>
        <w:gridCol w:w="992"/>
        <w:gridCol w:w="1134"/>
        <w:gridCol w:w="1418"/>
        <w:gridCol w:w="1417"/>
        <w:gridCol w:w="1134"/>
        <w:gridCol w:w="1134"/>
        <w:gridCol w:w="993"/>
      </w:tblGrid>
      <w:tr w:rsidR="008B51C2" w:rsidRPr="002D1E6F" w14:paraId="1D478D95" w14:textId="77777777" w:rsidTr="001473AA">
        <w:trPr>
          <w:trHeight w:val="959"/>
        </w:trPr>
        <w:tc>
          <w:tcPr>
            <w:tcW w:w="704" w:type="dxa"/>
            <w:hideMark/>
          </w:tcPr>
          <w:p w14:paraId="76F4EF16" w14:textId="77777777" w:rsidR="008B51C2" w:rsidRPr="002D1E6F" w:rsidRDefault="008B51C2" w:rsidP="001473AA">
            <w:pPr>
              <w:rPr>
                <w:b/>
              </w:rPr>
            </w:pPr>
            <w:r w:rsidRPr="002D1E6F">
              <w:rPr>
                <w:b/>
              </w:rPr>
              <w:t>Day</w:t>
            </w:r>
          </w:p>
        </w:tc>
        <w:tc>
          <w:tcPr>
            <w:tcW w:w="992" w:type="dxa"/>
            <w:hideMark/>
          </w:tcPr>
          <w:p w14:paraId="2D85117C" w14:textId="77777777" w:rsidR="008B51C2" w:rsidRPr="002D1E6F" w:rsidRDefault="008B51C2" w:rsidP="001473AA">
            <w:pPr>
              <w:rPr>
                <w:b/>
              </w:rPr>
            </w:pPr>
            <w:r w:rsidRPr="002D1E6F">
              <w:rPr>
                <w:b/>
              </w:rPr>
              <w:t>Area</w:t>
            </w:r>
          </w:p>
        </w:tc>
        <w:tc>
          <w:tcPr>
            <w:tcW w:w="1134" w:type="dxa"/>
            <w:hideMark/>
          </w:tcPr>
          <w:p w14:paraId="64FC8A80" w14:textId="77777777" w:rsidR="008B51C2" w:rsidRPr="002D1E6F" w:rsidRDefault="008B51C2" w:rsidP="001473AA">
            <w:pPr>
              <w:rPr>
                <w:b/>
              </w:rPr>
            </w:pPr>
            <w:r w:rsidRPr="002D1E6F">
              <w:rPr>
                <w:b/>
              </w:rPr>
              <w:t>Rectangle</w:t>
            </w:r>
          </w:p>
        </w:tc>
        <w:tc>
          <w:tcPr>
            <w:tcW w:w="1418" w:type="dxa"/>
            <w:hideMark/>
          </w:tcPr>
          <w:p w14:paraId="475A4324" w14:textId="77777777" w:rsidR="008B51C2" w:rsidRPr="002D1E6F" w:rsidRDefault="008B51C2" w:rsidP="001473AA">
            <w:pPr>
              <w:rPr>
                <w:b/>
              </w:rPr>
            </w:pPr>
            <w:r w:rsidRPr="002D1E6F">
              <w:rPr>
                <w:b/>
              </w:rPr>
              <w:t>Metier</w:t>
            </w:r>
          </w:p>
        </w:tc>
        <w:tc>
          <w:tcPr>
            <w:tcW w:w="1417" w:type="dxa"/>
            <w:hideMark/>
          </w:tcPr>
          <w:p w14:paraId="6CCE9278" w14:textId="77777777" w:rsidR="008B51C2" w:rsidRPr="002D1E6F" w:rsidRDefault="008B51C2" w:rsidP="001473AA">
            <w:pPr>
              <w:rPr>
                <w:b/>
              </w:rPr>
            </w:pPr>
            <w:r w:rsidRPr="002D1E6F">
              <w:rPr>
                <w:b/>
              </w:rPr>
              <w:t>Number of active GAs on that date</w:t>
            </w:r>
          </w:p>
        </w:tc>
        <w:tc>
          <w:tcPr>
            <w:tcW w:w="1134" w:type="dxa"/>
            <w:hideMark/>
          </w:tcPr>
          <w:p w14:paraId="4BD5EFFE" w14:textId="77777777" w:rsidR="008B51C2" w:rsidRPr="002D1E6F" w:rsidRDefault="008B51C2" w:rsidP="001473AA">
            <w:pPr>
              <w:rPr>
                <w:b/>
              </w:rPr>
            </w:pPr>
            <w:r w:rsidRPr="002D1E6F">
              <w:rPr>
                <w:b/>
              </w:rPr>
              <w:t>GAeffort (active)</w:t>
            </w:r>
          </w:p>
        </w:tc>
        <w:tc>
          <w:tcPr>
            <w:tcW w:w="1134" w:type="dxa"/>
            <w:hideMark/>
          </w:tcPr>
          <w:p w14:paraId="6964BA6A" w14:textId="77777777" w:rsidR="008B51C2" w:rsidRPr="002D1E6F" w:rsidRDefault="008B51C2" w:rsidP="001473AA">
            <w:pPr>
              <w:rPr>
                <w:b/>
              </w:rPr>
            </w:pPr>
            <w:r w:rsidRPr="002D1E6F">
              <w:rPr>
                <w:b/>
              </w:rPr>
              <w:t>GAeffort (passive)</w:t>
            </w:r>
          </w:p>
        </w:tc>
        <w:tc>
          <w:tcPr>
            <w:tcW w:w="993" w:type="dxa"/>
            <w:hideMark/>
          </w:tcPr>
          <w:p w14:paraId="585057DD" w14:textId="77777777" w:rsidR="008B51C2" w:rsidRPr="002D1E6F" w:rsidRDefault="008B51C2" w:rsidP="001473AA">
            <w:pPr>
              <w:rPr>
                <w:b/>
              </w:rPr>
            </w:pPr>
            <w:r w:rsidRPr="002D1E6F">
              <w:rPr>
                <w:b/>
              </w:rPr>
              <w:t>Fishing Days</w:t>
            </w:r>
          </w:p>
        </w:tc>
      </w:tr>
      <w:tr w:rsidR="008B51C2" w:rsidRPr="002D1E6F" w14:paraId="6643101E" w14:textId="77777777" w:rsidTr="001473AA">
        <w:trPr>
          <w:trHeight w:val="615"/>
        </w:trPr>
        <w:tc>
          <w:tcPr>
            <w:tcW w:w="704" w:type="dxa"/>
            <w:hideMark/>
          </w:tcPr>
          <w:p w14:paraId="5D0F4DDE" w14:textId="77777777" w:rsidR="008B51C2" w:rsidRPr="002D1E6F" w:rsidRDefault="008B51C2" w:rsidP="001473AA">
            <w:r w:rsidRPr="002D1E6F">
              <w:t>1</w:t>
            </w:r>
          </w:p>
        </w:tc>
        <w:tc>
          <w:tcPr>
            <w:tcW w:w="992" w:type="dxa"/>
            <w:hideMark/>
          </w:tcPr>
          <w:p w14:paraId="2F2B1517" w14:textId="77777777" w:rsidR="008B51C2" w:rsidRPr="002D1E6F" w:rsidRDefault="008B51C2" w:rsidP="001473AA">
            <w:r w:rsidRPr="002D1E6F">
              <w:t>27.7.g</w:t>
            </w:r>
          </w:p>
        </w:tc>
        <w:tc>
          <w:tcPr>
            <w:tcW w:w="1134" w:type="dxa"/>
            <w:hideMark/>
          </w:tcPr>
          <w:p w14:paraId="22D4EC39" w14:textId="77777777" w:rsidR="008B51C2" w:rsidRPr="002D1E6F" w:rsidRDefault="008B51C2" w:rsidP="001473AA">
            <w:r w:rsidRPr="002D1E6F">
              <w:t>32E2</w:t>
            </w:r>
          </w:p>
        </w:tc>
        <w:tc>
          <w:tcPr>
            <w:tcW w:w="1418" w:type="dxa"/>
            <w:hideMark/>
          </w:tcPr>
          <w:p w14:paraId="5D770A84" w14:textId="77777777" w:rsidR="008B51C2" w:rsidRPr="002D1E6F" w:rsidRDefault="008B51C2" w:rsidP="001473AA">
            <w:r w:rsidRPr="002D1E6F">
              <w:t>OTB_DEF_70-99_0_0</w:t>
            </w:r>
          </w:p>
        </w:tc>
        <w:tc>
          <w:tcPr>
            <w:tcW w:w="1417" w:type="dxa"/>
            <w:noWrap/>
            <w:hideMark/>
          </w:tcPr>
          <w:p w14:paraId="3ADB528E" w14:textId="77777777" w:rsidR="008B51C2" w:rsidRPr="002D1E6F" w:rsidRDefault="008B51C2" w:rsidP="001473AA">
            <w:r w:rsidRPr="002D1E6F">
              <w:t>1</w:t>
            </w:r>
          </w:p>
        </w:tc>
        <w:tc>
          <w:tcPr>
            <w:tcW w:w="1134" w:type="dxa"/>
            <w:noWrap/>
            <w:hideMark/>
          </w:tcPr>
          <w:p w14:paraId="0AFADAF2" w14:textId="77777777" w:rsidR="008B51C2" w:rsidRPr="002D1E6F" w:rsidRDefault="008B51C2" w:rsidP="001473AA">
            <w:r w:rsidRPr="002D1E6F">
              <w:t>1</w:t>
            </w:r>
          </w:p>
        </w:tc>
        <w:tc>
          <w:tcPr>
            <w:tcW w:w="1134" w:type="dxa"/>
            <w:noWrap/>
            <w:hideMark/>
          </w:tcPr>
          <w:p w14:paraId="54AE22B8" w14:textId="77777777" w:rsidR="008B51C2" w:rsidRPr="002D1E6F" w:rsidRDefault="008B51C2" w:rsidP="001473AA">
            <w:r w:rsidRPr="002D1E6F">
              <w:t>0</w:t>
            </w:r>
          </w:p>
        </w:tc>
        <w:tc>
          <w:tcPr>
            <w:tcW w:w="993" w:type="dxa"/>
            <w:noWrap/>
            <w:hideMark/>
          </w:tcPr>
          <w:p w14:paraId="3776DE83" w14:textId="77777777" w:rsidR="008B51C2" w:rsidRPr="002D1E6F" w:rsidRDefault="008B51C2" w:rsidP="001473AA">
            <w:r w:rsidRPr="002D1E6F">
              <w:t>1</w:t>
            </w:r>
          </w:p>
        </w:tc>
      </w:tr>
      <w:tr w:rsidR="008B51C2" w:rsidRPr="002D1E6F" w14:paraId="1DA37592" w14:textId="77777777" w:rsidTr="001473AA">
        <w:trPr>
          <w:trHeight w:val="615"/>
        </w:trPr>
        <w:tc>
          <w:tcPr>
            <w:tcW w:w="704" w:type="dxa"/>
            <w:hideMark/>
          </w:tcPr>
          <w:p w14:paraId="35CE4882" w14:textId="77777777" w:rsidR="008B51C2" w:rsidRPr="002D1E6F" w:rsidRDefault="008B51C2" w:rsidP="001473AA">
            <w:r w:rsidRPr="002D1E6F">
              <w:t>2</w:t>
            </w:r>
          </w:p>
        </w:tc>
        <w:tc>
          <w:tcPr>
            <w:tcW w:w="992" w:type="dxa"/>
            <w:hideMark/>
          </w:tcPr>
          <w:p w14:paraId="45C0757F" w14:textId="77777777" w:rsidR="008B51C2" w:rsidRPr="002D1E6F" w:rsidRDefault="008B51C2" w:rsidP="001473AA">
            <w:r w:rsidRPr="002D1E6F">
              <w:t>27.7.g</w:t>
            </w:r>
          </w:p>
        </w:tc>
        <w:tc>
          <w:tcPr>
            <w:tcW w:w="1134" w:type="dxa"/>
            <w:hideMark/>
          </w:tcPr>
          <w:p w14:paraId="036873EA" w14:textId="77777777" w:rsidR="008B51C2" w:rsidRPr="002D1E6F" w:rsidRDefault="008B51C2" w:rsidP="001473AA">
            <w:r w:rsidRPr="002D1E6F">
              <w:t>32E2</w:t>
            </w:r>
          </w:p>
        </w:tc>
        <w:tc>
          <w:tcPr>
            <w:tcW w:w="1418" w:type="dxa"/>
            <w:hideMark/>
          </w:tcPr>
          <w:p w14:paraId="59338543" w14:textId="77777777" w:rsidR="008B51C2" w:rsidRPr="002D1E6F" w:rsidRDefault="008B51C2" w:rsidP="001473AA">
            <w:r w:rsidRPr="002D1E6F">
              <w:t>OTB_DEF_70-99_0_0</w:t>
            </w:r>
          </w:p>
        </w:tc>
        <w:tc>
          <w:tcPr>
            <w:tcW w:w="1417" w:type="dxa"/>
            <w:noWrap/>
            <w:hideMark/>
          </w:tcPr>
          <w:p w14:paraId="288C5074" w14:textId="77777777" w:rsidR="008B51C2" w:rsidRPr="002D1E6F" w:rsidRDefault="008B51C2" w:rsidP="001473AA">
            <w:r w:rsidRPr="002D1E6F">
              <w:t>2</w:t>
            </w:r>
          </w:p>
        </w:tc>
        <w:tc>
          <w:tcPr>
            <w:tcW w:w="1134" w:type="dxa"/>
            <w:noWrap/>
            <w:hideMark/>
          </w:tcPr>
          <w:p w14:paraId="29F7484F" w14:textId="77777777" w:rsidR="008B51C2" w:rsidRPr="002D1E6F" w:rsidRDefault="008B51C2" w:rsidP="001473AA">
            <w:r w:rsidRPr="002D1E6F">
              <w:t>0.5</w:t>
            </w:r>
          </w:p>
        </w:tc>
        <w:tc>
          <w:tcPr>
            <w:tcW w:w="1134" w:type="dxa"/>
            <w:noWrap/>
            <w:hideMark/>
          </w:tcPr>
          <w:p w14:paraId="0E9DD432" w14:textId="77777777" w:rsidR="008B51C2" w:rsidRPr="002D1E6F" w:rsidRDefault="008B51C2" w:rsidP="001473AA">
            <w:r w:rsidRPr="002D1E6F">
              <w:t>0</w:t>
            </w:r>
          </w:p>
        </w:tc>
        <w:tc>
          <w:tcPr>
            <w:tcW w:w="993" w:type="dxa"/>
            <w:noWrap/>
            <w:hideMark/>
          </w:tcPr>
          <w:p w14:paraId="57E23F4E" w14:textId="77777777" w:rsidR="008B51C2" w:rsidRPr="002D1E6F" w:rsidRDefault="008B51C2" w:rsidP="001473AA">
            <w:r w:rsidRPr="002D1E6F">
              <w:t>0.5</w:t>
            </w:r>
          </w:p>
        </w:tc>
      </w:tr>
      <w:tr w:rsidR="008B51C2" w:rsidRPr="002D1E6F" w14:paraId="7E2E714C" w14:textId="77777777" w:rsidTr="001473AA">
        <w:trPr>
          <w:trHeight w:val="615"/>
        </w:trPr>
        <w:tc>
          <w:tcPr>
            <w:tcW w:w="704" w:type="dxa"/>
            <w:hideMark/>
          </w:tcPr>
          <w:p w14:paraId="22E21A89" w14:textId="77777777" w:rsidR="008B51C2" w:rsidRPr="002D1E6F" w:rsidRDefault="008B51C2" w:rsidP="001473AA">
            <w:r w:rsidRPr="002D1E6F">
              <w:t>2</w:t>
            </w:r>
          </w:p>
        </w:tc>
        <w:tc>
          <w:tcPr>
            <w:tcW w:w="992" w:type="dxa"/>
            <w:hideMark/>
          </w:tcPr>
          <w:p w14:paraId="5720D1F6" w14:textId="77777777" w:rsidR="008B51C2" w:rsidRPr="002D1E6F" w:rsidRDefault="008B51C2" w:rsidP="001473AA">
            <w:r w:rsidRPr="002D1E6F">
              <w:t>27.7.g</w:t>
            </w:r>
          </w:p>
        </w:tc>
        <w:tc>
          <w:tcPr>
            <w:tcW w:w="1134" w:type="dxa"/>
            <w:hideMark/>
          </w:tcPr>
          <w:p w14:paraId="21239C31" w14:textId="77777777" w:rsidR="008B51C2" w:rsidRPr="002D1E6F" w:rsidRDefault="008B51C2" w:rsidP="001473AA">
            <w:r w:rsidRPr="002D1E6F">
              <w:t>31E3</w:t>
            </w:r>
          </w:p>
        </w:tc>
        <w:tc>
          <w:tcPr>
            <w:tcW w:w="1418" w:type="dxa"/>
            <w:hideMark/>
          </w:tcPr>
          <w:p w14:paraId="6E2BC4C3" w14:textId="77777777" w:rsidR="008B51C2" w:rsidRPr="002D1E6F" w:rsidRDefault="008B51C2" w:rsidP="001473AA">
            <w:r w:rsidRPr="002D1E6F">
              <w:t>OTB_DEF_70-99_0_0</w:t>
            </w:r>
          </w:p>
        </w:tc>
        <w:tc>
          <w:tcPr>
            <w:tcW w:w="1417" w:type="dxa"/>
            <w:noWrap/>
            <w:hideMark/>
          </w:tcPr>
          <w:p w14:paraId="20285930" w14:textId="77777777" w:rsidR="008B51C2" w:rsidRPr="002D1E6F" w:rsidRDefault="008B51C2" w:rsidP="001473AA">
            <w:r w:rsidRPr="002D1E6F">
              <w:t>2</w:t>
            </w:r>
          </w:p>
        </w:tc>
        <w:tc>
          <w:tcPr>
            <w:tcW w:w="1134" w:type="dxa"/>
            <w:noWrap/>
            <w:hideMark/>
          </w:tcPr>
          <w:p w14:paraId="46F25317" w14:textId="77777777" w:rsidR="008B51C2" w:rsidRPr="002D1E6F" w:rsidRDefault="008B51C2" w:rsidP="001473AA">
            <w:r w:rsidRPr="002D1E6F">
              <w:t>0.5</w:t>
            </w:r>
          </w:p>
        </w:tc>
        <w:tc>
          <w:tcPr>
            <w:tcW w:w="1134" w:type="dxa"/>
            <w:noWrap/>
            <w:hideMark/>
          </w:tcPr>
          <w:p w14:paraId="596A6C3A" w14:textId="77777777" w:rsidR="008B51C2" w:rsidRPr="002D1E6F" w:rsidRDefault="008B51C2" w:rsidP="001473AA">
            <w:r w:rsidRPr="002D1E6F">
              <w:t>0</w:t>
            </w:r>
          </w:p>
        </w:tc>
        <w:tc>
          <w:tcPr>
            <w:tcW w:w="993" w:type="dxa"/>
            <w:noWrap/>
            <w:hideMark/>
          </w:tcPr>
          <w:p w14:paraId="62C6C2DD" w14:textId="77777777" w:rsidR="008B51C2" w:rsidRPr="002D1E6F" w:rsidRDefault="008B51C2" w:rsidP="001473AA">
            <w:r w:rsidRPr="002D1E6F">
              <w:t>0.5</w:t>
            </w:r>
          </w:p>
        </w:tc>
      </w:tr>
    </w:tbl>
    <w:p w14:paraId="56BD68B8" w14:textId="77777777" w:rsidR="008B51C2" w:rsidRPr="002D1E6F" w:rsidRDefault="008B51C2" w:rsidP="008B51C2"/>
    <w:p w14:paraId="3B673B47" w14:textId="77777777" w:rsidR="008B51C2" w:rsidRPr="002D1E6F" w:rsidRDefault="008B51C2" w:rsidP="008B51C2"/>
    <w:p w14:paraId="0259E3DF" w14:textId="77777777" w:rsidR="008B51C2" w:rsidRPr="002D1E6F" w:rsidRDefault="008B51C2" w:rsidP="008B51C2">
      <w:pPr>
        <w:rPr>
          <w:rFonts w:ascii="Calibri" w:eastAsia="Times New Roman" w:hAnsi="Calibri" w:cs="Calibri"/>
          <w:color w:val="000000"/>
          <w:lang w:eastAsia="en-IE"/>
        </w:rPr>
      </w:pPr>
      <w:r w:rsidRPr="002D1E6F">
        <w:t xml:space="preserve">The number of Fractional Trips is calculated for each row as the proportion of the total Days at Sea it contributes (this is equal to the value of </w:t>
      </w:r>
      <w:r w:rsidRPr="002D1E6F">
        <w:rPr>
          <w:rFonts w:ascii="Calibri" w:eastAsia="Times New Roman" w:hAnsi="Calibri" w:cs="Calibri"/>
          <w:color w:val="000000"/>
          <w:lang w:eastAsia="en-IE"/>
        </w:rPr>
        <w:t>GAFDprop in our calculation of Days at Sea):</w:t>
      </w:r>
    </w:p>
    <w:p w14:paraId="4D8783A7" w14:textId="77777777" w:rsidR="008B51C2" w:rsidRPr="002D1E6F" w:rsidRDefault="008B51C2" w:rsidP="008B51C2">
      <w:pPr>
        <w:pStyle w:val="Caption"/>
        <w:keepNext/>
      </w:pPr>
      <w:r w:rsidRPr="002D1E6F">
        <w:t xml:space="preserve">Table </w:t>
      </w:r>
      <w:fldSimple w:instr=" SEQ Table \* ARABIC ">
        <w:r w:rsidRPr="002D1E6F">
          <w:rPr>
            <w:noProof/>
          </w:rPr>
          <w:t>4</w:t>
        </w:r>
      </w:fldSimple>
      <w:r w:rsidRPr="002D1E6F">
        <w:t xml:space="preserve"> Number of fractional trips calculation</w:t>
      </w:r>
    </w:p>
    <w:tbl>
      <w:tblPr>
        <w:tblStyle w:val="TableGrid"/>
        <w:tblW w:w="0" w:type="auto"/>
        <w:tblLook w:val="04A0" w:firstRow="1" w:lastRow="0" w:firstColumn="1" w:lastColumn="0" w:noHBand="0" w:noVBand="1"/>
      </w:tblPr>
      <w:tblGrid>
        <w:gridCol w:w="568"/>
        <w:gridCol w:w="766"/>
        <w:gridCol w:w="1115"/>
        <w:gridCol w:w="1442"/>
        <w:gridCol w:w="1162"/>
        <w:gridCol w:w="1369"/>
        <w:gridCol w:w="2268"/>
      </w:tblGrid>
      <w:tr w:rsidR="008B51C2" w:rsidRPr="002D1E6F" w14:paraId="256B0B93" w14:textId="77777777" w:rsidTr="001473AA">
        <w:trPr>
          <w:trHeight w:val="677"/>
        </w:trPr>
        <w:tc>
          <w:tcPr>
            <w:tcW w:w="568" w:type="dxa"/>
            <w:hideMark/>
          </w:tcPr>
          <w:p w14:paraId="62D28CDD" w14:textId="77777777" w:rsidR="008B51C2" w:rsidRPr="002D1E6F" w:rsidRDefault="008B51C2" w:rsidP="001473AA">
            <w:pPr>
              <w:rPr>
                <w:b/>
              </w:rPr>
            </w:pPr>
            <w:r w:rsidRPr="002D1E6F">
              <w:rPr>
                <w:b/>
              </w:rPr>
              <w:t>Day</w:t>
            </w:r>
          </w:p>
        </w:tc>
        <w:tc>
          <w:tcPr>
            <w:tcW w:w="766" w:type="dxa"/>
            <w:hideMark/>
          </w:tcPr>
          <w:p w14:paraId="4272DA0B" w14:textId="77777777" w:rsidR="008B51C2" w:rsidRPr="002D1E6F" w:rsidRDefault="008B51C2" w:rsidP="001473AA">
            <w:pPr>
              <w:rPr>
                <w:b/>
              </w:rPr>
            </w:pPr>
            <w:r w:rsidRPr="002D1E6F">
              <w:rPr>
                <w:b/>
              </w:rPr>
              <w:t>Area</w:t>
            </w:r>
          </w:p>
        </w:tc>
        <w:tc>
          <w:tcPr>
            <w:tcW w:w="1115" w:type="dxa"/>
            <w:hideMark/>
          </w:tcPr>
          <w:p w14:paraId="4B23B714" w14:textId="77777777" w:rsidR="008B51C2" w:rsidRPr="002D1E6F" w:rsidRDefault="008B51C2" w:rsidP="001473AA">
            <w:pPr>
              <w:rPr>
                <w:b/>
              </w:rPr>
            </w:pPr>
            <w:r w:rsidRPr="002D1E6F">
              <w:rPr>
                <w:b/>
              </w:rPr>
              <w:t>Rectangle</w:t>
            </w:r>
          </w:p>
        </w:tc>
        <w:tc>
          <w:tcPr>
            <w:tcW w:w="1442" w:type="dxa"/>
            <w:hideMark/>
          </w:tcPr>
          <w:p w14:paraId="3433675D" w14:textId="77777777" w:rsidR="008B51C2" w:rsidRPr="002D1E6F" w:rsidRDefault="008B51C2" w:rsidP="001473AA">
            <w:pPr>
              <w:rPr>
                <w:b/>
              </w:rPr>
            </w:pPr>
            <w:r w:rsidRPr="002D1E6F">
              <w:rPr>
                <w:b/>
              </w:rPr>
              <w:t>Metier</w:t>
            </w:r>
          </w:p>
        </w:tc>
        <w:tc>
          <w:tcPr>
            <w:tcW w:w="1162" w:type="dxa"/>
            <w:hideMark/>
          </w:tcPr>
          <w:p w14:paraId="3311203F" w14:textId="77777777" w:rsidR="008B51C2" w:rsidRPr="002D1E6F" w:rsidRDefault="008B51C2" w:rsidP="001473AA">
            <w:pPr>
              <w:rPr>
                <w:b/>
              </w:rPr>
            </w:pPr>
            <w:r w:rsidRPr="002D1E6F">
              <w:rPr>
                <w:b/>
              </w:rPr>
              <w:t>GAFDprop</w:t>
            </w:r>
          </w:p>
        </w:tc>
        <w:tc>
          <w:tcPr>
            <w:tcW w:w="1369" w:type="dxa"/>
            <w:hideMark/>
          </w:tcPr>
          <w:p w14:paraId="330ED2F9" w14:textId="77777777" w:rsidR="008B51C2" w:rsidRPr="002D1E6F" w:rsidRDefault="008B51C2" w:rsidP="001473AA">
            <w:pPr>
              <w:rPr>
                <w:b/>
              </w:rPr>
            </w:pPr>
            <w:r w:rsidRPr="002D1E6F">
              <w:rPr>
                <w:b/>
              </w:rPr>
              <w:t>Days at Sea</w:t>
            </w:r>
          </w:p>
        </w:tc>
        <w:tc>
          <w:tcPr>
            <w:tcW w:w="2268" w:type="dxa"/>
            <w:hideMark/>
          </w:tcPr>
          <w:p w14:paraId="5AC07C3D" w14:textId="77777777" w:rsidR="008B51C2" w:rsidRPr="002D1E6F" w:rsidRDefault="008B51C2" w:rsidP="001473AA">
            <w:pPr>
              <w:rPr>
                <w:b/>
              </w:rPr>
            </w:pPr>
            <w:r w:rsidRPr="002D1E6F">
              <w:rPr>
                <w:b/>
              </w:rPr>
              <w:t>Number of Fractional Trips</w:t>
            </w:r>
          </w:p>
        </w:tc>
      </w:tr>
      <w:tr w:rsidR="008B51C2" w:rsidRPr="002D1E6F" w14:paraId="406AE82E" w14:textId="77777777" w:rsidTr="001473AA">
        <w:trPr>
          <w:trHeight w:val="615"/>
        </w:trPr>
        <w:tc>
          <w:tcPr>
            <w:tcW w:w="568" w:type="dxa"/>
            <w:hideMark/>
          </w:tcPr>
          <w:p w14:paraId="16A7D0F5" w14:textId="77777777" w:rsidR="008B51C2" w:rsidRPr="002D1E6F" w:rsidRDefault="008B51C2" w:rsidP="001473AA">
            <w:r w:rsidRPr="002D1E6F">
              <w:t>1</w:t>
            </w:r>
          </w:p>
        </w:tc>
        <w:tc>
          <w:tcPr>
            <w:tcW w:w="766" w:type="dxa"/>
            <w:hideMark/>
          </w:tcPr>
          <w:p w14:paraId="3F081694" w14:textId="77777777" w:rsidR="008B51C2" w:rsidRPr="002D1E6F" w:rsidRDefault="008B51C2" w:rsidP="001473AA">
            <w:r w:rsidRPr="002D1E6F">
              <w:t>27.7.g</w:t>
            </w:r>
          </w:p>
        </w:tc>
        <w:tc>
          <w:tcPr>
            <w:tcW w:w="1115" w:type="dxa"/>
            <w:hideMark/>
          </w:tcPr>
          <w:p w14:paraId="345701DC" w14:textId="77777777" w:rsidR="008B51C2" w:rsidRPr="002D1E6F" w:rsidRDefault="008B51C2" w:rsidP="001473AA">
            <w:r w:rsidRPr="002D1E6F">
              <w:t>32E2</w:t>
            </w:r>
          </w:p>
        </w:tc>
        <w:tc>
          <w:tcPr>
            <w:tcW w:w="1442" w:type="dxa"/>
            <w:hideMark/>
          </w:tcPr>
          <w:p w14:paraId="08EF2373" w14:textId="77777777" w:rsidR="008B51C2" w:rsidRPr="002D1E6F" w:rsidRDefault="008B51C2" w:rsidP="001473AA">
            <w:r w:rsidRPr="002D1E6F">
              <w:t>OTB_DEF_70-99_0_0</w:t>
            </w:r>
          </w:p>
        </w:tc>
        <w:tc>
          <w:tcPr>
            <w:tcW w:w="1162" w:type="dxa"/>
            <w:noWrap/>
            <w:hideMark/>
          </w:tcPr>
          <w:p w14:paraId="592FB40A" w14:textId="77777777" w:rsidR="008B51C2" w:rsidRPr="002D1E6F" w:rsidRDefault="008B51C2" w:rsidP="001473AA">
            <w:r w:rsidRPr="002D1E6F">
              <w:t>0.5</w:t>
            </w:r>
          </w:p>
        </w:tc>
        <w:tc>
          <w:tcPr>
            <w:tcW w:w="1369" w:type="dxa"/>
            <w:noWrap/>
            <w:hideMark/>
          </w:tcPr>
          <w:p w14:paraId="161AC57E" w14:textId="77777777" w:rsidR="008B51C2" w:rsidRPr="002D1E6F" w:rsidRDefault="008B51C2" w:rsidP="001473AA">
            <w:r w:rsidRPr="002D1E6F">
              <w:t>1.5</w:t>
            </w:r>
          </w:p>
        </w:tc>
        <w:tc>
          <w:tcPr>
            <w:tcW w:w="2268" w:type="dxa"/>
            <w:noWrap/>
            <w:hideMark/>
          </w:tcPr>
          <w:p w14:paraId="1C172ECB" w14:textId="77777777" w:rsidR="008B51C2" w:rsidRPr="002D1E6F" w:rsidRDefault="008B51C2" w:rsidP="001473AA">
            <w:r w:rsidRPr="002D1E6F">
              <w:t>0.5</w:t>
            </w:r>
          </w:p>
        </w:tc>
      </w:tr>
      <w:tr w:rsidR="008B51C2" w:rsidRPr="002D1E6F" w14:paraId="3763E77E" w14:textId="77777777" w:rsidTr="001473AA">
        <w:trPr>
          <w:trHeight w:val="615"/>
        </w:trPr>
        <w:tc>
          <w:tcPr>
            <w:tcW w:w="568" w:type="dxa"/>
            <w:hideMark/>
          </w:tcPr>
          <w:p w14:paraId="6059FCA8" w14:textId="77777777" w:rsidR="008B51C2" w:rsidRPr="002D1E6F" w:rsidRDefault="008B51C2" w:rsidP="001473AA">
            <w:r w:rsidRPr="002D1E6F">
              <w:t>2</w:t>
            </w:r>
          </w:p>
        </w:tc>
        <w:tc>
          <w:tcPr>
            <w:tcW w:w="766" w:type="dxa"/>
            <w:hideMark/>
          </w:tcPr>
          <w:p w14:paraId="773EB1F6" w14:textId="77777777" w:rsidR="008B51C2" w:rsidRPr="002D1E6F" w:rsidRDefault="008B51C2" w:rsidP="001473AA">
            <w:r w:rsidRPr="002D1E6F">
              <w:t>27.7.g</w:t>
            </w:r>
          </w:p>
        </w:tc>
        <w:tc>
          <w:tcPr>
            <w:tcW w:w="1115" w:type="dxa"/>
            <w:hideMark/>
          </w:tcPr>
          <w:p w14:paraId="3B3E3104" w14:textId="77777777" w:rsidR="008B51C2" w:rsidRPr="002D1E6F" w:rsidRDefault="008B51C2" w:rsidP="001473AA">
            <w:r w:rsidRPr="002D1E6F">
              <w:t>32E2</w:t>
            </w:r>
          </w:p>
        </w:tc>
        <w:tc>
          <w:tcPr>
            <w:tcW w:w="1442" w:type="dxa"/>
            <w:hideMark/>
          </w:tcPr>
          <w:p w14:paraId="5BEB29AA" w14:textId="77777777" w:rsidR="008B51C2" w:rsidRPr="002D1E6F" w:rsidRDefault="008B51C2" w:rsidP="001473AA">
            <w:r w:rsidRPr="002D1E6F">
              <w:t>OTB_DEF_70-99_0_0</w:t>
            </w:r>
          </w:p>
        </w:tc>
        <w:tc>
          <w:tcPr>
            <w:tcW w:w="1162" w:type="dxa"/>
            <w:noWrap/>
            <w:hideMark/>
          </w:tcPr>
          <w:p w14:paraId="67AA35F9" w14:textId="77777777" w:rsidR="008B51C2" w:rsidRPr="002D1E6F" w:rsidRDefault="008B51C2" w:rsidP="001473AA">
            <w:r w:rsidRPr="002D1E6F">
              <w:t>0.25</w:t>
            </w:r>
          </w:p>
        </w:tc>
        <w:tc>
          <w:tcPr>
            <w:tcW w:w="1369" w:type="dxa"/>
            <w:noWrap/>
            <w:hideMark/>
          </w:tcPr>
          <w:p w14:paraId="07E57BC9" w14:textId="77777777" w:rsidR="008B51C2" w:rsidRPr="002D1E6F" w:rsidRDefault="008B51C2" w:rsidP="001473AA">
            <w:r w:rsidRPr="002D1E6F">
              <w:t>0.75</w:t>
            </w:r>
          </w:p>
        </w:tc>
        <w:tc>
          <w:tcPr>
            <w:tcW w:w="2268" w:type="dxa"/>
            <w:noWrap/>
            <w:hideMark/>
          </w:tcPr>
          <w:p w14:paraId="09CA77D5" w14:textId="77777777" w:rsidR="008B51C2" w:rsidRPr="002D1E6F" w:rsidRDefault="008B51C2" w:rsidP="001473AA">
            <w:r w:rsidRPr="002D1E6F">
              <w:t>0.25</w:t>
            </w:r>
          </w:p>
        </w:tc>
      </w:tr>
      <w:tr w:rsidR="008B51C2" w:rsidRPr="002D1E6F" w14:paraId="17D5EE5D" w14:textId="77777777" w:rsidTr="001473AA">
        <w:trPr>
          <w:trHeight w:val="615"/>
        </w:trPr>
        <w:tc>
          <w:tcPr>
            <w:tcW w:w="568" w:type="dxa"/>
            <w:hideMark/>
          </w:tcPr>
          <w:p w14:paraId="0EB4A0B2" w14:textId="77777777" w:rsidR="008B51C2" w:rsidRPr="002D1E6F" w:rsidRDefault="008B51C2" w:rsidP="001473AA">
            <w:r w:rsidRPr="002D1E6F">
              <w:t>2</w:t>
            </w:r>
          </w:p>
        </w:tc>
        <w:tc>
          <w:tcPr>
            <w:tcW w:w="766" w:type="dxa"/>
            <w:hideMark/>
          </w:tcPr>
          <w:p w14:paraId="428590ED" w14:textId="77777777" w:rsidR="008B51C2" w:rsidRPr="002D1E6F" w:rsidRDefault="008B51C2" w:rsidP="001473AA">
            <w:r w:rsidRPr="002D1E6F">
              <w:t>27.7.g</w:t>
            </w:r>
          </w:p>
        </w:tc>
        <w:tc>
          <w:tcPr>
            <w:tcW w:w="1115" w:type="dxa"/>
            <w:hideMark/>
          </w:tcPr>
          <w:p w14:paraId="191599C9" w14:textId="77777777" w:rsidR="008B51C2" w:rsidRPr="002D1E6F" w:rsidRDefault="008B51C2" w:rsidP="001473AA">
            <w:r w:rsidRPr="002D1E6F">
              <w:t>31E3</w:t>
            </w:r>
          </w:p>
        </w:tc>
        <w:tc>
          <w:tcPr>
            <w:tcW w:w="1442" w:type="dxa"/>
            <w:hideMark/>
          </w:tcPr>
          <w:p w14:paraId="6CB964A5" w14:textId="77777777" w:rsidR="008B51C2" w:rsidRPr="002D1E6F" w:rsidRDefault="008B51C2" w:rsidP="001473AA">
            <w:r w:rsidRPr="002D1E6F">
              <w:t>OTB_DEF_70-99_0_0</w:t>
            </w:r>
          </w:p>
        </w:tc>
        <w:tc>
          <w:tcPr>
            <w:tcW w:w="1162" w:type="dxa"/>
            <w:noWrap/>
            <w:hideMark/>
          </w:tcPr>
          <w:p w14:paraId="1F5709BA" w14:textId="77777777" w:rsidR="008B51C2" w:rsidRPr="002D1E6F" w:rsidRDefault="008B51C2" w:rsidP="001473AA">
            <w:r w:rsidRPr="002D1E6F">
              <w:t>0.25</w:t>
            </w:r>
          </w:p>
        </w:tc>
        <w:tc>
          <w:tcPr>
            <w:tcW w:w="1369" w:type="dxa"/>
            <w:noWrap/>
            <w:hideMark/>
          </w:tcPr>
          <w:p w14:paraId="691CDABE" w14:textId="77777777" w:rsidR="008B51C2" w:rsidRPr="002D1E6F" w:rsidRDefault="008B51C2" w:rsidP="001473AA">
            <w:r w:rsidRPr="002D1E6F">
              <w:t>0.75</w:t>
            </w:r>
          </w:p>
        </w:tc>
        <w:tc>
          <w:tcPr>
            <w:tcW w:w="2268" w:type="dxa"/>
            <w:noWrap/>
            <w:hideMark/>
          </w:tcPr>
          <w:p w14:paraId="13009161" w14:textId="77777777" w:rsidR="008B51C2" w:rsidRPr="002D1E6F" w:rsidRDefault="008B51C2" w:rsidP="001473AA">
            <w:r w:rsidRPr="002D1E6F">
              <w:t>0.25</w:t>
            </w:r>
          </w:p>
        </w:tc>
      </w:tr>
    </w:tbl>
    <w:p w14:paraId="05261B23" w14:textId="77777777" w:rsidR="008B51C2" w:rsidRPr="002D1E6F" w:rsidRDefault="008B51C2" w:rsidP="008B51C2">
      <w:pPr>
        <w:rPr>
          <w:rFonts w:ascii="Calibri" w:eastAsia="Times New Roman" w:hAnsi="Calibri" w:cs="Calibri"/>
          <w:color w:val="000000"/>
          <w:lang w:eastAsia="en-IE"/>
        </w:rPr>
      </w:pPr>
    </w:p>
    <w:p w14:paraId="21EBCDC8" w14:textId="77777777" w:rsidR="008B51C2" w:rsidRPr="002D1E6F" w:rsidRDefault="008B51C2" w:rsidP="008B51C2">
      <w:r w:rsidRPr="002D1E6F">
        <w:t xml:space="preserve">Note that the sum of the number of fractional trip values is equal to 1 since we are considering a single trip.  </w:t>
      </w:r>
    </w:p>
    <w:p w14:paraId="6E4230BE" w14:textId="77777777" w:rsidR="008B51C2" w:rsidRPr="002D1E6F" w:rsidRDefault="008B51C2" w:rsidP="008B51C2">
      <w:r w:rsidRPr="002D1E6F">
        <w:t>Now we can aggregate the fishing effort by area, rectangle, and métier and also calculate the number of dominant trips – the row with the most Days at Sea now has the value of 1 for the number of dominant trips.  Only a single row within the trip can be allocated as the dominant trip – if you have multiple rows with the same value for days at sea then you should use a consistent method to break the tie e.g. use the tied row with the highest value for fishing days or fishing time as the dominant trip.</w:t>
      </w:r>
    </w:p>
    <w:p w14:paraId="7C54E6F9" w14:textId="77777777" w:rsidR="008B51C2" w:rsidRPr="002D1E6F" w:rsidRDefault="008B51C2" w:rsidP="008B51C2">
      <w:pPr>
        <w:pStyle w:val="Caption"/>
        <w:keepNext/>
      </w:pPr>
      <w:r w:rsidRPr="002D1E6F">
        <w:t xml:space="preserve">Table </w:t>
      </w:r>
      <w:fldSimple w:instr=" SEQ Table \* ARABIC ">
        <w:r w:rsidRPr="002D1E6F">
          <w:rPr>
            <w:noProof/>
          </w:rPr>
          <w:t>5</w:t>
        </w:r>
      </w:fldSimple>
      <w:r w:rsidRPr="002D1E6F">
        <w:t xml:space="preserve"> Fishing effort for example trip aggregated by area, rectangle, and metier</w:t>
      </w:r>
    </w:p>
    <w:tbl>
      <w:tblPr>
        <w:tblStyle w:val="TableGrid"/>
        <w:tblW w:w="9209" w:type="dxa"/>
        <w:tblLayout w:type="fixed"/>
        <w:tblLook w:val="04A0" w:firstRow="1" w:lastRow="0" w:firstColumn="1" w:lastColumn="0" w:noHBand="0" w:noVBand="1"/>
      </w:tblPr>
      <w:tblGrid>
        <w:gridCol w:w="766"/>
        <w:gridCol w:w="1214"/>
        <w:gridCol w:w="1325"/>
        <w:gridCol w:w="959"/>
        <w:gridCol w:w="959"/>
        <w:gridCol w:w="1266"/>
        <w:gridCol w:w="1269"/>
        <w:gridCol w:w="1451"/>
      </w:tblGrid>
      <w:tr w:rsidR="008B51C2" w:rsidRPr="002D1E6F" w14:paraId="58B74274" w14:textId="77777777" w:rsidTr="001473AA">
        <w:tc>
          <w:tcPr>
            <w:tcW w:w="766" w:type="dxa"/>
          </w:tcPr>
          <w:p w14:paraId="602DEBB2" w14:textId="77777777" w:rsidR="008B51C2" w:rsidRPr="002D1E6F" w:rsidRDefault="008B51C2" w:rsidP="001473AA">
            <w:pPr>
              <w:rPr>
                <w:b/>
              </w:rPr>
            </w:pPr>
            <w:r w:rsidRPr="002D1E6F">
              <w:rPr>
                <w:b/>
              </w:rPr>
              <w:t>Area</w:t>
            </w:r>
          </w:p>
        </w:tc>
        <w:tc>
          <w:tcPr>
            <w:tcW w:w="1214" w:type="dxa"/>
          </w:tcPr>
          <w:p w14:paraId="5CB7F4A3" w14:textId="77777777" w:rsidR="008B51C2" w:rsidRPr="002D1E6F" w:rsidRDefault="008B51C2" w:rsidP="001473AA">
            <w:pPr>
              <w:rPr>
                <w:b/>
              </w:rPr>
            </w:pPr>
            <w:r w:rsidRPr="002D1E6F">
              <w:rPr>
                <w:b/>
              </w:rPr>
              <w:t>Statistical Rectangle</w:t>
            </w:r>
          </w:p>
        </w:tc>
        <w:tc>
          <w:tcPr>
            <w:tcW w:w="1325" w:type="dxa"/>
          </w:tcPr>
          <w:p w14:paraId="1830FD6A" w14:textId="77777777" w:rsidR="008B51C2" w:rsidRPr="002D1E6F" w:rsidRDefault="008B51C2" w:rsidP="001473AA">
            <w:pPr>
              <w:rPr>
                <w:b/>
              </w:rPr>
            </w:pPr>
            <w:r w:rsidRPr="002D1E6F">
              <w:rPr>
                <w:b/>
              </w:rPr>
              <w:t>Metier</w:t>
            </w:r>
          </w:p>
        </w:tc>
        <w:tc>
          <w:tcPr>
            <w:tcW w:w="959" w:type="dxa"/>
          </w:tcPr>
          <w:p w14:paraId="2A768A13" w14:textId="77777777" w:rsidR="008B51C2" w:rsidRPr="002D1E6F" w:rsidRDefault="008B51C2" w:rsidP="001473AA">
            <w:pPr>
              <w:rPr>
                <w:b/>
              </w:rPr>
            </w:pPr>
            <w:r w:rsidRPr="002D1E6F">
              <w:rPr>
                <w:b/>
              </w:rPr>
              <w:t>Fishing Time (hours)</w:t>
            </w:r>
          </w:p>
        </w:tc>
        <w:tc>
          <w:tcPr>
            <w:tcW w:w="959" w:type="dxa"/>
          </w:tcPr>
          <w:p w14:paraId="209BC815" w14:textId="77777777" w:rsidR="008B51C2" w:rsidRPr="002D1E6F" w:rsidRDefault="008B51C2" w:rsidP="001473AA">
            <w:pPr>
              <w:rPr>
                <w:b/>
              </w:rPr>
            </w:pPr>
            <w:r w:rsidRPr="002D1E6F">
              <w:rPr>
                <w:b/>
              </w:rPr>
              <w:t>Days at Sea</w:t>
            </w:r>
          </w:p>
        </w:tc>
        <w:tc>
          <w:tcPr>
            <w:tcW w:w="1266" w:type="dxa"/>
          </w:tcPr>
          <w:p w14:paraId="1357848E" w14:textId="77777777" w:rsidR="008B51C2" w:rsidRPr="002D1E6F" w:rsidRDefault="008B51C2" w:rsidP="001473AA">
            <w:pPr>
              <w:rPr>
                <w:b/>
              </w:rPr>
            </w:pPr>
            <w:r w:rsidRPr="002D1E6F">
              <w:rPr>
                <w:b/>
              </w:rPr>
              <w:t>Fishing Days</w:t>
            </w:r>
          </w:p>
        </w:tc>
        <w:tc>
          <w:tcPr>
            <w:tcW w:w="1269" w:type="dxa"/>
          </w:tcPr>
          <w:p w14:paraId="1F84F489" w14:textId="77777777" w:rsidR="008B51C2" w:rsidRPr="002D1E6F" w:rsidRDefault="008B51C2" w:rsidP="001473AA">
            <w:pPr>
              <w:rPr>
                <w:b/>
              </w:rPr>
            </w:pPr>
            <w:r w:rsidRPr="002D1E6F">
              <w:rPr>
                <w:b/>
              </w:rPr>
              <w:t>Number of Fractional Trips</w:t>
            </w:r>
          </w:p>
        </w:tc>
        <w:tc>
          <w:tcPr>
            <w:tcW w:w="1451" w:type="dxa"/>
          </w:tcPr>
          <w:p w14:paraId="4AA5E10B" w14:textId="77777777" w:rsidR="008B51C2" w:rsidRPr="002D1E6F" w:rsidRDefault="008B51C2" w:rsidP="001473AA">
            <w:pPr>
              <w:rPr>
                <w:b/>
              </w:rPr>
            </w:pPr>
            <w:r w:rsidRPr="002D1E6F">
              <w:rPr>
                <w:b/>
              </w:rPr>
              <w:t>Number of Dominant Trips</w:t>
            </w:r>
          </w:p>
        </w:tc>
      </w:tr>
      <w:tr w:rsidR="008B51C2" w:rsidRPr="002D1E6F" w14:paraId="30CD00D3" w14:textId="77777777" w:rsidTr="001473AA">
        <w:tc>
          <w:tcPr>
            <w:tcW w:w="766" w:type="dxa"/>
          </w:tcPr>
          <w:p w14:paraId="097D45B8" w14:textId="77777777" w:rsidR="008B51C2" w:rsidRPr="002D1E6F" w:rsidRDefault="008B51C2" w:rsidP="001473AA">
            <w:r w:rsidRPr="002D1E6F">
              <w:t>27.7.g</w:t>
            </w:r>
          </w:p>
        </w:tc>
        <w:tc>
          <w:tcPr>
            <w:tcW w:w="1214" w:type="dxa"/>
          </w:tcPr>
          <w:p w14:paraId="25E854B3" w14:textId="77777777" w:rsidR="008B51C2" w:rsidRPr="002D1E6F" w:rsidRDefault="008B51C2" w:rsidP="001473AA">
            <w:r w:rsidRPr="002D1E6F">
              <w:t>32E2</w:t>
            </w:r>
          </w:p>
        </w:tc>
        <w:tc>
          <w:tcPr>
            <w:tcW w:w="1325" w:type="dxa"/>
          </w:tcPr>
          <w:p w14:paraId="5D061AFC" w14:textId="77777777" w:rsidR="008B51C2" w:rsidRPr="002D1E6F" w:rsidRDefault="008B51C2" w:rsidP="001473AA">
            <w:r w:rsidRPr="002D1E6F">
              <w:t>OTB_DEF_70-99_0_0</w:t>
            </w:r>
          </w:p>
        </w:tc>
        <w:tc>
          <w:tcPr>
            <w:tcW w:w="959" w:type="dxa"/>
          </w:tcPr>
          <w:p w14:paraId="4E462C15" w14:textId="77777777" w:rsidR="008B51C2" w:rsidRPr="002D1E6F" w:rsidRDefault="008B51C2" w:rsidP="001473AA">
            <w:r w:rsidRPr="002D1E6F">
              <w:t>7</w:t>
            </w:r>
          </w:p>
        </w:tc>
        <w:tc>
          <w:tcPr>
            <w:tcW w:w="959" w:type="dxa"/>
          </w:tcPr>
          <w:p w14:paraId="7516091A" w14:textId="77777777" w:rsidR="008B51C2" w:rsidRPr="002D1E6F" w:rsidRDefault="008B51C2" w:rsidP="001473AA">
            <w:r w:rsidRPr="002D1E6F">
              <w:t>2.25</w:t>
            </w:r>
          </w:p>
        </w:tc>
        <w:tc>
          <w:tcPr>
            <w:tcW w:w="1266" w:type="dxa"/>
          </w:tcPr>
          <w:p w14:paraId="696824BA" w14:textId="77777777" w:rsidR="008B51C2" w:rsidRPr="002D1E6F" w:rsidRDefault="008B51C2" w:rsidP="001473AA">
            <w:r w:rsidRPr="002D1E6F">
              <w:t>1.5</w:t>
            </w:r>
          </w:p>
        </w:tc>
        <w:tc>
          <w:tcPr>
            <w:tcW w:w="1269" w:type="dxa"/>
          </w:tcPr>
          <w:p w14:paraId="5B55DE31" w14:textId="77777777" w:rsidR="008B51C2" w:rsidRPr="002D1E6F" w:rsidRDefault="008B51C2" w:rsidP="001473AA">
            <w:r w:rsidRPr="002D1E6F">
              <w:t>0.75</w:t>
            </w:r>
          </w:p>
        </w:tc>
        <w:tc>
          <w:tcPr>
            <w:tcW w:w="1451" w:type="dxa"/>
          </w:tcPr>
          <w:p w14:paraId="0839E9DA" w14:textId="77777777" w:rsidR="008B51C2" w:rsidRPr="002D1E6F" w:rsidRDefault="008B51C2" w:rsidP="001473AA">
            <w:r w:rsidRPr="002D1E6F">
              <w:t>1</w:t>
            </w:r>
          </w:p>
        </w:tc>
      </w:tr>
      <w:tr w:rsidR="008B51C2" w:rsidRPr="002D1E6F" w14:paraId="1F2AE599" w14:textId="77777777" w:rsidTr="001473AA">
        <w:tc>
          <w:tcPr>
            <w:tcW w:w="766" w:type="dxa"/>
          </w:tcPr>
          <w:p w14:paraId="43A57412" w14:textId="77777777" w:rsidR="008B51C2" w:rsidRPr="002D1E6F" w:rsidRDefault="008B51C2" w:rsidP="001473AA">
            <w:r w:rsidRPr="002D1E6F">
              <w:t>27.7.g</w:t>
            </w:r>
          </w:p>
        </w:tc>
        <w:tc>
          <w:tcPr>
            <w:tcW w:w="1214" w:type="dxa"/>
          </w:tcPr>
          <w:p w14:paraId="3D62B313" w14:textId="77777777" w:rsidR="008B51C2" w:rsidRPr="002D1E6F" w:rsidRDefault="008B51C2" w:rsidP="001473AA">
            <w:r w:rsidRPr="002D1E6F">
              <w:t>31E3</w:t>
            </w:r>
          </w:p>
        </w:tc>
        <w:tc>
          <w:tcPr>
            <w:tcW w:w="1325" w:type="dxa"/>
          </w:tcPr>
          <w:p w14:paraId="0E7CC642" w14:textId="77777777" w:rsidR="008B51C2" w:rsidRPr="002D1E6F" w:rsidRDefault="008B51C2" w:rsidP="001473AA">
            <w:r w:rsidRPr="002D1E6F">
              <w:t>OTB_DEF_70-99_0_0</w:t>
            </w:r>
          </w:p>
        </w:tc>
        <w:tc>
          <w:tcPr>
            <w:tcW w:w="959" w:type="dxa"/>
          </w:tcPr>
          <w:p w14:paraId="63CE8A19" w14:textId="77777777" w:rsidR="008B51C2" w:rsidRPr="002D1E6F" w:rsidRDefault="008B51C2" w:rsidP="001473AA">
            <w:r w:rsidRPr="002D1E6F">
              <w:t>3.5</w:t>
            </w:r>
          </w:p>
        </w:tc>
        <w:tc>
          <w:tcPr>
            <w:tcW w:w="959" w:type="dxa"/>
          </w:tcPr>
          <w:p w14:paraId="0594BCCC" w14:textId="77777777" w:rsidR="008B51C2" w:rsidRPr="002D1E6F" w:rsidRDefault="008B51C2" w:rsidP="001473AA">
            <w:r w:rsidRPr="002D1E6F">
              <w:t>0.75</w:t>
            </w:r>
          </w:p>
        </w:tc>
        <w:tc>
          <w:tcPr>
            <w:tcW w:w="1266" w:type="dxa"/>
          </w:tcPr>
          <w:p w14:paraId="361B9E2D" w14:textId="77777777" w:rsidR="008B51C2" w:rsidRPr="002D1E6F" w:rsidRDefault="008B51C2" w:rsidP="001473AA">
            <w:r w:rsidRPr="002D1E6F">
              <w:t>0.5</w:t>
            </w:r>
          </w:p>
        </w:tc>
        <w:tc>
          <w:tcPr>
            <w:tcW w:w="1269" w:type="dxa"/>
          </w:tcPr>
          <w:p w14:paraId="5C8FE370" w14:textId="77777777" w:rsidR="008B51C2" w:rsidRPr="002D1E6F" w:rsidRDefault="008B51C2" w:rsidP="001473AA">
            <w:r w:rsidRPr="002D1E6F">
              <w:t>0.25</w:t>
            </w:r>
          </w:p>
        </w:tc>
        <w:tc>
          <w:tcPr>
            <w:tcW w:w="1451" w:type="dxa"/>
          </w:tcPr>
          <w:p w14:paraId="17151748" w14:textId="77777777" w:rsidR="008B51C2" w:rsidRPr="002D1E6F" w:rsidRDefault="008B51C2" w:rsidP="001473AA">
            <w:r w:rsidRPr="002D1E6F">
              <w:t>0</w:t>
            </w:r>
          </w:p>
        </w:tc>
      </w:tr>
    </w:tbl>
    <w:p w14:paraId="4BB6DA26" w14:textId="77777777" w:rsidR="008B51C2" w:rsidRPr="002D1E6F" w:rsidRDefault="008B51C2" w:rsidP="008B51C2"/>
    <w:p w14:paraId="40DBCD27" w14:textId="77777777" w:rsidR="008B51C2" w:rsidRPr="002D1E6F" w:rsidRDefault="008B51C2" w:rsidP="008B51C2">
      <w:r w:rsidRPr="002D1E6F">
        <w:t xml:space="preserve">Note that sum of the number of fractional trips equals the sum of the number of dominant trips (in this example 1).  </w:t>
      </w:r>
    </w:p>
    <w:p w14:paraId="4B5A39D8" w14:textId="77777777" w:rsidR="008B51C2" w:rsidRPr="002D1E6F" w:rsidRDefault="008B51C2" w:rsidP="008B51C2">
      <w:r w:rsidRPr="002D1E6F">
        <w:t xml:space="preserve">For full details of the calculations for days at sea and fishing days please read Annex 5 from the “Report on the 2nd workshop on transversal variables, Nicosia, Cyprus, 22-26 February 2016 : a DCF ad-hoc workshop” </w:t>
      </w:r>
      <w:hyperlink r:id="rId11" w:history="1">
        <w:r w:rsidRPr="002D1E6F">
          <w:rPr>
            <w:rStyle w:val="Hyperlink"/>
          </w:rPr>
          <w:t>https://op.europa.eu/en/publication-detail/-/publication/8c5583fa-c360-11e6-a6db-01aa75ed71a1</w:t>
        </w:r>
      </w:hyperlink>
      <w:r w:rsidRPr="002D1E6F">
        <w:t xml:space="preserve"> </w:t>
      </w:r>
    </w:p>
    <w:p w14:paraId="5F69E3CA" w14:textId="77777777" w:rsidR="008B51C2" w:rsidRPr="002D1E6F" w:rsidRDefault="008B51C2" w:rsidP="008B51C2">
      <w:pPr>
        <w:rPr>
          <w:b/>
        </w:rPr>
      </w:pPr>
    </w:p>
    <w:p w14:paraId="7C54B1CB" w14:textId="77777777" w:rsidR="008B51C2" w:rsidRPr="002D1E6F" w:rsidRDefault="008B51C2" w:rsidP="008B51C2">
      <w:r w:rsidRPr="002D1E6F">
        <w:rPr>
          <w:b/>
        </w:rPr>
        <w:t xml:space="preserve">Effort measures: </w:t>
      </w:r>
      <w:r w:rsidRPr="002D1E6F">
        <w:t xml:space="preserve">A number of effort measures: Days at Sea, Fishing Days, Number of hauls/sets, Vessel fishing hours, Soaking meter hours, kW Days at Sea, kW Fishing Days, kW Fishing Hours can be reported with both Official and Scientific values. They can be equal, but in some cases scientific </w:t>
      </w:r>
      <w:r w:rsidRPr="002D1E6F">
        <w:lastRenderedPageBreak/>
        <w:t xml:space="preserve">estimates can be reallocated (e.g. based on VMS data), or in the case of small scale fisheries, they can be based on other data sources. </w:t>
      </w:r>
    </w:p>
    <w:p w14:paraId="5835AAC9" w14:textId="77777777" w:rsidR="008B51C2" w:rsidRPr="002D1E6F" w:rsidRDefault="008B51C2" w:rsidP="008B51C2">
      <w:r w:rsidRPr="002D1E6F">
        <w:t>The Soaking meter hours is used for passive gears as the total meters of net multiplied with the number of hours the gear is fishing. The field is optional, as it is not always known.</w:t>
      </w:r>
    </w:p>
    <w:p w14:paraId="1DE5CC8B" w14:textId="77777777" w:rsidR="008B51C2" w:rsidRPr="002D1E6F" w:rsidRDefault="008B51C2" w:rsidP="008B51C2">
      <w:r w:rsidRPr="002D1E6F">
        <w:t xml:space="preserve">The Vessel fishing hours is used for active gears, but can also be used for the handling of passive gears. It is an optional field that can be based on logbook registrations, or VMS data. </w:t>
      </w:r>
    </w:p>
    <w:p w14:paraId="13E4BD13" w14:textId="77777777" w:rsidR="008B51C2" w:rsidRPr="002D1E6F" w:rsidRDefault="008B51C2" w:rsidP="008B51C2">
      <w:r w:rsidRPr="002D1E6F">
        <w:t>The official data on Soaking meter hours, Vessel fishing hours and Number of hauls/sets might be only partially informed (especially for vessels under 10 meters that does not have logbooks with start and end time and is sometimes not filled in), but the scientific estimates should be for the full aggregation level. Information from VMS/AIS, sampling programmes and questionnaires might help informing the variables.</w:t>
      </w:r>
    </w:p>
    <w:p w14:paraId="49364DCE" w14:textId="77777777" w:rsidR="008B51C2" w:rsidRPr="002D1E6F" w:rsidRDefault="008B51C2" w:rsidP="008B51C2">
      <w:r w:rsidRPr="002D1E6F">
        <w:rPr>
          <w:b/>
        </w:rPr>
        <w:t>Number of unique vessels:</w:t>
      </w:r>
      <w:r w:rsidRPr="002D1E6F">
        <w:t xml:space="preserve"> Number of the active unique vessels within the aggregation level. The sum of unique vessels will be much higher than the actual number of unique vessels for the country, because one vessel can be counted many times if fishing in several months, statistical rectangles etc. This number should not aggregated, but can be used to know if data are confidential (individual vessels can be identified) or can published. </w:t>
      </w:r>
    </w:p>
    <w:p w14:paraId="4353B1C0" w14:textId="77777777" w:rsidR="008B51C2" w:rsidRPr="002D1E6F" w:rsidRDefault="008B51C2" w:rsidP="008B51C2">
      <w:pPr>
        <w:jc w:val="both"/>
        <w:rPr>
          <w:b/>
          <w:i/>
        </w:rPr>
      </w:pPr>
      <w:r w:rsidRPr="002D1E6F">
        <w:rPr>
          <w:b/>
        </w:rPr>
        <w:t xml:space="preserve">Uncertainty indicators of estimated effort: </w:t>
      </w:r>
      <w:r w:rsidRPr="002D1E6F">
        <w:t xml:space="preserve">Where estimates are given, there should also be an </w:t>
      </w:r>
      <w:r w:rsidRPr="002D1E6F">
        <w:rPr>
          <w:i/>
        </w:rPr>
        <w:t>uncertainty indicator, which has been made possible in the data format:</w:t>
      </w:r>
    </w:p>
    <w:p w14:paraId="7CD6EB63" w14:textId="77777777" w:rsidR="008B51C2" w:rsidRPr="002D1E6F" w:rsidRDefault="008B51C2" w:rsidP="008B51C2">
      <w:pPr>
        <w:pStyle w:val="ListParagraph"/>
        <w:numPr>
          <w:ilvl w:val="0"/>
          <w:numId w:val="37"/>
        </w:numPr>
      </w:pPr>
      <w:r w:rsidRPr="002D1E6F">
        <w:rPr>
          <w:i/>
        </w:rPr>
        <w:t>Effort RSE</w:t>
      </w:r>
      <w:r w:rsidRPr="002D1E6F">
        <w:t>: Relative Standard Error of the estimated effort. For official data: NA.</w:t>
      </w:r>
    </w:p>
    <w:p w14:paraId="5C113098" w14:textId="77777777" w:rsidR="008B51C2" w:rsidRPr="002D1E6F" w:rsidRDefault="008B51C2" w:rsidP="008B51C2">
      <w:pPr>
        <w:pStyle w:val="ListParagraph"/>
        <w:numPr>
          <w:ilvl w:val="0"/>
          <w:numId w:val="37"/>
        </w:numPr>
      </w:pPr>
      <w:r w:rsidRPr="002D1E6F">
        <w:rPr>
          <w:i/>
        </w:rPr>
        <w:t>Qualitative Bias</w:t>
      </w:r>
      <w:r w:rsidRPr="002D1E6F">
        <w:t>: For estimated data, a semi‐quantitative scale ranging from +++ (large overestimate) to −−− (large underestimate) can be used as in Hyder et al 2017.</w:t>
      </w:r>
    </w:p>
    <w:p w14:paraId="1A822C56" w14:textId="77777777" w:rsidR="008B51C2" w:rsidRPr="002D1E6F" w:rsidRDefault="008B51C2" w:rsidP="008B51C2">
      <w:pPr>
        <w:pStyle w:val="Heading3"/>
      </w:pPr>
      <w:bookmarkStart w:id="6" w:name="_Toc56083397"/>
      <w:r w:rsidRPr="002D1E6F">
        <w:t>Common fields for CE and CL data</w:t>
      </w:r>
      <w:bookmarkEnd w:id="6"/>
    </w:p>
    <w:p w14:paraId="0EEB8F0D" w14:textId="77777777" w:rsidR="008B51C2" w:rsidRPr="002D1E6F" w:rsidRDefault="008B51C2" w:rsidP="008B51C2">
      <w:pPr>
        <w:jc w:val="both"/>
      </w:pPr>
      <w:r w:rsidRPr="002D1E6F">
        <w:t xml:space="preserve">This describes some fields that have been added in both the CL and CE data formats: </w:t>
      </w:r>
    </w:p>
    <w:p w14:paraId="7DDB94D9" w14:textId="77777777" w:rsidR="008B51C2" w:rsidRPr="002D1E6F" w:rsidRDefault="008B51C2" w:rsidP="008B51C2">
      <w:pPr>
        <w:jc w:val="both"/>
      </w:pPr>
      <w:r w:rsidRPr="002D1E6F">
        <w:rPr>
          <w:b/>
        </w:rPr>
        <w:t>Exclusive Economic Zone Indicator (EEZI):</w:t>
      </w:r>
      <w:r w:rsidRPr="002D1E6F">
        <w:t xml:space="preserve"> Indicating if the landings are from EU waters (EU), International waters (RFMO) or non-EU coastal waters (COAST) this field can enable the data to be exported for the EU FDI data call in the future.</w:t>
      </w:r>
    </w:p>
    <w:p w14:paraId="6BEA52B3" w14:textId="77777777" w:rsidR="008B51C2" w:rsidRPr="002D1E6F" w:rsidRDefault="008B51C2" w:rsidP="008B51C2">
      <w:pPr>
        <w:jc w:val="both"/>
      </w:pPr>
      <w:r w:rsidRPr="002D1E6F">
        <w:rPr>
          <w:b/>
        </w:rPr>
        <w:t>Incidental by-catch mitigation device</w:t>
      </w:r>
      <w:r w:rsidRPr="002D1E6F">
        <w:t>: These can be coded as “Sorting grid”, “Functional pingers”, “Seal extruder device” and “Turtle extruder device”, “Unknown” or “None”. To support data for by catch.</w:t>
      </w:r>
    </w:p>
    <w:p w14:paraId="17737F43" w14:textId="77777777" w:rsidR="008B51C2" w:rsidRPr="002D1E6F" w:rsidRDefault="008B51C2" w:rsidP="008B51C2">
      <w:pPr>
        <w:jc w:val="both"/>
      </w:pPr>
      <w:r w:rsidRPr="002D1E6F">
        <w:rPr>
          <w:b/>
        </w:rPr>
        <w:t>Fishing Technique</w:t>
      </w:r>
      <w:r w:rsidRPr="002D1E6F">
        <w:t xml:space="preserve">: This is an optional field to be used if the data are to be exported to the EU FDI datacall. It is the Fishing Technique codes defined for the EU AER Fleet Economic data call, and is also used by the EU FDI data call.  </w:t>
      </w:r>
    </w:p>
    <w:p w14:paraId="44E5E5E9" w14:textId="77777777" w:rsidR="008B51C2" w:rsidRPr="002D1E6F" w:rsidRDefault="008B51C2" w:rsidP="008B51C2">
      <w:pPr>
        <w:jc w:val="both"/>
      </w:pPr>
      <w:r w:rsidRPr="002D1E6F">
        <w:rPr>
          <w:noProof/>
          <w:lang w:val="en-US"/>
        </w:rPr>
        <w:lastRenderedPageBreak/>
        <w:drawing>
          <wp:inline distT="0" distB="0" distL="0" distR="0" wp14:anchorId="40EF7E89" wp14:editId="3ED63578">
            <wp:extent cx="2924175" cy="3086100"/>
            <wp:effectExtent l="0" t="0" r="9525" b="0"/>
            <wp:docPr id="3" name="Picture 3"/>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2"/>
                    <a:stretch>
                      <a:fillRect/>
                    </a:stretch>
                  </pic:blipFill>
                  <pic:spPr>
                    <a:xfrm>
                      <a:off x="0" y="0"/>
                      <a:ext cx="2924175" cy="3086100"/>
                    </a:xfrm>
                    <a:prstGeom prst="rect">
                      <a:avLst/>
                    </a:prstGeom>
                  </pic:spPr>
                </pic:pic>
              </a:graphicData>
            </a:graphic>
          </wp:inline>
        </w:drawing>
      </w:r>
    </w:p>
    <w:p w14:paraId="42B1FACE" w14:textId="77777777" w:rsidR="008B51C2" w:rsidRPr="002D1E6F" w:rsidRDefault="008B51C2" w:rsidP="008B51C2">
      <w:pPr>
        <w:jc w:val="both"/>
      </w:pPr>
      <w:r w:rsidRPr="002D1E6F">
        <w:rPr>
          <w:b/>
        </w:rPr>
        <w:t>Dep Sea Regulation</w:t>
      </w:r>
      <w:r w:rsidRPr="002D1E6F">
        <w:t>: This is an optional field to be used if the data should be export to the EU FDI data call. It is an indicator with options “Yes” or “No” if the fishery is under the deep sea regulation.</w:t>
      </w:r>
    </w:p>
    <w:p w14:paraId="579B508C" w14:textId="77777777" w:rsidR="001C1345" w:rsidRPr="002D1E6F" w:rsidRDefault="001C1345" w:rsidP="00816ED6"/>
    <w:p w14:paraId="6A2ABC00" w14:textId="77777777" w:rsidR="00CC2EA3" w:rsidRPr="002D1E6F" w:rsidRDefault="00CC2EA3" w:rsidP="00CC2EA3">
      <w:pPr>
        <w:pStyle w:val="Heading1"/>
      </w:pPr>
      <w:bookmarkStart w:id="7" w:name="_Toc56083398"/>
      <w:r w:rsidRPr="002D1E6F">
        <w:t>Description of each table</w:t>
      </w:r>
      <w:bookmarkEnd w:id="7"/>
    </w:p>
    <w:p w14:paraId="047B4384" w14:textId="77777777" w:rsidR="00CC2EA3" w:rsidRPr="002D1E6F" w:rsidRDefault="00CC2EA3" w:rsidP="00CC2EA3">
      <w:pPr>
        <w:pStyle w:val="Heading2"/>
      </w:pPr>
      <w:bookmarkStart w:id="8" w:name="_Toc56083399"/>
      <w:r w:rsidRPr="002D1E6F">
        <w:t>Upper hierarchy</w:t>
      </w:r>
      <w:bookmarkEnd w:id="8"/>
    </w:p>
    <w:tbl>
      <w:tblPr>
        <w:tblStyle w:val="TableGrid"/>
        <w:tblW w:w="9067" w:type="dxa"/>
        <w:tblLook w:val="04A0" w:firstRow="1" w:lastRow="0" w:firstColumn="1" w:lastColumn="0" w:noHBand="0" w:noVBand="1"/>
      </w:tblPr>
      <w:tblGrid>
        <w:gridCol w:w="1413"/>
        <w:gridCol w:w="4394"/>
        <w:gridCol w:w="3260"/>
      </w:tblGrid>
      <w:tr w:rsidR="00CC2EA3" w:rsidRPr="002D1E6F" w14:paraId="6444DA58" w14:textId="77777777" w:rsidTr="00CC2EA3">
        <w:tc>
          <w:tcPr>
            <w:tcW w:w="1413" w:type="dxa"/>
          </w:tcPr>
          <w:p w14:paraId="07D9C791" w14:textId="77777777" w:rsidR="00CC2EA3" w:rsidRPr="002D1E6F" w:rsidRDefault="00CC2EA3" w:rsidP="00CC2EA3">
            <w:pPr>
              <w:rPr>
                <w:b/>
                <w:sz w:val="20"/>
                <w:szCs w:val="20"/>
              </w:rPr>
            </w:pPr>
            <w:r w:rsidRPr="002D1E6F">
              <w:rPr>
                <w:b/>
                <w:sz w:val="20"/>
                <w:szCs w:val="20"/>
              </w:rPr>
              <w:t>Upper hierarchy table</w:t>
            </w:r>
          </w:p>
        </w:tc>
        <w:tc>
          <w:tcPr>
            <w:tcW w:w="4394" w:type="dxa"/>
          </w:tcPr>
          <w:p w14:paraId="48C9CA63" w14:textId="77777777" w:rsidR="00CC2EA3" w:rsidRPr="002D1E6F" w:rsidRDefault="00CC2EA3" w:rsidP="00CC2EA3">
            <w:pPr>
              <w:rPr>
                <w:b/>
                <w:sz w:val="20"/>
                <w:szCs w:val="20"/>
              </w:rPr>
            </w:pPr>
            <w:r w:rsidRPr="002D1E6F">
              <w:rPr>
                <w:b/>
                <w:sz w:val="20"/>
                <w:szCs w:val="20"/>
              </w:rPr>
              <w:t>Description</w:t>
            </w:r>
          </w:p>
        </w:tc>
        <w:tc>
          <w:tcPr>
            <w:tcW w:w="3260" w:type="dxa"/>
          </w:tcPr>
          <w:p w14:paraId="00660119" w14:textId="77777777" w:rsidR="00CC2EA3" w:rsidRPr="002D1E6F" w:rsidRDefault="00CC2EA3" w:rsidP="00CC2EA3">
            <w:pPr>
              <w:rPr>
                <w:b/>
                <w:sz w:val="20"/>
                <w:szCs w:val="20"/>
              </w:rPr>
            </w:pPr>
            <w:r w:rsidRPr="002D1E6F">
              <w:rPr>
                <w:rStyle w:val="Emphasis"/>
                <w:b/>
                <w:sz w:val="20"/>
                <w:szCs w:val="20"/>
              </w:rPr>
              <w:t>be aware</w:t>
            </w:r>
          </w:p>
        </w:tc>
      </w:tr>
      <w:tr w:rsidR="00CC2EA3" w:rsidRPr="002D1E6F" w14:paraId="4E70E9D9" w14:textId="77777777" w:rsidTr="00CC2EA3">
        <w:tc>
          <w:tcPr>
            <w:tcW w:w="1413" w:type="dxa"/>
          </w:tcPr>
          <w:p w14:paraId="40796000" w14:textId="77777777" w:rsidR="00CC2EA3" w:rsidRPr="002D1E6F" w:rsidRDefault="00CC2EA3" w:rsidP="00CC2EA3">
            <w:pPr>
              <w:rPr>
                <w:sz w:val="20"/>
                <w:szCs w:val="20"/>
              </w:rPr>
            </w:pPr>
            <w:r w:rsidRPr="002D1E6F">
              <w:rPr>
                <w:sz w:val="20"/>
                <w:szCs w:val="20"/>
              </w:rPr>
              <w:t xml:space="preserve">Design table </w:t>
            </w:r>
          </w:p>
          <w:p w14:paraId="0B64B5CC" w14:textId="77777777" w:rsidR="00CC2EA3" w:rsidRPr="002D1E6F" w:rsidRDefault="00CC2EA3" w:rsidP="00CC2EA3">
            <w:pPr>
              <w:rPr>
                <w:sz w:val="20"/>
                <w:szCs w:val="20"/>
              </w:rPr>
            </w:pPr>
            <w:r w:rsidRPr="002D1E6F">
              <w:rPr>
                <w:sz w:val="20"/>
                <w:szCs w:val="20"/>
              </w:rPr>
              <w:t>(DE)</w:t>
            </w:r>
          </w:p>
        </w:tc>
        <w:tc>
          <w:tcPr>
            <w:tcW w:w="4394" w:type="dxa"/>
          </w:tcPr>
          <w:p w14:paraId="319F05C3" w14:textId="77777777" w:rsidR="00CC2EA3" w:rsidRPr="002D1E6F" w:rsidRDefault="00CC2EA3" w:rsidP="00CC2EA3">
            <w:pPr>
              <w:rPr>
                <w:sz w:val="20"/>
                <w:szCs w:val="20"/>
              </w:rPr>
            </w:pPr>
            <w:r w:rsidRPr="002D1E6F">
              <w:rPr>
                <w:sz w:val="20"/>
                <w:szCs w:val="20"/>
              </w:rPr>
              <w:t xml:space="preserve">This table holds the information about the sampling scheme and stratification thereof. Further it specifies the upper hierarchy, which is unique for a given combination of sampling scheme and stratification. </w:t>
            </w:r>
          </w:p>
        </w:tc>
        <w:tc>
          <w:tcPr>
            <w:tcW w:w="3260" w:type="dxa"/>
          </w:tcPr>
          <w:p w14:paraId="3CACDB96" w14:textId="77777777" w:rsidR="00CC2EA3" w:rsidRPr="002D1E6F" w:rsidRDefault="00CC2EA3" w:rsidP="00CC2EA3">
            <w:pPr>
              <w:rPr>
                <w:sz w:val="20"/>
                <w:szCs w:val="20"/>
              </w:rPr>
            </w:pPr>
            <w:r w:rsidRPr="002D1E6F">
              <w:rPr>
                <w:sz w:val="20"/>
                <w:szCs w:val="20"/>
              </w:rPr>
              <w:t xml:space="preserve"> </w:t>
            </w:r>
          </w:p>
        </w:tc>
      </w:tr>
      <w:tr w:rsidR="00CC2EA3" w:rsidRPr="002D1E6F" w14:paraId="63BE4B31" w14:textId="77777777" w:rsidTr="00CC2EA3">
        <w:tc>
          <w:tcPr>
            <w:tcW w:w="1413" w:type="dxa"/>
          </w:tcPr>
          <w:p w14:paraId="5CC81A4C" w14:textId="77777777" w:rsidR="00CC2EA3" w:rsidRPr="002D1E6F" w:rsidRDefault="00CC2EA3" w:rsidP="00CC2EA3">
            <w:pPr>
              <w:rPr>
                <w:sz w:val="20"/>
                <w:szCs w:val="20"/>
              </w:rPr>
            </w:pPr>
            <w:r w:rsidRPr="002D1E6F">
              <w:rPr>
                <w:sz w:val="20"/>
                <w:szCs w:val="20"/>
              </w:rPr>
              <w:t>Temporal Event (TE)</w:t>
            </w:r>
          </w:p>
        </w:tc>
        <w:tc>
          <w:tcPr>
            <w:tcW w:w="4394" w:type="dxa"/>
          </w:tcPr>
          <w:p w14:paraId="03A5C81B" w14:textId="77777777" w:rsidR="00CC2EA3" w:rsidRPr="002D1E6F" w:rsidRDefault="00CC2EA3" w:rsidP="00CC2EA3">
            <w:pPr>
              <w:rPr>
                <w:sz w:val="20"/>
                <w:szCs w:val="20"/>
              </w:rPr>
            </w:pPr>
            <w:r w:rsidRPr="002D1E6F">
              <w:rPr>
                <w:sz w:val="20"/>
                <w:szCs w:val="20"/>
              </w:rPr>
              <w:t>If one of the sampling units is some kind of time e.g., minute, week or quarter, then this is where to put the information about the selection.</w:t>
            </w:r>
          </w:p>
        </w:tc>
        <w:tc>
          <w:tcPr>
            <w:tcW w:w="3260" w:type="dxa"/>
          </w:tcPr>
          <w:p w14:paraId="09FA55E8" w14:textId="77777777" w:rsidR="00CC2EA3" w:rsidRPr="002D1E6F" w:rsidRDefault="00CC2EA3" w:rsidP="00CC2EA3">
            <w:pPr>
              <w:rPr>
                <w:sz w:val="20"/>
                <w:szCs w:val="20"/>
              </w:rPr>
            </w:pPr>
          </w:p>
        </w:tc>
      </w:tr>
      <w:tr w:rsidR="00CC2EA3" w:rsidRPr="002D1E6F" w14:paraId="63514A8A" w14:textId="77777777" w:rsidTr="00CC2EA3">
        <w:tc>
          <w:tcPr>
            <w:tcW w:w="1413" w:type="dxa"/>
          </w:tcPr>
          <w:p w14:paraId="1657938F" w14:textId="77777777" w:rsidR="00CC2EA3" w:rsidRPr="002D1E6F" w:rsidRDefault="00CC2EA3" w:rsidP="00CC2EA3">
            <w:pPr>
              <w:rPr>
                <w:sz w:val="20"/>
                <w:szCs w:val="20"/>
              </w:rPr>
            </w:pPr>
            <w:r w:rsidRPr="002D1E6F">
              <w:rPr>
                <w:sz w:val="20"/>
                <w:szCs w:val="20"/>
              </w:rPr>
              <w:t>Location</w:t>
            </w:r>
          </w:p>
          <w:p w14:paraId="38C498FC" w14:textId="77777777" w:rsidR="00CC2EA3" w:rsidRPr="002D1E6F" w:rsidRDefault="00CC2EA3" w:rsidP="00CC2EA3">
            <w:pPr>
              <w:rPr>
                <w:sz w:val="20"/>
                <w:szCs w:val="20"/>
              </w:rPr>
            </w:pPr>
            <w:r w:rsidRPr="002D1E6F">
              <w:rPr>
                <w:sz w:val="20"/>
                <w:szCs w:val="20"/>
              </w:rPr>
              <w:t>(LO)</w:t>
            </w:r>
          </w:p>
        </w:tc>
        <w:tc>
          <w:tcPr>
            <w:tcW w:w="4394" w:type="dxa"/>
          </w:tcPr>
          <w:p w14:paraId="692DD2B0" w14:textId="77777777" w:rsidR="00CC2EA3" w:rsidRPr="002D1E6F" w:rsidRDefault="00CC2EA3" w:rsidP="00CC2EA3">
            <w:pPr>
              <w:rPr>
                <w:sz w:val="20"/>
                <w:szCs w:val="20"/>
              </w:rPr>
            </w:pPr>
            <w:r w:rsidRPr="002D1E6F">
              <w:rPr>
                <w:sz w:val="20"/>
                <w:szCs w:val="20"/>
              </w:rPr>
              <w:t>If one of the sampling units is a location, then this is where to put the information about the selection.</w:t>
            </w:r>
          </w:p>
        </w:tc>
        <w:tc>
          <w:tcPr>
            <w:tcW w:w="3260" w:type="dxa"/>
          </w:tcPr>
          <w:p w14:paraId="1DF88D4B" w14:textId="77777777" w:rsidR="00CC2EA3" w:rsidRPr="002D1E6F" w:rsidRDefault="00CC2EA3" w:rsidP="00CC2EA3">
            <w:pPr>
              <w:rPr>
                <w:sz w:val="20"/>
                <w:szCs w:val="20"/>
              </w:rPr>
            </w:pPr>
            <w:r w:rsidRPr="002D1E6F">
              <w:rPr>
                <w:sz w:val="20"/>
                <w:szCs w:val="20"/>
              </w:rPr>
              <w:t xml:space="preserve">The location refers to a place with LOCODE. </w:t>
            </w:r>
          </w:p>
        </w:tc>
      </w:tr>
      <w:tr w:rsidR="00CC2EA3" w:rsidRPr="002D1E6F" w14:paraId="1DD7EA4C" w14:textId="77777777" w:rsidTr="00CC2EA3">
        <w:tc>
          <w:tcPr>
            <w:tcW w:w="1413" w:type="dxa"/>
          </w:tcPr>
          <w:p w14:paraId="40A5773C" w14:textId="496F8B75" w:rsidR="00CC2EA3" w:rsidRPr="002D1E6F" w:rsidRDefault="00CC2EA3" w:rsidP="00CC2EA3">
            <w:pPr>
              <w:rPr>
                <w:sz w:val="20"/>
                <w:szCs w:val="20"/>
              </w:rPr>
            </w:pPr>
            <w:r w:rsidRPr="002D1E6F">
              <w:rPr>
                <w:sz w:val="20"/>
                <w:szCs w:val="20"/>
              </w:rPr>
              <w:t>Vessel</w:t>
            </w:r>
            <w:r w:rsidR="00EE7F7F" w:rsidRPr="002D1E6F">
              <w:rPr>
                <w:sz w:val="20"/>
                <w:szCs w:val="20"/>
              </w:rPr>
              <w:t xml:space="preserve"> Selection</w:t>
            </w:r>
          </w:p>
          <w:p w14:paraId="26DC103D" w14:textId="2C6AB751" w:rsidR="00CC2EA3" w:rsidRPr="002D1E6F" w:rsidRDefault="00CC2EA3" w:rsidP="00EE7F7F">
            <w:pPr>
              <w:rPr>
                <w:sz w:val="20"/>
                <w:szCs w:val="20"/>
              </w:rPr>
            </w:pPr>
            <w:r w:rsidRPr="002D1E6F">
              <w:rPr>
                <w:sz w:val="20"/>
                <w:szCs w:val="20"/>
              </w:rPr>
              <w:t>(V</w:t>
            </w:r>
            <w:r w:rsidR="00EE7F7F" w:rsidRPr="002D1E6F">
              <w:rPr>
                <w:sz w:val="20"/>
                <w:szCs w:val="20"/>
              </w:rPr>
              <w:t>S</w:t>
            </w:r>
            <w:r w:rsidRPr="002D1E6F">
              <w:rPr>
                <w:sz w:val="20"/>
                <w:szCs w:val="20"/>
              </w:rPr>
              <w:t>)</w:t>
            </w:r>
          </w:p>
        </w:tc>
        <w:tc>
          <w:tcPr>
            <w:tcW w:w="4394" w:type="dxa"/>
          </w:tcPr>
          <w:p w14:paraId="6367CD06" w14:textId="77777777" w:rsidR="00CC2EA3" w:rsidRPr="002D1E6F" w:rsidRDefault="00CC2EA3" w:rsidP="00CC2EA3">
            <w:pPr>
              <w:rPr>
                <w:sz w:val="20"/>
                <w:szCs w:val="20"/>
              </w:rPr>
            </w:pPr>
            <w:r w:rsidRPr="002D1E6F">
              <w:rPr>
                <w:sz w:val="20"/>
                <w:szCs w:val="20"/>
              </w:rPr>
              <w:t>If one of the sampling units is a vessel, then this is where to put the information about the selection.</w:t>
            </w:r>
          </w:p>
        </w:tc>
        <w:tc>
          <w:tcPr>
            <w:tcW w:w="3260" w:type="dxa"/>
          </w:tcPr>
          <w:p w14:paraId="2031495B" w14:textId="77777777" w:rsidR="00CC2EA3" w:rsidRPr="002D1E6F" w:rsidRDefault="00CC2EA3" w:rsidP="00CC2EA3">
            <w:pPr>
              <w:rPr>
                <w:sz w:val="20"/>
                <w:szCs w:val="20"/>
              </w:rPr>
            </w:pPr>
            <w:r w:rsidRPr="002D1E6F">
              <w:rPr>
                <w:sz w:val="20"/>
                <w:szCs w:val="20"/>
              </w:rPr>
              <w:t>This table is only used when the vessel is part of your sampling hierarchy.  Information relating to the vessel properties can be found in Vessel Details (VD) table.</w:t>
            </w:r>
          </w:p>
        </w:tc>
      </w:tr>
      <w:tr w:rsidR="00CC2EA3" w:rsidRPr="002D1E6F" w14:paraId="60CBD132" w14:textId="77777777" w:rsidTr="00CC2EA3">
        <w:tc>
          <w:tcPr>
            <w:tcW w:w="1413" w:type="dxa"/>
          </w:tcPr>
          <w:p w14:paraId="7F442EF6" w14:textId="77777777" w:rsidR="00CC2EA3" w:rsidRPr="002D1E6F" w:rsidRDefault="00CC2EA3" w:rsidP="00CC2EA3">
            <w:pPr>
              <w:rPr>
                <w:sz w:val="20"/>
                <w:szCs w:val="20"/>
              </w:rPr>
            </w:pPr>
            <w:r w:rsidRPr="002D1E6F">
              <w:rPr>
                <w:sz w:val="20"/>
                <w:szCs w:val="20"/>
              </w:rPr>
              <w:t>Fishing Trip</w:t>
            </w:r>
          </w:p>
          <w:p w14:paraId="75CA8CE6" w14:textId="77777777" w:rsidR="00CC2EA3" w:rsidRPr="002D1E6F" w:rsidRDefault="00CC2EA3" w:rsidP="00CC2EA3">
            <w:pPr>
              <w:rPr>
                <w:sz w:val="20"/>
                <w:szCs w:val="20"/>
              </w:rPr>
            </w:pPr>
            <w:r w:rsidRPr="002D1E6F">
              <w:rPr>
                <w:sz w:val="20"/>
                <w:szCs w:val="20"/>
              </w:rPr>
              <w:t>(FT)</w:t>
            </w:r>
          </w:p>
        </w:tc>
        <w:tc>
          <w:tcPr>
            <w:tcW w:w="4394" w:type="dxa"/>
          </w:tcPr>
          <w:p w14:paraId="768C455E" w14:textId="77777777" w:rsidR="00CC2EA3" w:rsidRPr="002D1E6F" w:rsidRDefault="00CC2EA3" w:rsidP="00CC2EA3">
            <w:pPr>
              <w:rPr>
                <w:sz w:val="20"/>
                <w:szCs w:val="20"/>
              </w:rPr>
            </w:pPr>
            <w:r w:rsidRPr="002D1E6F">
              <w:rPr>
                <w:sz w:val="20"/>
                <w:szCs w:val="20"/>
              </w:rPr>
              <w:t>This table holds information about the fishing trip.</w:t>
            </w:r>
          </w:p>
          <w:p w14:paraId="7E4E240D" w14:textId="77777777" w:rsidR="00CC2EA3" w:rsidRPr="002D1E6F" w:rsidRDefault="00CC2EA3" w:rsidP="00CC2EA3">
            <w:pPr>
              <w:rPr>
                <w:sz w:val="20"/>
                <w:szCs w:val="20"/>
              </w:rPr>
            </w:pPr>
          </w:p>
          <w:p w14:paraId="16C9FF23" w14:textId="77777777" w:rsidR="00CC2EA3" w:rsidRPr="002D1E6F" w:rsidRDefault="00CC2EA3" w:rsidP="00CC2EA3">
            <w:pPr>
              <w:rPr>
                <w:sz w:val="20"/>
                <w:szCs w:val="20"/>
              </w:rPr>
            </w:pPr>
            <w:r w:rsidRPr="002D1E6F">
              <w:rPr>
                <w:sz w:val="20"/>
                <w:szCs w:val="20"/>
              </w:rPr>
              <w:t>Definition: Any voyage of a fishing vessel during which fishing activities are intended that starts at the moment when the fishing vessel leaves a port and ends on arrival in port.</w:t>
            </w:r>
          </w:p>
        </w:tc>
        <w:tc>
          <w:tcPr>
            <w:tcW w:w="3260" w:type="dxa"/>
          </w:tcPr>
          <w:p w14:paraId="5E4D914B" w14:textId="77777777" w:rsidR="00CC2EA3" w:rsidRPr="002D1E6F" w:rsidRDefault="00CC2EA3" w:rsidP="00CC2EA3">
            <w:pPr>
              <w:rPr>
                <w:sz w:val="20"/>
                <w:szCs w:val="20"/>
              </w:rPr>
            </w:pPr>
            <w:r w:rsidRPr="002D1E6F">
              <w:rPr>
                <w:sz w:val="20"/>
                <w:szCs w:val="20"/>
              </w:rPr>
              <w:t xml:space="preserve">Fishing activity does not necessarily imply catch. When observers are deployed on trips that e.g., do not register catch they should also be logged into the RDBES (e.g., gill net trips that only deploy the gear; purse-seine trips that search and do not find any fish) </w:t>
            </w:r>
          </w:p>
        </w:tc>
      </w:tr>
      <w:tr w:rsidR="00CC2EA3" w:rsidRPr="002D1E6F" w14:paraId="0CE142C2" w14:textId="77777777" w:rsidTr="00CC2EA3">
        <w:tc>
          <w:tcPr>
            <w:tcW w:w="1413" w:type="dxa"/>
          </w:tcPr>
          <w:p w14:paraId="06255B09" w14:textId="77777777" w:rsidR="00CC2EA3" w:rsidRPr="002D1E6F" w:rsidRDefault="00CC2EA3" w:rsidP="00CC2EA3">
            <w:pPr>
              <w:rPr>
                <w:sz w:val="20"/>
                <w:szCs w:val="20"/>
              </w:rPr>
            </w:pPr>
            <w:r w:rsidRPr="002D1E6F">
              <w:rPr>
                <w:sz w:val="20"/>
                <w:szCs w:val="20"/>
              </w:rPr>
              <w:lastRenderedPageBreak/>
              <w:t>Fishing Operation</w:t>
            </w:r>
          </w:p>
          <w:p w14:paraId="62222303" w14:textId="77777777" w:rsidR="00CC2EA3" w:rsidRPr="002D1E6F" w:rsidRDefault="00CC2EA3" w:rsidP="00CC2EA3">
            <w:pPr>
              <w:rPr>
                <w:sz w:val="20"/>
                <w:szCs w:val="20"/>
              </w:rPr>
            </w:pPr>
            <w:r w:rsidRPr="002D1E6F">
              <w:rPr>
                <w:sz w:val="20"/>
                <w:szCs w:val="20"/>
              </w:rPr>
              <w:t>(FO)</w:t>
            </w:r>
          </w:p>
        </w:tc>
        <w:tc>
          <w:tcPr>
            <w:tcW w:w="4394" w:type="dxa"/>
          </w:tcPr>
          <w:p w14:paraId="52A61383" w14:textId="77777777" w:rsidR="00CC2EA3" w:rsidRPr="002D1E6F" w:rsidRDefault="00CC2EA3" w:rsidP="00CC2EA3">
            <w:pPr>
              <w:rPr>
                <w:sz w:val="20"/>
                <w:szCs w:val="20"/>
              </w:rPr>
            </w:pPr>
            <w:r w:rsidRPr="002D1E6F">
              <w:rPr>
                <w:sz w:val="20"/>
                <w:szCs w:val="20"/>
              </w:rPr>
              <w:t>This table holds information about the fishing operation – it is very similar to the HH in the present RDB aggregated by haul.</w:t>
            </w:r>
          </w:p>
          <w:p w14:paraId="4847783C" w14:textId="77777777" w:rsidR="00CC2EA3" w:rsidRPr="002D1E6F" w:rsidRDefault="00CC2EA3" w:rsidP="00CC2EA3">
            <w:pPr>
              <w:rPr>
                <w:sz w:val="20"/>
                <w:szCs w:val="20"/>
              </w:rPr>
            </w:pPr>
          </w:p>
          <w:p w14:paraId="78DC61FF" w14:textId="77777777" w:rsidR="00CC2EA3" w:rsidRPr="002D1E6F" w:rsidRDefault="00CC2EA3" w:rsidP="00CC2EA3">
            <w:pPr>
              <w:rPr>
                <w:sz w:val="20"/>
                <w:szCs w:val="20"/>
              </w:rPr>
            </w:pPr>
            <w:r w:rsidRPr="002D1E6F">
              <w:rPr>
                <w:sz w:val="20"/>
                <w:szCs w:val="20"/>
              </w:rPr>
              <w:t>Definition: set/haul</w:t>
            </w:r>
          </w:p>
        </w:tc>
        <w:tc>
          <w:tcPr>
            <w:tcW w:w="3260" w:type="dxa"/>
          </w:tcPr>
          <w:p w14:paraId="39A8696D" w14:textId="77777777" w:rsidR="00CC2EA3" w:rsidRPr="002D1E6F" w:rsidRDefault="00CC2EA3" w:rsidP="00CC2EA3">
            <w:pPr>
              <w:rPr>
                <w:sz w:val="20"/>
                <w:szCs w:val="20"/>
              </w:rPr>
            </w:pPr>
          </w:p>
        </w:tc>
      </w:tr>
      <w:tr w:rsidR="00CC2EA3" w:rsidRPr="002D1E6F" w14:paraId="298102AE" w14:textId="77777777" w:rsidTr="00CC2EA3">
        <w:tc>
          <w:tcPr>
            <w:tcW w:w="1413" w:type="dxa"/>
          </w:tcPr>
          <w:p w14:paraId="38CABCE2" w14:textId="77777777" w:rsidR="00CC2EA3" w:rsidRPr="002D1E6F" w:rsidRDefault="00CC2EA3" w:rsidP="00CC2EA3">
            <w:pPr>
              <w:rPr>
                <w:sz w:val="20"/>
                <w:szCs w:val="20"/>
              </w:rPr>
            </w:pPr>
            <w:r w:rsidRPr="002D1E6F">
              <w:rPr>
                <w:sz w:val="20"/>
                <w:szCs w:val="20"/>
              </w:rPr>
              <w:t xml:space="preserve">On-shore Event (OS) </w:t>
            </w:r>
          </w:p>
        </w:tc>
        <w:tc>
          <w:tcPr>
            <w:tcW w:w="4394" w:type="dxa"/>
          </w:tcPr>
          <w:p w14:paraId="54BCEA9D" w14:textId="77777777" w:rsidR="00CC2EA3" w:rsidRPr="002D1E6F" w:rsidRDefault="00CC2EA3" w:rsidP="00CC2EA3">
            <w:pPr>
              <w:rPr>
                <w:sz w:val="20"/>
                <w:szCs w:val="20"/>
              </w:rPr>
            </w:pPr>
            <w:r w:rsidRPr="002D1E6F">
              <w:rPr>
                <w:sz w:val="20"/>
                <w:szCs w:val="20"/>
              </w:rPr>
              <w:t>If one of the sampling units is a combination of Location and Time, then this is where to put the information about the selection.</w:t>
            </w:r>
          </w:p>
          <w:p w14:paraId="6E8171EF" w14:textId="77777777" w:rsidR="00CC2EA3" w:rsidRPr="002D1E6F" w:rsidRDefault="00CC2EA3" w:rsidP="00CC2EA3">
            <w:pPr>
              <w:rPr>
                <w:sz w:val="20"/>
                <w:szCs w:val="20"/>
              </w:rPr>
            </w:pPr>
          </w:p>
          <w:p w14:paraId="76FCC30D" w14:textId="77777777" w:rsidR="00CC2EA3" w:rsidRPr="002D1E6F" w:rsidRDefault="00CC2EA3" w:rsidP="00CC2EA3">
            <w:pPr>
              <w:rPr>
                <w:sz w:val="20"/>
                <w:szCs w:val="20"/>
              </w:rPr>
            </w:pPr>
            <w:r w:rsidRPr="002D1E6F">
              <w:rPr>
                <w:sz w:val="20"/>
                <w:szCs w:val="20"/>
              </w:rPr>
              <w:t>Definition: Location*time - e.g. port-day, market-day, auction-day and factory-day.</w:t>
            </w:r>
          </w:p>
        </w:tc>
        <w:tc>
          <w:tcPr>
            <w:tcW w:w="3260" w:type="dxa"/>
          </w:tcPr>
          <w:p w14:paraId="59D3B2D9" w14:textId="77777777" w:rsidR="00CC2EA3" w:rsidRPr="002D1E6F" w:rsidRDefault="00CC2EA3" w:rsidP="00CC2EA3">
            <w:pPr>
              <w:rPr>
                <w:sz w:val="20"/>
                <w:szCs w:val="20"/>
              </w:rPr>
            </w:pPr>
          </w:p>
        </w:tc>
      </w:tr>
      <w:tr w:rsidR="00CC2EA3" w:rsidRPr="002D1E6F" w14:paraId="004CEDBF" w14:textId="77777777" w:rsidTr="00CC2EA3">
        <w:tc>
          <w:tcPr>
            <w:tcW w:w="1413" w:type="dxa"/>
          </w:tcPr>
          <w:p w14:paraId="55508A80" w14:textId="77777777" w:rsidR="00CC2EA3" w:rsidRPr="002D1E6F" w:rsidRDefault="00CC2EA3" w:rsidP="00CC2EA3">
            <w:pPr>
              <w:rPr>
                <w:sz w:val="20"/>
                <w:szCs w:val="20"/>
              </w:rPr>
            </w:pPr>
            <w:r w:rsidRPr="002D1E6F">
              <w:rPr>
                <w:sz w:val="20"/>
                <w:szCs w:val="20"/>
              </w:rPr>
              <w:t>Landing Event</w:t>
            </w:r>
          </w:p>
          <w:p w14:paraId="0DDE40AC" w14:textId="77777777" w:rsidR="00CC2EA3" w:rsidRPr="002D1E6F" w:rsidRDefault="00CC2EA3" w:rsidP="00CC2EA3">
            <w:pPr>
              <w:rPr>
                <w:sz w:val="20"/>
                <w:szCs w:val="20"/>
              </w:rPr>
            </w:pPr>
            <w:r w:rsidRPr="002D1E6F">
              <w:rPr>
                <w:sz w:val="20"/>
                <w:szCs w:val="20"/>
              </w:rPr>
              <w:t>(LE)</w:t>
            </w:r>
          </w:p>
        </w:tc>
        <w:tc>
          <w:tcPr>
            <w:tcW w:w="4394" w:type="dxa"/>
          </w:tcPr>
          <w:p w14:paraId="2263B6BE" w14:textId="045A9701" w:rsidR="00CC2EA3" w:rsidRPr="002D1E6F" w:rsidRDefault="00CC2EA3" w:rsidP="00CC2EA3">
            <w:pPr>
              <w:rPr>
                <w:sz w:val="20"/>
                <w:szCs w:val="20"/>
              </w:rPr>
            </w:pPr>
            <w:r w:rsidRPr="002D1E6F">
              <w:rPr>
                <w:sz w:val="20"/>
                <w:szCs w:val="20"/>
              </w:rPr>
              <w:t xml:space="preserve">This table holds information about the landing event - it is very similar to the HH in the present RDB aggregated by trip, but it is not assumed that </w:t>
            </w:r>
            <w:r w:rsidR="00E97D72" w:rsidRPr="002D1E6F">
              <w:rPr>
                <w:sz w:val="20"/>
                <w:szCs w:val="20"/>
              </w:rPr>
              <w:t xml:space="preserve">one is </w:t>
            </w:r>
            <w:r w:rsidRPr="002D1E6F">
              <w:rPr>
                <w:sz w:val="20"/>
                <w:szCs w:val="20"/>
              </w:rPr>
              <w:t>sampl</w:t>
            </w:r>
            <w:r w:rsidR="00E97D72" w:rsidRPr="002D1E6F">
              <w:rPr>
                <w:sz w:val="20"/>
                <w:szCs w:val="20"/>
              </w:rPr>
              <w:t>ing</w:t>
            </w:r>
            <w:r w:rsidRPr="002D1E6F">
              <w:rPr>
                <w:sz w:val="20"/>
                <w:szCs w:val="20"/>
              </w:rPr>
              <w:t xml:space="preserve"> </w:t>
            </w:r>
            <w:r w:rsidR="00E97D72" w:rsidRPr="002D1E6F">
              <w:rPr>
                <w:sz w:val="20"/>
                <w:szCs w:val="20"/>
              </w:rPr>
              <w:t xml:space="preserve">from </w:t>
            </w:r>
            <w:r w:rsidRPr="002D1E6F">
              <w:rPr>
                <w:sz w:val="20"/>
                <w:szCs w:val="20"/>
              </w:rPr>
              <w:t xml:space="preserve">all the landings </w:t>
            </w:r>
            <w:r w:rsidR="00E97D72" w:rsidRPr="002D1E6F">
              <w:rPr>
                <w:sz w:val="20"/>
                <w:szCs w:val="20"/>
              </w:rPr>
              <w:t xml:space="preserve">of </w:t>
            </w:r>
            <w:r w:rsidRPr="002D1E6F">
              <w:rPr>
                <w:sz w:val="20"/>
                <w:szCs w:val="20"/>
              </w:rPr>
              <w:t xml:space="preserve">a fishing trip </w:t>
            </w:r>
            <w:r w:rsidR="00E97D72" w:rsidRPr="002D1E6F">
              <w:rPr>
                <w:sz w:val="20"/>
                <w:szCs w:val="20"/>
              </w:rPr>
              <w:t xml:space="preserve">because there may be </w:t>
            </w:r>
            <w:r w:rsidRPr="002D1E6F">
              <w:rPr>
                <w:sz w:val="20"/>
                <w:szCs w:val="20"/>
              </w:rPr>
              <w:t xml:space="preserve">e.g. landings and sales </w:t>
            </w:r>
            <w:r w:rsidR="00E97D72" w:rsidRPr="002D1E6F">
              <w:rPr>
                <w:sz w:val="20"/>
                <w:szCs w:val="20"/>
              </w:rPr>
              <w:t xml:space="preserve">taking place </w:t>
            </w:r>
            <w:r w:rsidRPr="002D1E6F">
              <w:rPr>
                <w:sz w:val="20"/>
                <w:szCs w:val="20"/>
              </w:rPr>
              <w:t>elsewhere.</w:t>
            </w:r>
          </w:p>
          <w:p w14:paraId="66664999" w14:textId="77777777" w:rsidR="00CC2EA3" w:rsidRPr="002D1E6F" w:rsidRDefault="00CC2EA3" w:rsidP="00CC2EA3">
            <w:pPr>
              <w:rPr>
                <w:sz w:val="20"/>
                <w:szCs w:val="20"/>
              </w:rPr>
            </w:pPr>
          </w:p>
          <w:p w14:paraId="7D2263B8" w14:textId="77777777" w:rsidR="00CC2EA3" w:rsidRPr="002D1E6F" w:rsidRDefault="00CC2EA3" w:rsidP="00CC2EA3">
            <w:pPr>
              <w:rPr>
                <w:sz w:val="20"/>
                <w:szCs w:val="20"/>
              </w:rPr>
            </w:pPr>
            <w:r w:rsidRPr="002D1E6F">
              <w:rPr>
                <w:sz w:val="20"/>
                <w:szCs w:val="20"/>
              </w:rPr>
              <w:t>Definition: Landings from a fishing trip or part thereof.</w:t>
            </w:r>
          </w:p>
        </w:tc>
        <w:tc>
          <w:tcPr>
            <w:tcW w:w="3260" w:type="dxa"/>
          </w:tcPr>
          <w:p w14:paraId="2B5894B0" w14:textId="34759CEC" w:rsidR="00CC2EA3" w:rsidRPr="002D1E6F" w:rsidRDefault="00CC2EA3" w:rsidP="00791991">
            <w:pPr>
              <w:rPr>
                <w:sz w:val="20"/>
                <w:szCs w:val="20"/>
              </w:rPr>
            </w:pPr>
            <w:r w:rsidRPr="002D1E6F">
              <w:rPr>
                <w:sz w:val="20"/>
                <w:szCs w:val="20"/>
              </w:rPr>
              <w:t xml:space="preserve">A fishing trip may register several landing events (e.g., land in two different ports). </w:t>
            </w:r>
            <w:r w:rsidR="00E97D72" w:rsidRPr="002D1E6F">
              <w:rPr>
                <w:sz w:val="20"/>
                <w:szCs w:val="20"/>
              </w:rPr>
              <w:t xml:space="preserve">A landing event may be the product of several consecutive fishing trips made by a vessel. </w:t>
            </w:r>
            <w:r w:rsidR="004E2F50" w:rsidRPr="002D1E6F">
              <w:rPr>
                <w:sz w:val="20"/>
                <w:szCs w:val="20"/>
              </w:rPr>
              <w:t>Landing event can also contain multiple gears and areas, in the table the dominant gear and area is use.</w:t>
            </w:r>
          </w:p>
        </w:tc>
      </w:tr>
      <w:tr w:rsidR="00CC2EA3" w:rsidRPr="002D1E6F" w14:paraId="155E6D85" w14:textId="77777777" w:rsidTr="00CC2EA3">
        <w:tc>
          <w:tcPr>
            <w:tcW w:w="1413" w:type="dxa"/>
          </w:tcPr>
          <w:p w14:paraId="224968A5" w14:textId="77777777" w:rsidR="00CC2EA3" w:rsidRPr="002D1E6F" w:rsidRDefault="00CC2EA3" w:rsidP="00CC2EA3">
            <w:pPr>
              <w:rPr>
                <w:sz w:val="20"/>
                <w:szCs w:val="20"/>
              </w:rPr>
            </w:pPr>
            <w:r w:rsidRPr="002D1E6F">
              <w:rPr>
                <w:sz w:val="20"/>
                <w:szCs w:val="20"/>
              </w:rPr>
              <w:t>Species Selection (SS)</w:t>
            </w:r>
          </w:p>
        </w:tc>
        <w:tc>
          <w:tcPr>
            <w:tcW w:w="4394" w:type="dxa"/>
          </w:tcPr>
          <w:p w14:paraId="75403484" w14:textId="77777777" w:rsidR="00CC2EA3" w:rsidRPr="002D1E6F" w:rsidRDefault="00CC2EA3" w:rsidP="00CC2EA3">
            <w:pPr>
              <w:rPr>
                <w:sz w:val="20"/>
                <w:szCs w:val="20"/>
              </w:rPr>
            </w:pPr>
            <w:r w:rsidRPr="002D1E6F">
              <w:rPr>
                <w:sz w:val="20"/>
                <w:szCs w:val="20"/>
              </w:rPr>
              <w:t xml:space="preserve">This table holds information about the selection of species expected in the Sample (SA) table e.g., only species from a national species list are sampled, full concurrent species sampling,  probabilistic species selection from a species group.  </w:t>
            </w:r>
          </w:p>
        </w:tc>
        <w:tc>
          <w:tcPr>
            <w:tcW w:w="3260" w:type="dxa"/>
          </w:tcPr>
          <w:p w14:paraId="3B2BAB7B" w14:textId="77777777" w:rsidR="00CC2EA3" w:rsidRPr="002D1E6F" w:rsidRDefault="00CC2EA3" w:rsidP="00CC2EA3">
            <w:pPr>
              <w:rPr>
                <w:sz w:val="20"/>
                <w:szCs w:val="20"/>
              </w:rPr>
            </w:pPr>
            <w:r w:rsidRPr="002D1E6F">
              <w:rPr>
                <w:sz w:val="20"/>
                <w:szCs w:val="20"/>
              </w:rPr>
              <w:t xml:space="preserve">This table is mandatory. </w:t>
            </w:r>
          </w:p>
        </w:tc>
      </w:tr>
      <w:tr w:rsidR="00CC2EA3" w:rsidRPr="002D1E6F" w14:paraId="7CD11C92" w14:textId="77777777" w:rsidTr="00CC2EA3">
        <w:tc>
          <w:tcPr>
            <w:tcW w:w="1413" w:type="dxa"/>
          </w:tcPr>
          <w:p w14:paraId="629C4701" w14:textId="77777777" w:rsidR="00CC2EA3" w:rsidRPr="002D1E6F" w:rsidRDefault="00CC2EA3" w:rsidP="00CC2EA3">
            <w:pPr>
              <w:rPr>
                <w:sz w:val="20"/>
                <w:szCs w:val="20"/>
              </w:rPr>
            </w:pPr>
            <w:r w:rsidRPr="002D1E6F">
              <w:rPr>
                <w:sz w:val="20"/>
                <w:szCs w:val="20"/>
              </w:rPr>
              <w:t>Sample</w:t>
            </w:r>
          </w:p>
          <w:p w14:paraId="205CDA57" w14:textId="77777777" w:rsidR="00CC2EA3" w:rsidRPr="002D1E6F" w:rsidRDefault="00CC2EA3" w:rsidP="00CC2EA3">
            <w:pPr>
              <w:rPr>
                <w:sz w:val="20"/>
                <w:szCs w:val="20"/>
              </w:rPr>
            </w:pPr>
            <w:r w:rsidRPr="002D1E6F">
              <w:rPr>
                <w:sz w:val="20"/>
                <w:szCs w:val="20"/>
              </w:rPr>
              <w:t>(SA)</w:t>
            </w:r>
          </w:p>
        </w:tc>
        <w:tc>
          <w:tcPr>
            <w:tcW w:w="4394" w:type="dxa"/>
          </w:tcPr>
          <w:p w14:paraId="25310171" w14:textId="77777777" w:rsidR="00CC2EA3" w:rsidRPr="002D1E6F" w:rsidRDefault="00CC2EA3" w:rsidP="00CC2EA3">
            <w:pPr>
              <w:rPr>
                <w:sz w:val="20"/>
                <w:szCs w:val="20"/>
              </w:rPr>
            </w:pPr>
            <w:r w:rsidRPr="002D1E6F">
              <w:rPr>
                <w:sz w:val="20"/>
                <w:szCs w:val="20"/>
              </w:rPr>
              <w:t>This table holds outcome of the sampling done in the upper hierarchy, i.e. the final sample of fish available for measurement or biological analyses. It is very similar to the SL in the present RDB.</w:t>
            </w:r>
          </w:p>
        </w:tc>
        <w:tc>
          <w:tcPr>
            <w:tcW w:w="3260" w:type="dxa"/>
          </w:tcPr>
          <w:p w14:paraId="64110A9D" w14:textId="15075FFE" w:rsidR="00CC2EA3" w:rsidRPr="002D1E6F" w:rsidRDefault="00CC2EA3" w:rsidP="00EE7F7F">
            <w:pPr>
              <w:rPr>
                <w:sz w:val="20"/>
                <w:szCs w:val="20"/>
              </w:rPr>
            </w:pPr>
            <w:r w:rsidRPr="002D1E6F">
              <w:rPr>
                <w:sz w:val="20"/>
                <w:szCs w:val="20"/>
              </w:rPr>
              <w:t xml:space="preserve">This table is ‘Self-referring’: a single Sample (SA) table holds one level of subsampling, but it is possible to add more levels of subsampling by linking one Sample (SA) table to another with </w:t>
            </w:r>
            <w:r w:rsidR="00EE7F7F" w:rsidRPr="002D1E6F">
              <w:rPr>
                <w:sz w:val="20"/>
                <w:szCs w:val="20"/>
              </w:rPr>
              <w:t>SAparentID</w:t>
            </w:r>
            <w:r w:rsidRPr="002D1E6F">
              <w:rPr>
                <w:sz w:val="20"/>
                <w:szCs w:val="20"/>
              </w:rPr>
              <w:t xml:space="preserve">. </w:t>
            </w:r>
          </w:p>
        </w:tc>
      </w:tr>
    </w:tbl>
    <w:p w14:paraId="7D4210AF" w14:textId="77777777" w:rsidR="00CC2EA3" w:rsidRPr="002D1E6F" w:rsidRDefault="00CC2EA3" w:rsidP="00CC2EA3"/>
    <w:p w14:paraId="6A870F52" w14:textId="77777777" w:rsidR="00CC2EA3" w:rsidRPr="002D1E6F" w:rsidRDefault="00CC2EA3" w:rsidP="00CC2EA3">
      <w:pPr>
        <w:pStyle w:val="Heading2"/>
      </w:pPr>
      <w:bookmarkStart w:id="9" w:name="_Toc56083400"/>
      <w:r w:rsidRPr="002D1E6F">
        <w:t>Auxiliary tables</w:t>
      </w:r>
      <w:bookmarkEnd w:id="9"/>
    </w:p>
    <w:tbl>
      <w:tblPr>
        <w:tblStyle w:val="TableGrid"/>
        <w:tblW w:w="0" w:type="auto"/>
        <w:tblLook w:val="04A0" w:firstRow="1" w:lastRow="0" w:firstColumn="1" w:lastColumn="0" w:noHBand="0" w:noVBand="1"/>
      </w:tblPr>
      <w:tblGrid>
        <w:gridCol w:w="1413"/>
        <w:gridCol w:w="4394"/>
        <w:gridCol w:w="3209"/>
      </w:tblGrid>
      <w:tr w:rsidR="00CC2EA3" w:rsidRPr="002D1E6F" w14:paraId="1FACECAC" w14:textId="77777777" w:rsidTr="00CC2EA3">
        <w:tc>
          <w:tcPr>
            <w:tcW w:w="1413" w:type="dxa"/>
          </w:tcPr>
          <w:p w14:paraId="5A639F78" w14:textId="77777777" w:rsidR="00CC2EA3" w:rsidRPr="002D1E6F" w:rsidRDefault="00CC2EA3" w:rsidP="00CC2EA3">
            <w:pPr>
              <w:rPr>
                <w:b/>
                <w:sz w:val="20"/>
                <w:szCs w:val="20"/>
              </w:rPr>
            </w:pPr>
            <w:r w:rsidRPr="002D1E6F">
              <w:rPr>
                <w:b/>
                <w:sz w:val="20"/>
                <w:szCs w:val="20"/>
              </w:rPr>
              <w:t>Upper hierarchy auxiliary table</w:t>
            </w:r>
          </w:p>
        </w:tc>
        <w:tc>
          <w:tcPr>
            <w:tcW w:w="4394" w:type="dxa"/>
          </w:tcPr>
          <w:p w14:paraId="3AE9A0E6" w14:textId="77777777" w:rsidR="00CC2EA3" w:rsidRPr="002D1E6F" w:rsidRDefault="00CC2EA3" w:rsidP="00CC2EA3">
            <w:pPr>
              <w:rPr>
                <w:b/>
                <w:sz w:val="20"/>
                <w:szCs w:val="20"/>
              </w:rPr>
            </w:pPr>
            <w:r w:rsidRPr="002D1E6F">
              <w:rPr>
                <w:b/>
                <w:sz w:val="20"/>
                <w:szCs w:val="20"/>
              </w:rPr>
              <w:t>Description</w:t>
            </w:r>
          </w:p>
        </w:tc>
        <w:tc>
          <w:tcPr>
            <w:tcW w:w="3209" w:type="dxa"/>
          </w:tcPr>
          <w:p w14:paraId="2FCE7D62" w14:textId="77777777" w:rsidR="00CC2EA3" w:rsidRPr="002D1E6F" w:rsidRDefault="00CC2EA3" w:rsidP="00CC2EA3">
            <w:pPr>
              <w:rPr>
                <w:b/>
                <w:sz w:val="20"/>
                <w:szCs w:val="20"/>
              </w:rPr>
            </w:pPr>
            <w:r w:rsidRPr="002D1E6F">
              <w:rPr>
                <w:b/>
                <w:i/>
                <w:iCs/>
                <w:sz w:val="20"/>
                <w:szCs w:val="20"/>
              </w:rPr>
              <w:t>be aware</w:t>
            </w:r>
          </w:p>
        </w:tc>
      </w:tr>
      <w:tr w:rsidR="00CC2EA3" w:rsidRPr="002D1E6F" w14:paraId="3250EC8A" w14:textId="77777777" w:rsidTr="00CC2EA3">
        <w:tc>
          <w:tcPr>
            <w:tcW w:w="1413" w:type="dxa"/>
          </w:tcPr>
          <w:p w14:paraId="480054AE" w14:textId="77777777" w:rsidR="00CC2EA3" w:rsidRPr="002D1E6F" w:rsidRDefault="00CC2EA3" w:rsidP="00CC2EA3">
            <w:pPr>
              <w:rPr>
                <w:sz w:val="20"/>
                <w:szCs w:val="20"/>
              </w:rPr>
            </w:pPr>
            <w:r w:rsidRPr="002D1E6F">
              <w:rPr>
                <w:sz w:val="20"/>
                <w:szCs w:val="20"/>
              </w:rPr>
              <w:t>Sampling details (SD)</w:t>
            </w:r>
          </w:p>
        </w:tc>
        <w:tc>
          <w:tcPr>
            <w:tcW w:w="4394" w:type="dxa"/>
          </w:tcPr>
          <w:p w14:paraId="4FBD7B04" w14:textId="77777777" w:rsidR="00CC2EA3" w:rsidRPr="002D1E6F" w:rsidRDefault="00CC2EA3" w:rsidP="00CC2EA3">
            <w:pPr>
              <w:rPr>
                <w:i/>
                <w:color w:val="FF0000"/>
                <w:sz w:val="20"/>
                <w:szCs w:val="20"/>
              </w:rPr>
            </w:pPr>
            <w:r w:rsidRPr="002D1E6F">
              <w:rPr>
                <w:sz w:val="20"/>
                <w:szCs w:val="20"/>
              </w:rPr>
              <w:t xml:space="preserve">This table holds information on the sampling country and institute. </w:t>
            </w:r>
          </w:p>
        </w:tc>
        <w:tc>
          <w:tcPr>
            <w:tcW w:w="3209" w:type="dxa"/>
          </w:tcPr>
          <w:p w14:paraId="33252032" w14:textId="77777777" w:rsidR="00CC2EA3" w:rsidRPr="002D1E6F" w:rsidRDefault="00CC2EA3" w:rsidP="00CC2EA3">
            <w:pPr>
              <w:rPr>
                <w:sz w:val="20"/>
                <w:szCs w:val="20"/>
              </w:rPr>
            </w:pPr>
            <w:r w:rsidRPr="002D1E6F">
              <w:rPr>
                <w:sz w:val="20"/>
                <w:szCs w:val="20"/>
              </w:rPr>
              <w:t>This table is mandatory.</w:t>
            </w:r>
          </w:p>
        </w:tc>
      </w:tr>
      <w:tr w:rsidR="00CC2EA3" w:rsidRPr="002D1E6F" w14:paraId="4B5450BC" w14:textId="77777777" w:rsidTr="00CC2EA3">
        <w:tc>
          <w:tcPr>
            <w:tcW w:w="1413" w:type="dxa"/>
          </w:tcPr>
          <w:p w14:paraId="13C96DB2" w14:textId="77777777" w:rsidR="00CC2EA3" w:rsidRPr="002D1E6F" w:rsidRDefault="00CC2EA3" w:rsidP="00CC2EA3">
            <w:pPr>
              <w:rPr>
                <w:sz w:val="20"/>
                <w:szCs w:val="20"/>
              </w:rPr>
            </w:pPr>
            <w:r w:rsidRPr="002D1E6F">
              <w:rPr>
                <w:sz w:val="20"/>
                <w:szCs w:val="20"/>
              </w:rPr>
              <w:t>Vessel details (VD)</w:t>
            </w:r>
          </w:p>
        </w:tc>
        <w:tc>
          <w:tcPr>
            <w:tcW w:w="4394" w:type="dxa"/>
          </w:tcPr>
          <w:p w14:paraId="3181FF96" w14:textId="77777777" w:rsidR="00CC2EA3" w:rsidRPr="002D1E6F" w:rsidRDefault="00CC2EA3" w:rsidP="00CC2EA3">
            <w:pPr>
              <w:rPr>
                <w:sz w:val="20"/>
                <w:szCs w:val="20"/>
              </w:rPr>
            </w:pPr>
            <w:r w:rsidRPr="002D1E6F">
              <w:rPr>
                <w:sz w:val="20"/>
                <w:szCs w:val="20"/>
              </w:rPr>
              <w:t>This table holds information about the vessel properties e.g. homeport and vessel length</w:t>
            </w:r>
          </w:p>
        </w:tc>
        <w:tc>
          <w:tcPr>
            <w:tcW w:w="3209" w:type="dxa"/>
          </w:tcPr>
          <w:p w14:paraId="6336E0A0" w14:textId="77777777" w:rsidR="00CC2EA3" w:rsidRPr="002D1E6F" w:rsidRDefault="00CC2EA3" w:rsidP="00CC2EA3">
            <w:pPr>
              <w:rPr>
                <w:sz w:val="20"/>
                <w:szCs w:val="20"/>
              </w:rPr>
            </w:pPr>
            <w:r w:rsidRPr="002D1E6F">
              <w:rPr>
                <w:sz w:val="20"/>
                <w:szCs w:val="20"/>
              </w:rPr>
              <w:t>This table is mandatory. There are codes for unknown vessel if the vessel is truly unknown.</w:t>
            </w:r>
          </w:p>
        </w:tc>
      </w:tr>
      <w:tr w:rsidR="00CC2EA3" w:rsidRPr="002D1E6F" w14:paraId="6AB6770E" w14:textId="77777777" w:rsidTr="00CC2EA3">
        <w:tc>
          <w:tcPr>
            <w:tcW w:w="1413" w:type="dxa"/>
          </w:tcPr>
          <w:p w14:paraId="658F43D2" w14:textId="2519708C" w:rsidR="00CC2EA3" w:rsidRPr="002D1E6F" w:rsidRDefault="00CC2EA3" w:rsidP="00CC2EA3">
            <w:pPr>
              <w:rPr>
                <w:sz w:val="20"/>
                <w:szCs w:val="20"/>
              </w:rPr>
            </w:pPr>
            <w:r w:rsidRPr="002D1E6F">
              <w:rPr>
                <w:sz w:val="20"/>
                <w:szCs w:val="20"/>
              </w:rPr>
              <w:t>Species List Details</w:t>
            </w:r>
            <w:r w:rsidR="00EE7F7F" w:rsidRPr="002D1E6F">
              <w:rPr>
                <w:sz w:val="20"/>
                <w:szCs w:val="20"/>
              </w:rPr>
              <w:t xml:space="preserve"> (SL)</w:t>
            </w:r>
          </w:p>
        </w:tc>
        <w:tc>
          <w:tcPr>
            <w:tcW w:w="4394" w:type="dxa"/>
          </w:tcPr>
          <w:p w14:paraId="4429B963" w14:textId="38BE333C" w:rsidR="00CC2EA3" w:rsidRPr="002D1E6F" w:rsidRDefault="00CC2EA3" w:rsidP="00EE7F7F">
            <w:pPr>
              <w:rPr>
                <w:sz w:val="20"/>
                <w:szCs w:val="20"/>
              </w:rPr>
            </w:pPr>
            <w:r w:rsidRPr="002D1E6F">
              <w:rPr>
                <w:sz w:val="20"/>
                <w:szCs w:val="20"/>
              </w:rPr>
              <w:t xml:space="preserve">This table holds information about the </w:t>
            </w:r>
            <w:r w:rsidR="00EE7F7F" w:rsidRPr="002D1E6F">
              <w:rPr>
                <w:sz w:val="20"/>
                <w:szCs w:val="20"/>
              </w:rPr>
              <w:t xml:space="preserve">list of </w:t>
            </w:r>
            <w:r w:rsidRPr="002D1E6F">
              <w:rPr>
                <w:sz w:val="20"/>
                <w:szCs w:val="20"/>
              </w:rPr>
              <w:t xml:space="preserve">species </w:t>
            </w:r>
            <w:r w:rsidR="00EE7F7F" w:rsidRPr="002D1E6F">
              <w:rPr>
                <w:sz w:val="20"/>
                <w:szCs w:val="20"/>
              </w:rPr>
              <w:t xml:space="preserve">which are targeted during a sampling event. </w:t>
            </w:r>
          </w:p>
        </w:tc>
        <w:tc>
          <w:tcPr>
            <w:tcW w:w="3209" w:type="dxa"/>
          </w:tcPr>
          <w:p w14:paraId="0FB9EC9A" w14:textId="156EC53C" w:rsidR="00CC2EA3" w:rsidRPr="002D1E6F" w:rsidRDefault="00CC2EA3" w:rsidP="003B4458">
            <w:pPr>
              <w:rPr>
                <w:sz w:val="20"/>
                <w:szCs w:val="20"/>
              </w:rPr>
            </w:pPr>
            <w:r w:rsidRPr="002D1E6F">
              <w:rPr>
                <w:sz w:val="20"/>
                <w:szCs w:val="20"/>
              </w:rPr>
              <w:t>This table is mandatory.</w:t>
            </w:r>
          </w:p>
        </w:tc>
      </w:tr>
    </w:tbl>
    <w:p w14:paraId="75024D3E" w14:textId="77777777" w:rsidR="00CC2EA3" w:rsidRPr="002D1E6F" w:rsidRDefault="00CC2EA3" w:rsidP="00CC2EA3"/>
    <w:p w14:paraId="745A38B5" w14:textId="77777777" w:rsidR="00CC2EA3" w:rsidRPr="002D1E6F" w:rsidRDefault="00CC2EA3" w:rsidP="00CC2EA3">
      <w:pPr>
        <w:pStyle w:val="Heading2"/>
      </w:pPr>
      <w:bookmarkStart w:id="10" w:name="_Toc56083401"/>
      <w:r w:rsidRPr="002D1E6F">
        <w:t>Lower hierarchy tables</w:t>
      </w:r>
      <w:bookmarkEnd w:id="10"/>
    </w:p>
    <w:tbl>
      <w:tblPr>
        <w:tblStyle w:val="TableGrid"/>
        <w:tblW w:w="5001" w:type="pct"/>
        <w:tblLook w:val="04A0" w:firstRow="1" w:lastRow="0" w:firstColumn="1" w:lastColumn="0" w:noHBand="0" w:noVBand="1"/>
      </w:tblPr>
      <w:tblGrid>
        <w:gridCol w:w="1426"/>
        <w:gridCol w:w="4434"/>
        <w:gridCol w:w="3237"/>
      </w:tblGrid>
      <w:tr w:rsidR="00CC2EA3" w:rsidRPr="002D1E6F" w14:paraId="53702E32" w14:textId="77777777" w:rsidTr="00CC2EA3">
        <w:tc>
          <w:tcPr>
            <w:tcW w:w="784" w:type="pct"/>
          </w:tcPr>
          <w:p w14:paraId="443E7B41" w14:textId="77777777" w:rsidR="00CC2EA3" w:rsidRPr="002D1E6F" w:rsidRDefault="00CC2EA3" w:rsidP="00CC2EA3">
            <w:pPr>
              <w:rPr>
                <w:b/>
                <w:sz w:val="20"/>
                <w:szCs w:val="20"/>
              </w:rPr>
            </w:pPr>
            <w:r w:rsidRPr="002D1E6F">
              <w:rPr>
                <w:b/>
                <w:sz w:val="20"/>
                <w:szCs w:val="20"/>
              </w:rPr>
              <w:t>Lower hierarchy table</w:t>
            </w:r>
          </w:p>
        </w:tc>
        <w:tc>
          <w:tcPr>
            <w:tcW w:w="2437" w:type="pct"/>
          </w:tcPr>
          <w:p w14:paraId="2C0B3E10" w14:textId="77777777" w:rsidR="00CC2EA3" w:rsidRPr="002D1E6F" w:rsidRDefault="00CC2EA3" w:rsidP="00CC2EA3">
            <w:pPr>
              <w:rPr>
                <w:b/>
                <w:sz w:val="20"/>
                <w:szCs w:val="20"/>
              </w:rPr>
            </w:pPr>
            <w:r w:rsidRPr="002D1E6F">
              <w:rPr>
                <w:b/>
                <w:sz w:val="20"/>
                <w:szCs w:val="20"/>
              </w:rPr>
              <w:t>Description</w:t>
            </w:r>
          </w:p>
        </w:tc>
        <w:tc>
          <w:tcPr>
            <w:tcW w:w="1779" w:type="pct"/>
          </w:tcPr>
          <w:p w14:paraId="4658B04C" w14:textId="77777777" w:rsidR="00CC2EA3" w:rsidRPr="002D1E6F" w:rsidRDefault="00CC2EA3" w:rsidP="00CC2EA3">
            <w:pPr>
              <w:rPr>
                <w:b/>
                <w:sz w:val="20"/>
                <w:szCs w:val="20"/>
              </w:rPr>
            </w:pPr>
            <w:r w:rsidRPr="002D1E6F">
              <w:rPr>
                <w:rStyle w:val="Emphasis"/>
                <w:b/>
                <w:sz w:val="20"/>
                <w:szCs w:val="20"/>
              </w:rPr>
              <w:t>be aware</w:t>
            </w:r>
          </w:p>
        </w:tc>
      </w:tr>
      <w:tr w:rsidR="00CC2EA3" w:rsidRPr="002D1E6F" w14:paraId="535B1846" w14:textId="77777777" w:rsidTr="00CC2EA3">
        <w:tc>
          <w:tcPr>
            <w:tcW w:w="784" w:type="pct"/>
          </w:tcPr>
          <w:p w14:paraId="11A92529" w14:textId="5F0F8387" w:rsidR="00CC2EA3" w:rsidRPr="002D1E6F" w:rsidRDefault="00CC2EA3" w:rsidP="00EE584A">
            <w:pPr>
              <w:rPr>
                <w:sz w:val="20"/>
                <w:szCs w:val="20"/>
              </w:rPr>
            </w:pPr>
            <w:r w:rsidRPr="002D1E6F">
              <w:rPr>
                <w:sz w:val="20"/>
                <w:szCs w:val="20"/>
              </w:rPr>
              <w:t xml:space="preserve">Frequency </w:t>
            </w:r>
            <w:r w:rsidR="00EE584A" w:rsidRPr="002D1E6F">
              <w:rPr>
                <w:sz w:val="20"/>
                <w:szCs w:val="20"/>
              </w:rPr>
              <w:t xml:space="preserve">Measure </w:t>
            </w:r>
            <w:r w:rsidRPr="002D1E6F">
              <w:rPr>
                <w:sz w:val="20"/>
                <w:szCs w:val="20"/>
              </w:rPr>
              <w:t>(F</w:t>
            </w:r>
            <w:r w:rsidR="00EE584A" w:rsidRPr="002D1E6F">
              <w:rPr>
                <w:sz w:val="20"/>
                <w:szCs w:val="20"/>
              </w:rPr>
              <w:t>M</w:t>
            </w:r>
            <w:r w:rsidRPr="002D1E6F">
              <w:rPr>
                <w:sz w:val="20"/>
                <w:szCs w:val="20"/>
              </w:rPr>
              <w:t>)</w:t>
            </w:r>
          </w:p>
        </w:tc>
        <w:tc>
          <w:tcPr>
            <w:tcW w:w="2437" w:type="pct"/>
          </w:tcPr>
          <w:p w14:paraId="21034613" w14:textId="77777777" w:rsidR="00CC2EA3" w:rsidRPr="002D1E6F" w:rsidRDefault="00CC2EA3" w:rsidP="00CC2EA3">
            <w:pPr>
              <w:rPr>
                <w:sz w:val="20"/>
                <w:szCs w:val="20"/>
              </w:rPr>
            </w:pPr>
            <w:r w:rsidRPr="002D1E6F">
              <w:rPr>
                <w:sz w:val="20"/>
                <w:szCs w:val="20"/>
              </w:rPr>
              <w:t xml:space="preserve">This table holds the length distribution of the subsample from Sample (SA) – very similar to the HL in the present RDB format. </w:t>
            </w:r>
          </w:p>
        </w:tc>
        <w:tc>
          <w:tcPr>
            <w:tcW w:w="1779" w:type="pct"/>
          </w:tcPr>
          <w:p w14:paraId="15A418E0" w14:textId="77777777" w:rsidR="00CC2EA3" w:rsidRPr="002D1E6F" w:rsidRDefault="00CC2EA3" w:rsidP="00CC2EA3">
            <w:pPr>
              <w:rPr>
                <w:sz w:val="20"/>
                <w:szCs w:val="20"/>
              </w:rPr>
            </w:pPr>
            <w:r w:rsidRPr="002D1E6F">
              <w:rPr>
                <w:sz w:val="20"/>
                <w:szCs w:val="20"/>
              </w:rPr>
              <w:t>This table holds the length distribution of the smallest subsample from the Sample table (SA).</w:t>
            </w:r>
          </w:p>
        </w:tc>
      </w:tr>
      <w:tr w:rsidR="00CC2EA3" w:rsidRPr="002D1E6F" w14:paraId="36C99132" w14:textId="77777777" w:rsidTr="00CC2EA3">
        <w:tc>
          <w:tcPr>
            <w:tcW w:w="784" w:type="pct"/>
          </w:tcPr>
          <w:p w14:paraId="68BF1988" w14:textId="77777777" w:rsidR="00CC2EA3" w:rsidRPr="002D1E6F" w:rsidRDefault="00CC2EA3" w:rsidP="00CC2EA3">
            <w:pPr>
              <w:rPr>
                <w:sz w:val="20"/>
                <w:szCs w:val="20"/>
              </w:rPr>
            </w:pPr>
            <w:r w:rsidRPr="002D1E6F">
              <w:rPr>
                <w:sz w:val="20"/>
                <w:szCs w:val="20"/>
              </w:rPr>
              <w:t xml:space="preserve">Biological Variable </w:t>
            </w:r>
          </w:p>
          <w:p w14:paraId="06436A06" w14:textId="77777777" w:rsidR="00CC2EA3" w:rsidRPr="002D1E6F" w:rsidRDefault="00CC2EA3" w:rsidP="00CC2EA3">
            <w:pPr>
              <w:rPr>
                <w:sz w:val="20"/>
                <w:szCs w:val="20"/>
              </w:rPr>
            </w:pPr>
            <w:r w:rsidRPr="002D1E6F">
              <w:rPr>
                <w:sz w:val="20"/>
                <w:szCs w:val="20"/>
              </w:rPr>
              <w:lastRenderedPageBreak/>
              <w:t>(BV)</w:t>
            </w:r>
          </w:p>
          <w:p w14:paraId="63472612" w14:textId="77777777" w:rsidR="00CC2EA3" w:rsidRPr="002D1E6F" w:rsidRDefault="00CC2EA3" w:rsidP="00CC2EA3">
            <w:pPr>
              <w:rPr>
                <w:sz w:val="20"/>
                <w:szCs w:val="20"/>
              </w:rPr>
            </w:pPr>
          </w:p>
        </w:tc>
        <w:tc>
          <w:tcPr>
            <w:tcW w:w="2437" w:type="pct"/>
          </w:tcPr>
          <w:p w14:paraId="3B8C5BBA" w14:textId="77777777" w:rsidR="00CC2EA3" w:rsidRPr="002D1E6F" w:rsidRDefault="00CC2EA3" w:rsidP="00CC2EA3">
            <w:pPr>
              <w:rPr>
                <w:sz w:val="20"/>
                <w:szCs w:val="20"/>
              </w:rPr>
            </w:pPr>
            <w:r w:rsidRPr="002D1E6F">
              <w:rPr>
                <w:sz w:val="20"/>
                <w:szCs w:val="20"/>
              </w:rPr>
              <w:lastRenderedPageBreak/>
              <w:t xml:space="preserve">This table holds the biological measurement done on individual fish e.g., weight, age, maturity and </w:t>
            </w:r>
            <w:r w:rsidRPr="002D1E6F">
              <w:rPr>
                <w:sz w:val="20"/>
                <w:szCs w:val="20"/>
              </w:rPr>
              <w:lastRenderedPageBreak/>
              <w:t xml:space="preserve">stock. The measurements are very similar to the ones in the CS in the present RDB with added information about the selection, but the table has been transposed, so each line holds a single measurement. </w:t>
            </w:r>
          </w:p>
          <w:p w14:paraId="12A7CA96" w14:textId="77777777" w:rsidR="00CC2EA3" w:rsidRPr="002D1E6F" w:rsidRDefault="00CC2EA3" w:rsidP="00CC2EA3">
            <w:pPr>
              <w:rPr>
                <w:sz w:val="20"/>
                <w:szCs w:val="20"/>
              </w:rPr>
            </w:pPr>
            <w:r w:rsidRPr="002D1E6F">
              <w:rPr>
                <w:sz w:val="20"/>
                <w:szCs w:val="20"/>
              </w:rPr>
              <w:t xml:space="preserve">This facilitates adding new variables and allows for different protocols for selecting individual fish for different measurements e.g., age sampling may be length stratified, but weight sampling may not. Further it also makes it much easier to add new measurement types in the future. </w:t>
            </w:r>
          </w:p>
        </w:tc>
        <w:tc>
          <w:tcPr>
            <w:tcW w:w="1779" w:type="pct"/>
          </w:tcPr>
          <w:p w14:paraId="4A139211" w14:textId="0D478435" w:rsidR="00CC2EA3" w:rsidRPr="002D1E6F" w:rsidRDefault="00CC2EA3" w:rsidP="00CC2EA3">
            <w:pPr>
              <w:rPr>
                <w:sz w:val="20"/>
                <w:szCs w:val="20"/>
              </w:rPr>
            </w:pPr>
            <w:r w:rsidRPr="002D1E6F">
              <w:rPr>
                <w:sz w:val="20"/>
                <w:szCs w:val="20"/>
              </w:rPr>
              <w:lastRenderedPageBreak/>
              <w:t>The Single fish number (id) (</w:t>
            </w:r>
            <w:r w:rsidR="00EE7F7F" w:rsidRPr="002D1E6F">
              <w:rPr>
                <w:sz w:val="20"/>
                <w:szCs w:val="20"/>
              </w:rPr>
              <w:t>BV</w:t>
            </w:r>
            <w:r w:rsidRPr="002D1E6F">
              <w:rPr>
                <w:sz w:val="20"/>
                <w:szCs w:val="20"/>
              </w:rPr>
              <w:t xml:space="preserve">fishId) is what links the different </w:t>
            </w:r>
            <w:r w:rsidRPr="002D1E6F">
              <w:rPr>
                <w:sz w:val="20"/>
                <w:szCs w:val="20"/>
              </w:rPr>
              <w:lastRenderedPageBreak/>
              <w:t>measurements on a single fish together.</w:t>
            </w:r>
          </w:p>
          <w:p w14:paraId="6BD76B24" w14:textId="77777777" w:rsidR="00CC2EA3" w:rsidRPr="002D1E6F" w:rsidRDefault="00CC2EA3" w:rsidP="00CC2EA3">
            <w:pPr>
              <w:rPr>
                <w:sz w:val="20"/>
                <w:szCs w:val="20"/>
              </w:rPr>
            </w:pPr>
          </w:p>
          <w:p w14:paraId="42364388" w14:textId="77777777" w:rsidR="00CC2EA3" w:rsidRPr="002D1E6F" w:rsidRDefault="00CC2EA3" w:rsidP="00CC2EA3">
            <w:pPr>
              <w:rPr>
                <w:sz w:val="20"/>
                <w:szCs w:val="20"/>
              </w:rPr>
            </w:pPr>
            <w:r w:rsidRPr="002D1E6F">
              <w:rPr>
                <w:sz w:val="20"/>
                <w:szCs w:val="20"/>
              </w:rPr>
              <w:t>Before the CA table in the present RDB was always linked to the TR table. The link is now specified by the upper and lower hierarchy.</w:t>
            </w:r>
          </w:p>
        </w:tc>
      </w:tr>
    </w:tbl>
    <w:p w14:paraId="6DD40E5E" w14:textId="77777777" w:rsidR="00CC2EA3" w:rsidRPr="002D1E6F" w:rsidRDefault="00CC2EA3" w:rsidP="00CC2EA3"/>
    <w:p w14:paraId="7B3818DE" w14:textId="77777777" w:rsidR="00CC2EA3" w:rsidRPr="002D1E6F" w:rsidRDefault="00CC2EA3" w:rsidP="00CC2EA3">
      <w:pPr>
        <w:pStyle w:val="Heading1"/>
      </w:pPr>
      <w:bookmarkStart w:id="11" w:name="_Toc56083402"/>
      <w:r w:rsidRPr="002D1E6F">
        <w:t>Hierarchy Summary</w:t>
      </w:r>
      <w:bookmarkEnd w:id="11"/>
    </w:p>
    <w:p w14:paraId="321EEC11" w14:textId="77777777" w:rsidR="00CC2EA3" w:rsidRPr="002D1E6F" w:rsidRDefault="00CC2EA3" w:rsidP="00CC2EA3"/>
    <w:p w14:paraId="675325E9" w14:textId="73C046A8" w:rsidR="00CC2EA3" w:rsidRPr="002D1E6F" w:rsidRDefault="00CC2EA3" w:rsidP="00CC2EA3">
      <w:r w:rsidRPr="002D1E6F">
        <w:t xml:space="preserve">The following diagram shows how the tables relate to the different levels of sampling units and the division between the Upper and Lower Hierarchies – the Vessel Details </w:t>
      </w:r>
      <w:r w:rsidR="00570B6C" w:rsidRPr="002D1E6F">
        <w:t xml:space="preserve">and Species List Details </w:t>
      </w:r>
      <w:r w:rsidRPr="002D1E6F">
        <w:t>table</w:t>
      </w:r>
      <w:r w:rsidR="00570B6C" w:rsidRPr="002D1E6F">
        <w:t>s</w:t>
      </w:r>
      <w:r w:rsidRPr="002D1E6F">
        <w:t xml:space="preserve"> </w:t>
      </w:r>
      <w:r w:rsidR="00570B6C" w:rsidRPr="002D1E6F">
        <w:t>are</w:t>
      </w:r>
      <w:r w:rsidRPr="002D1E6F">
        <w:t xml:space="preserve"> omitted for clarity.  As can be seen there is some duplication between the tables in the Primary Sampling Unit section and the Intermediate Sampling Unit section – this is because in some of the hierarchies a table might appear as a primary sampling unit whilst in others it might be an intermediate sampling unit.</w:t>
      </w:r>
    </w:p>
    <w:p w14:paraId="7BE23E66" w14:textId="77777777" w:rsidR="00CC2EA3" w:rsidRPr="002D1E6F" w:rsidRDefault="00CC2EA3" w:rsidP="00CC2EA3"/>
    <w:p w14:paraId="3180B855" w14:textId="32638E46" w:rsidR="00CC2EA3" w:rsidRPr="002D1E6F" w:rsidRDefault="000E493C" w:rsidP="00CC2EA3">
      <w:r w:rsidRPr="002D1E6F">
        <w:rPr>
          <w:noProof/>
          <w:lang w:val="en-US"/>
        </w:rPr>
        <w:lastRenderedPageBreak/>
        <w:drawing>
          <wp:inline distT="0" distB="0" distL="0" distR="0" wp14:anchorId="31326C4E" wp14:editId="4B81A25B">
            <wp:extent cx="5781675" cy="5451475"/>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amplingUnits_20180618.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81675" cy="5451475"/>
                    </a:xfrm>
                    <a:prstGeom prst="rect">
                      <a:avLst/>
                    </a:prstGeom>
                  </pic:spPr>
                </pic:pic>
              </a:graphicData>
            </a:graphic>
          </wp:inline>
        </w:drawing>
      </w:r>
    </w:p>
    <w:p w14:paraId="322C504C" w14:textId="77777777" w:rsidR="00CC2EA3" w:rsidRPr="002D1E6F" w:rsidRDefault="00CC2EA3" w:rsidP="00CC2EA3">
      <w:r w:rsidRPr="002D1E6F">
        <w:t>The following tables show a summary of the tables that appear in each of the upper and lower hierarchies.  More details can be found in the worked examples in Annex I and in the hierarchy spreadsheet.</w:t>
      </w:r>
    </w:p>
    <w:p w14:paraId="69114F05" w14:textId="77777777" w:rsidR="00CC2EA3" w:rsidRPr="002D1E6F" w:rsidRDefault="00CC2EA3" w:rsidP="00CC2EA3">
      <w:r w:rsidRPr="002D1E6F">
        <w:br w:type="page"/>
      </w:r>
    </w:p>
    <w:p w14:paraId="581163BB" w14:textId="77777777" w:rsidR="00CC2EA3" w:rsidRPr="002D1E6F" w:rsidRDefault="00CC2EA3" w:rsidP="00CC2EA3"/>
    <w:p w14:paraId="2E2BF2DF" w14:textId="77777777" w:rsidR="00CC2EA3" w:rsidRPr="002D1E6F" w:rsidRDefault="00CC2EA3" w:rsidP="00CC2EA3"/>
    <w:p w14:paraId="67112B1A" w14:textId="522FD409" w:rsidR="00CC2EA3" w:rsidRPr="002D1E6F" w:rsidRDefault="00CC2EA3" w:rsidP="00377909">
      <w:pPr>
        <w:pStyle w:val="Heading2"/>
      </w:pPr>
      <w:bookmarkStart w:id="12" w:name="_Toc56083403"/>
      <w:r w:rsidRPr="002D1E6F">
        <w:t xml:space="preserve">Table </w:t>
      </w:r>
      <w:fldSimple w:instr=" SEQ Table \* ARABIC ">
        <w:r w:rsidR="006C0762" w:rsidRPr="002D1E6F">
          <w:rPr>
            <w:noProof/>
          </w:rPr>
          <w:t>1</w:t>
        </w:r>
      </w:fldSimple>
      <w:r w:rsidRPr="002D1E6F">
        <w:t xml:space="preserve"> Upper hierarchies</w:t>
      </w:r>
      <w:bookmarkEnd w:id="12"/>
    </w:p>
    <w:p w14:paraId="0FE6407A" w14:textId="5922DDC3" w:rsidR="00D35B1D" w:rsidRPr="002D1E6F" w:rsidRDefault="00D35B1D" w:rsidP="00377909">
      <w:r w:rsidRPr="002D1E6F">
        <w:t>Only mandatory records are shown for the hierarchies below.</w:t>
      </w:r>
    </w:p>
    <w:tbl>
      <w:tblPr>
        <w:tblStyle w:val="TableGrid"/>
        <w:tblW w:w="8730" w:type="dxa"/>
        <w:tblLook w:val="04A0" w:firstRow="1" w:lastRow="0" w:firstColumn="1" w:lastColumn="0" w:noHBand="0" w:noVBand="1"/>
      </w:tblPr>
      <w:tblGrid>
        <w:gridCol w:w="894"/>
        <w:gridCol w:w="894"/>
        <w:gridCol w:w="894"/>
        <w:gridCol w:w="859"/>
        <w:gridCol w:w="859"/>
        <w:gridCol w:w="894"/>
        <w:gridCol w:w="859"/>
        <w:gridCol w:w="859"/>
        <w:gridCol w:w="859"/>
        <w:gridCol w:w="894"/>
      </w:tblGrid>
      <w:tr w:rsidR="00377909" w:rsidRPr="002D1E6F" w14:paraId="39F750DA" w14:textId="54B356BD" w:rsidTr="00377909">
        <w:trPr>
          <w:trHeight w:val="687"/>
        </w:trPr>
        <w:tc>
          <w:tcPr>
            <w:tcW w:w="894" w:type="dxa"/>
            <w:shd w:val="clear" w:color="auto" w:fill="FFE599" w:themeFill="accent4" w:themeFillTint="66"/>
            <w:noWrap/>
            <w:vAlign w:val="center"/>
            <w:hideMark/>
          </w:tcPr>
          <w:p w14:paraId="1ECE9982" w14:textId="77777777" w:rsidR="00377909" w:rsidRPr="002D1E6F" w:rsidRDefault="00377909" w:rsidP="00E7798F">
            <w:pPr>
              <w:jc w:val="center"/>
              <w:rPr>
                <w:b/>
                <w:bCs/>
                <w:sz w:val="16"/>
                <w:szCs w:val="16"/>
              </w:rPr>
            </w:pPr>
            <w:r w:rsidRPr="002D1E6F">
              <w:rPr>
                <w:b/>
                <w:bCs/>
                <w:sz w:val="16"/>
                <w:szCs w:val="16"/>
              </w:rPr>
              <w:t>Hierarchy 1</w:t>
            </w:r>
          </w:p>
        </w:tc>
        <w:tc>
          <w:tcPr>
            <w:tcW w:w="894" w:type="dxa"/>
            <w:shd w:val="clear" w:color="auto" w:fill="FFE599" w:themeFill="accent4" w:themeFillTint="66"/>
            <w:noWrap/>
            <w:vAlign w:val="center"/>
            <w:hideMark/>
          </w:tcPr>
          <w:p w14:paraId="76E3CBB7" w14:textId="77777777" w:rsidR="00377909" w:rsidRPr="002D1E6F" w:rsidRDefault="00377909" w:rsidP="00E7798F">
            <w:pPr>
              <w:jc w:val="center"/>
              <w:rPr>
                <w:b/>
                <w:bCs/>
                <w:sz w:val="16"/>
                <w:szCs w:val="16"/>
              </w:rPr>
            </w:pPr>
            <w:r w:rsidRPr="002D1E6F">
              <w:rPr>
                <w:b/>
                <w:bCs/>
                <w:sz w:val="16"/>
                <w:szCs w:val="16"/>
              </w:rPr>
              <w:t>Hierarchy 2</w:t>
            </w:r>
          </w:p>
        </w:tc>
        <w:tc>
          <w:tcPr>
            <w:tcW w:w="894" w:type="dxa"/>
            <w:shd w:val="clear" w:color="auto" w:fill="FFE599" w:themeFill="accent4" w:themeFillTint="66"/>
            <w:noWrap/>
            <w:vAlign w:val="center"/>
            <w:hideMark/>
          </w:tcPr>
          <w:p w14:paraId="1C0B343A" w14:textId="77777777" w:rsidR="00377909" w:rsidRPr="002D1E6F" w:rsidRDefault="00377909" w:rsidP="00E7798F">
            <w:pPr>
              <w:jc w:val="center"/>
              <w:rPr>
                <w:b/>
                <w:bCs/>
                <w:sz w:val="16"/>
                <w:szCs w:val="16"/>
              </w:rPr>
            </w:pPr>
            <w:r w:rsidRPr="002D1E6F">
              <w:rPr>
                <w:b/>
                <w:bCs/>
                <w:sz w:val="16"/>
                <w:szCs w:val="16"/>
              </w:rPr>
              <w:t>Hierarchy 3</w:t>
            </w:r>
          </w:p>
        </w:tc>
        <w:tc>
          <w:tcPr>
            <w:tcW w:w="859" w:type="dxa"/>
            <w:shd w:val="clear" w:color="auto" w:fill="FFE599" w:themeFill="accent4" w:themeFillTint="66"/>
            <w:noWrap/>
            <w:vAlign w:val="center"/>
            <w:hideMark/>
          </w:tcPr>
          <w:p w14:paraId="74DF5B93" w14:textId="77777777" w:rsidR="00377909" w:rsidRPr="002D1E6F" w:rsidRDefault="00377909" w:rsidP="00E7798F">
            <w:pPr>
              <w:jc w:val="center"/>
              <w:rPr>
                <w:b/>
                <w:bCs/>
                <w:sz w:val="16"/>
                <w:szCs w:val="16"/>
              </w:rPr>
            </w:pPr>
            <w:r w:rsidRPr="002D1E6F">
              <w:rPr>
                <w:b/>
                <w:bCs/>
                <w:sz w:val="16"/>
                <w:szCs w:val="16"/>
              </w:rPr>
              <w:t>Hierarchy 4</w:t>
            </w:r>
          </w:p>
        </w:tc>
        <w:tc>
          <w:tcPr>
            <w:tcW w:w="859" w:type="dxa"/>
            <w:shd w:val="clear" w:color="auto" w:fill="FFE599" w:themeFill="accent4" w:themeFillTint="66"/>
            <w:noWrap/>
            <w:vAlign w:val="center"/>
            <w:hideMark/>
          </w:tcPr>
          <w:p w14:paraId="37C913AF" w14:textId="77777777" w:rsidR="00377909" w:rsidRPr="002D1E6F" w:rsidRDefault="00377909" w:rsidP="00E7798F">
            <w:pPr>
              <w:jc w:val="center"/>
              <w:rPr>
                <w:b/>
                <w:bCs/>
                <w:sz w:val="16"/>
                <w:szCs w:val="16"/>
              </w:rPr>
            </w:pPr>
            <w:r w:rsidRPr="002D1E6F">
              <w:rPr>
                <w:b/>
                <w:bCs/>
                <w:sz w:val="16"/>
                <w:szCs w:val="16"/>
              </w:rPr>
              <w:t>Hierarchy 5</w:t>
            </w:r>
          </w:p>
        </w:tc>
        <w:tc>
          <w:tcPr>
            <w:tcW w:w="859" w:type="dxa"/>
            <w:shd w:val="clear" w:color="auto" w:fill="FFE599" w:themeFill="accent4" w:themeFillTint="66"/>
            <w:noWrap/>
            <w:vAlign w:val="center"/>
            <w:hideMark/>
          </w:tcPr>
          <w:p w14:paraId="3804EF06" w14:textId="77777777" w:rsidR="00377909" w:rsidRPr="002D1E6F" w:rsidRDefault="00377909" w:rsidP="00E7798F">
            <w:pPr>
              <w:jc w:val="center"/>
              <w:rPr>
                <w:b/>
                <w:bCs/>
                <w:sz w:val="16"/>
                <w:szCs w:val="16"/>
              </w:rPr>
            </w:pPr>
            <w:r w:rsidRPr="002D1E6F">
              <w:rPr>
                <w:b/>
                <w:bCs/>
                <w:sz w:val="16"/>
                <w:szCs w:val="16"/>
              </w:rPr>
              <w:t>Hierarchy 6</w:t>
            </w:r>
          </w:p>
        </w:tc>
        <w:tc>
          <w:tcPr>
            <w:tcW w:w="859" w:type="dxa"/>
            <w:shd w:val="clear" w:color="auto" w:fill="FFE599" w:themeFill="accent4" w:themeFillTint="66"/>
            <w:noWrap/>
            <w:vAlign w:val="center"/>
            <w:hideMark/>
          </w:tcPr>
          <w:p w14:paraId="305299D7" w14:textId="77777777" w:rsidR="00377909" w:rsidRPr="002D1E6F" w:rsidRDefault="00377909" w:rsidP="00E7798F">
            <w:pPr>
              <w:jc w:val="center"/>
              <w:rPr>
                <w:b/>
                <w:bCs/>
                <w:sz w:val="16"/>
                <w:szCs w:val="16"/>
              </w:rPr>
            </w:pPr>
            <w:r w:rsidRPr="002D1E6F">
              <w:rPr>
                <w:b/>
                <w:bCs/>
                <w:sz w:val="16"/>
                <w:szCs w:val="16"/>
              </w:rPr>
              <w:t>Hierarchy 7</w:t>
            </w:r>
          </w:p>
        </w:tc>
        <w:tc>
          <w:tcPr>
            <w:tcW w:w="859" w:type="dxa"/>
            <w:shd w:val="clear" w:color="auto" w:fill="FFE599" w:themeFill="accent4" w:themeFillTint="66"/>
            <w:noWrap/>
            <w:vAlign w:val="center"/>
            <w:hideMark/>
          </w:tcPr>
          <w:p w14:paraId="4F4D7B4F" w14:textId="77777777" w:rsidR="00377909" w:rsidRPr="002D1E6F" w:rsidRDefault="00377909" w:rsidP="00E7798F">
            <w:pPr>
              <w:jc w:val="center"/>
              <w:rPr>
                <w:b/>
                <w:bCs/>
                <w:sz w:val="16"/>
                <w:szCs w:val="16"/>
              </w:rPr>
            </w:pPr>
            <w:r w:rsidRPr="002D1E6F">
              <w:rPr>
                <w:b/>
                <w:bCs/>
                <w:sz w:val="16"/>
                <w:szCs w:val="16"/>
              </w:rPr>
              <w:t xml:space="preserve">Hierarchy </w:t>
            </w:r>
          </w:p>
          <w:p w14:paraId="6BE48CB8" w14:textId="6D1810E8" w:rsidR="00377909" w:rsidRPr="002D1E6F" w:rsidRDefault="00377909" w:rsidP="00E7798F">
            <w:pPr>
              <w:jc w:val="center"/>
              <w:rPr>
                <w:b/>
                <w:bCs/>
                <w:sz w:val="16"/>
                <w:szCs w:val="16"/>
              </w:rPr>
            </w:pPr>
            <w:r w:rsidRPr="002D1E6F">
              <w:rPr>
                <w:b/>
                <w:bCs/>
                <w:sz w:val="16"/>
                <w:szCs w:val="16"/>
              </w:rPr>
              <w:t>8</w:t>
            </w:r>
          </w:p>
        </w:tc>
        <w:tc>
          <w:tcPr>
            <w:tcW w:w="859" w:type="dxa"/>
            <w:shd w:val="clear" w:color="auto" w:fill="FFE599" w:themeFill="accent4" w:themeFillTint="66"/>
            <w:vAlign w:val="center"/>
          </w:tcPr>
          <w:p w14:paraId="043BC67E" w14:textId="5FCA5771" w:rsidR="00377909" w:rsidRPr="002D1E6F" w:rsidRDefault="00377909" w:rsidP="00E7798F">
            <w:pPr>
              <w:jc w:val="center"/>
              <w:rPr>
                <w:b/>
                <w:bCs/>
                <w:sz w:val="16"/>
                <w:szCs w:val="16"/>
              </w:rPr>
            </w:pPr>
            <w:r w:rsidRPr="002D1E6F">
              <w:rPr>
                <w:rFonts w:ascii="Calibri" w:eastAsia="Calibri" w:hAnsi="Calibri" w:cs="Times New Roman"/>
                <w:b/>
                <w:bCs/>
                <w:sz w:val="16"/>
                <w:szCs w:val="16"/>
              </w:rPr>
              <w:t>Hierarchy 9</w:t>
            </w:r>
          </w:p>
        </w:tc>
        <w:tc>
          <w:tcPr>
            <w:tcW w:w="894" w:type="dxa"/>
            <w:shd w:val="clear" w:color="auto" w:fill="FFE599" w:themeFill="accent4" w:themeFillTint="66"/>
            <w:vAlign w:val="center"/>
          </w:tcPr>
          <w:p w14:paraId="45A54717" w14:textId="77777777" w:rsidR="00377909" w:rsidRPr="002D1E6F" w:rsidRDefault="00377909" w:rsidP="00E7798F">
            <w:pPr>
              <w:jc w:val="center"/>
              <w:rPr>
                <w:rFonts w:ascii="Calibri" w:eastAsia="Calibri" w:hAnsi="Calibri" w:cs="Times New Roman"/>
                <w:b/>
                <w:bCs/>
                <w:sz w:val="16"/>
                <w:szCs w:val="16"/>
              </w:rPr>
            </w:pPr>
            <w:r w:rsidRPr="002D1E6F">
              <w:rPr>
                <w:rFonts w:ascii="Calibri" w:eastAsia="Calibri" w:hAnsi="Calibri" w:cs="Times New Roman"/>
                <w:b/>
                <w:bCs/>
                <w:sz w:val="16"/>
                <w:szCs w:val="16"/>
              </w:rPr>
              <w:t xml:space="preserve">Hierarchy </w:t>
            </w:r>
          </w:p>
          <w:p w14:paraId="7A83637E" w14:textId="1DFE7398" w:rsidR="00377909" w:rsidRPr="002D1E6F" w:rsidRDefault="00377909" w:rsidP="00E7798F">
            <w:pPr>
              <w:jc w:val="center"/>
              <w:rPr>
                <w:rFonts w:ascii="Calibri" w:eastAsia="Calibri" w:hAnsi="Calibri" w:cs="Times New Roman"/>
                <w:b/>
                <w:bCs/>
                <w:sz w:val="16"/>
                <w:szCs w:val="16"/>
              </w:rPr>
            </w:pPr>
            <w:r w:rsidRPr="002D1E6F">
              <w:rPr>
                <w:rFonts w:ascii="Calibri" w:eastAsia="Calibri" w:hAnsi="Calibri" w:cs="Times New Roman"/>
                <w:b/>
                <w:bCs/>
                <w:sz w:val="16"/>
                <w:szCs w:val="16"/>
              </w:rPr>
              <w:t>10</w:t>
            </w:r>
          </w:p>
        </w:tc>
      </w:tr>
      <w:tr w:rsidR="00377909" w:rsidRPr="002D1E6F" w14:paraId="2178396F" w14:textId="29D4E08C" w:rsidTr="00377909">
        <w:trPr>
          <w:trHeight w:val="312"/>
        </w:trPr>
        <w:tc>
          <w:tcPr>
            <w:tcW w:w="894" w:type="dxa"/>
            <w:noWrap/>
            <w:hideMark/>
          </w:tcPr>
          <w:p w14:paraId="0331E75D" w14:textId="77777777" w:rsidR="00377909" w:rsidRPr="002D1E6F" w:rsidRDefault="00377909" w:rsidP="00A3326B">
            <w:pPr>
              <w:rPr>
                <w:b/>
                <w:bCs/>
                <w:sz w:val="16"/>
                <w:szCs w:val="16"/>
              </w:rPr>
            </w:pPr>
            <w:r w:rsidRPr="002D1E6F">
              <w:rPr>
                <w:b/>
                <w:bCs/>
                <w:sz w:val="16"/>
                <w:szCs w:val="16"/>
              </w:rPr>
              <w:t>Design</w:t>
            </w:r>
          </w:p>
        </w:tc>
        <w:tc>
          <w:tcPr>
            <w:tcW w:w="894" w:type="dxa"/>
            <w:noWrap/>
            <w:hideMark/>
          </w:tcPr>
          <w:p w14:paraId="2C85851F" w14:textId="77777777" w:rsidR="00377909" w:rsidRPr="002D1E6F" w:rsidRDefault="00377909" w:rsidP="00A3326B">
            <w:pPr>
              <w:rPr>
                <w:b/>
                <w:bCs/>
                <w:sz w:val="16"/>
                <w:szCs w:val="16"/>
              </w:rPr>
            </w:pPr>
            <w:r w:rsidRPr="002D1E6F">
              <w:rPr>
                <w:b/>
                <w:bCs/>
                <w:sz w:val="16"/>
                <w:szCs w:val="16"/>
              </w:rPr>
              <w:t>Design</w:t>
            </w:r>
          </w:p>
        </w:tc>
        <w:tc>
          <w:tcPr>
            <w:tcW w:w="894" w:type="dxa"/>
            <w:noWrap/>
            <w:hideMark/>
          </w:tcPr>
          <w:p w14:paraId="1950C1CB" w14:textId="77777777" w:rsidR="00377909" w:rsidRPr="002D1E6F" w:rsidRDefault="00377909" w:rsidP="00A3326B">
            <w:pPr>
              <w:rPr>
                <w:b/>
                <w:bCs/>
                <w:sz w:val="16"/>
                <w:szCs w:val="16"/>
              </w:rPr>
            </w:pPr>
            <w:r w:rsidRPr="002D1E6F">
              <w:rPr>
                <w:b/>
                <w:bCs/>
                <w:sz w:val="16"/>
                <w:szCs w:val="16"/>
              </w:rPr>
              <w:t>Design</w:t>
            </w:r>
          </w:p>
        </w:tc>
        <w:tc>
          <w:tcPr>
            <w:tcW w:w="859" w:type="dxa"/>
            <w:noWrap/>
            <w:hideMark/>
          </w:tcPr>
          <w:p w14:paraId="4A2756D2" w14:textId="77777777" w:rsidR="00377909" w:rsidRPr="002D1E6F" w:rsidRDefault="00377909" w:rsidP="00A3326B">
            <w:pPr>
              <w:rPr>
                <w:b/>
                <w:bCs/>
                <w:sz w:val="16"/>
                <w:szCs w:val="16"/>
              </w:rPr>
            </w:pPr>
            <w:r w:rsidRPr="002D1E6F">
              <w:rPr>
                <w:b/>
                <w:bCs/>
                <w:sz w:val="16"/>
                <w:szCs w:val="16"/>
              </w:rPr>
              <w:t>Design</w:t>
            </w:r>
          </w:p>
        </w:tc>
        <w:tc>
          <w:tcPr>
            <w:tcW w:w="859" w:type="dxa"/>
            <w:noWrap/>
            <w:hideMark/>
          </w:tcPr>
          <w:p w14:paraId="623A9A77" w14:textId="77777777" w:rsidR="00377909" w:rsidRPr="002D1E6F" w:rsidRDefault="00377909" w:rsidP="00A3326B">
            <w:pPr>
              <w:rPr>
                <w:b/>
                <w:bCs/>
                <w:sz w:val="16"/>
                <w:szCs w:val="16"/>
              </w:rPr>
            </w:pPr>
            <w:r w:rsidRPr="002D1E6F">
              <w:rPr>
                <w:b/>
                <w:bCs/>
                <w:sz w:val="16"/>
                <w:szCs w:val="16"/>
              </w:rPr>
              <w:t>Design</w:t>
            </w:r>
          </w:p>
        </w:tc>
        <w:tc>
          <w:tcPr>
            <w:tcW w:w="859" w:type="dxa"/>
            <w:noWrap/>
            <w:hideMark/>
          </w:tcPr>
          <w:p w14:paraId="7D44C1CF" w14:textId="77777777" w:rsidR="00377909" w:rsidRPr="002D1E6F" w:rsidRDefault="00377909" w:rsidP="00A3326B">
            <w:pPr>
              <w:rPr>
                <w:b/>
                <w:bCs/>
                <w:sz w:val="16"/>
                <w:szCs w:val="16"/>
              </w:rPr>
            </w:pPr>
            <w:r w:rsidRPr="002D1E6F">
              <w:rPr>
                <w:b/>
                <w:bCs/>
                <w:sz w:val="16"/>
                <w:szCs w:val="16"/>
              </w:rPr>
              <w:t>Design</w:t>
            </w:r>
          </w:p>
        </w:tc>
        <w:tc>
          <w:tcPr>
            <w:tcW w:w="859" w:type="dxa"/>
            <w:noWrap/>
            <w:hideMark/>
          </w:tcPr>
          <w:p w14:paraId="51CC28B2" w14:textId="77777777" w:rsidR="00377909" w:rsidRPr="002D1E6F" w:rsidRDefault="00377909" w:rsidP="00A3326B">
            <w:pPr>
              <w:rPr>
                <w:b/>
                <w:bCs/>
                <w:sz w:val="16"/>
                <w:szCs w:val="16"/>
              </w:rPr>
            </w:pPr>
            <w:r w:rsidRPr="002D1E6F">
              <w:rPr>
                <w:b/>
                <w:bCs/>
                <w:sz w:val="16"/>
                <w:szCs w:val="16"/>
              </w:rPr>
              <w:t>Design</w:t>
            </w:r>
          </w:p>
        </w:tc>
        <w:tc>
          <w:tcPr>
            <w:tcW w:w="859" w:type="dxa"/>
            <w:noWrap/>
            <w:hideMark/>
          </w:tcPr>
          <w:p w14:paraId="2042104E" w14:textId="77777777" w:rsidR="00377909" w:rsidRPr="002D1E6F" w:rsidRDefault="00377909" w:rsidP="00A3326B">
            <w:pPr>
              <w:rPr>
                <w:b/>
                <w:bCs/>
                <w:sz w:val="16"/>
                <w:szCs w:val="16"/>
              </w:rPr>
            </w:pPr>
            <w:r w:rsidRPr="002D1E6F">
              <w:rPr>
                <w:b/>
                <w:bCs/>
                <w:sz w:val="16"/>
                <w:szCs w:val="16"/>
              </w:rPr>
              <w:t>Design</w:t>
            </w:r>
          </w:p>
        </w:tc>
        <w:tc>
          <w:tcPr>
            <w:tcW w:w="859" w:type="dxa"/>
          </w:tcPr>
          <w:p w14:paraId="52C74B8F" w14:textId="708968E8" w:rsidR="00377909" w:rsidRPr="002D1E6F" w:rsidRDefault="00377909" w:rsidP="00A3326B">
            <w:pPr>
              <w:rPr>
                <w:b/>
                <w:bCs/>
                <w:sz w:val="16"/>
                <w:szCs w:val="16"/>
              </w:rPr>
            </w:pPr>
            <w:r w:rsidRPr="002D1E6F">
              <w:rPr>
                <w:rFonts w:ascii="Calibri" w:eastAsia="Calibri" w:hAnsi="Calibri" w:cs="Times New Roman"/>
                <w:b/>
                <w:bCs/>
                <w:sz w:val="16"/>
                <w:szCs w:val="16"/>
              </w:rPr>
              <w:t>Design</w:t>
            </w:r>
          </w:p>
        </w:tc>
        <w:tc>
          <w:tcPr>
            <w:tcW w:w="894" w:type="dxa"/>
          </w:tcPr>
          <w:p w14:paraId="40ABD24A" w14:textId="06927469" w:rsidR="00377909" w:rsidRPr="002D1E6F" w:rsidRDefault="00377909" w:rsidP="00A3326B">
            <w:pPr>
              <w:rPr>
                <w:rFonts w:ascii="Calibri" w:eastAsia="Calibri" w:hAnsi="Calibri" w:cs="Times New Roman"/>
                <w:b/>
                <w:bCs/>
                <w:sz w:val="16"/>
                <w:szCs w:val="16"/>
              </w:rPr>
            </w:pPr>
            <w:r w:rsidRPr="002D1E6F">
              <w:rPr>
                <w:rFonts w:ascii="Calibri" w:eastAsia="Calibri" w:hAnsi="Calibri" w:cs="Times New Roman"/>
                <w:b/>
                <w:bCs/>
                <w:sz w:val="16"/>
                <w:szCs w:val="16"/>
              </w:rPr>
              <w:t>Design</w:t>
            </w:r>
          </w:p>
        </w:tc>
      </w:tr>
      <w:tr w:rsidR="00377909" w:rsidRPr="002D1E6F" w14:paraId="1FAA0E9D" w14:textId="1DC98490" w:rsidTr="00377909">
        <w:trPr>
          <w:trHeight w:val="312"/>
        </w:trPr>
        <w:tc>
          <w:tcPr>
            <w:tcW w:w="894" w:type="dxa"/>
            <w:noWrap/>
            <w:hideMark/>
          </w:tcPr>
          <w:p w14:paraId="6246D0FC" w14:textId="77777777" w:rsidR="00377909" w:rsidRPr="002D1E6F" w:rsidRDefault="00377909" w:rsidP="00A3326B">
            <w:pPr>
              <w:rPr>
                <w:b/>
                <w:bCs/>
                <w:sz w:val="16"/>
                <w:szCs w:val="16"/>
              </w:rPr>
            </w:pPr>
            <w:r w:rsidRPr="002D1E6F">
              <w:rPr>
                <w:b/>
                <w:bCs/>
                <w:sz w:val="16"/>
                <w:szCs w:val="16"/>
              </w:rPr>
              <w:t>Sampling Details</w:t>
            </w:r>
          </w:p>
        </w:tc>
        <w:tc>
          <w:tcPr>
            <w:tcW w:w="894" w:type="dxa"/>
            <w:noWrap/>
            <w:hideMark/>
          </w:tcPr>
          <w:p w14:paraId="51CC3DDF" w14:textId="77777777" w:rsidR="00377909" w:rsidRPr="002D1E6F" w:rsidRDefault="00377909" w:rsidP="00A3326B">
            <w:pPr>
              <w:rPr>
                <w:b/>
                <w:bCs/>
                <w:sz w:val="16"/>
                <w:szCs w:val="16"/>
              </w:rPr>
            </w:pPr>
            <w:r w:rsidRPr="002D1E6F">
              <w:rPr>
                <w:b/>
                <w:bCs/>
                <w:sz w:val="16"/>
                <w:szCs w:val="16"/>
              </w:rPr>
              <w:t>Sampling Details</w:t>
            </w:r>
          </w:p>
        </w:tc>
        <w:tc>
          <w:tcPr>
            <w:tcW w:w="894" w:type="dxa"/>
            <w:noWrap/>
            <w:hideMark/>
          </w:tcPr>
          <w:p w14:paraId="236E6430" w14:textId="77777777" w:rsidR="00377909" w:rsidRPr="002D1E6F" w:rsidRDefault="00377909" w:rsidP="00A3326B">
            <w:pPr>
              <w:rPr>
                <w:b/>
                <w:bCs/>
                <w:sz w:val="16"/>
                <w:szCs w:val="16"/>
              </w:rPr>
            </w:pPr>
            <w:r w:rsidRPr="002D1E6F">
              <w:rPr>
                <w:b/>
                <w:bCs/>
                <w:sz w:val="16"/>
                <w:szCs w:val="16"/>
              </w:rPr>
              <w:t>Sampling Details</w:t>
            </w:r>
          </w:p>
        </w:tc>
        <w:tc>
          <w:tcPr>
            <w:tcW w:w="859" w:type="dxa"/>
            <w:noWrap/>
            <w:hideMark/>
          </w:tcPr>
          <w:p w14:paraId="5D06468C" w14:textId="77777777" w:rsidR="00377909" w:rsidRPr="002D1E6F" w:rsidRDefault="00377909" w:rsidP="00A3326B">
            <w:pPr>
              <w:rPr>
                <w:b/>
                <w:bCs/>
                <w:sz w:val="16"/>
                <w:szCs w:val="16"/>
              </w:rPr>
            </w:pPr>
            <w:r w:rsidRPr="002D1E6F">
              <w:rPr>
                <w:b/>
                <w:bCs/>
                <w:sz w:val="16"/>
                <w:szCs w:val="16"/>
              </w:rPr>
              <w:t>Sampling Details</w:t>
            </w:r>
          </w:p>
        </w:tc>
        <w:tc>
          <w:tcPr>
            <w:tcW w:w="859" w:type="dxa"/>
            <w:noWrap/>
            <w:hideMark/>
          </w:tcPr>
          <w:p w14:paraId="54CD6324" w14:textId="77777777" w:rsidR="00377909" w:rsidRPr="002D1E6F" w:rsidRDefault="00377909" w:rsidP="00A3326B">
            <w:pPr>
              <w:rPr>
                <w:b/>
                <w:bCs/>
                <w:sz w:val="16"/>
                <w:szCs w:val="16"/>
              </w:rPr>
            </w:pPr>
            <w:r w:rsidRPr="002D1E6F">
              <w:rPr>
                <w:b/>
                <w:bCs/>
                <w:sz w:val="16"/>
                <w:szCs w:val="16"/>
              </w:rPr>
              <w:t>Sampling Details</w:t>
            </w:r>
          </w:p>
        </w:tc>
        <w:tc>
          <w:tcPr>
            <w:tcW w:w="859" w:type="dxa"/>
            <w:noWrap/>
            <w:hideMark/>
          </w:tcPr>
          <w:p w14:paraId="666146B3" w14:textId="77777777" w:rsidR="00377909" w:rsidRPr="002D1E6F" w:rsidRDefault="00377909" w:rsidP="00A3326B">
            <w:pPr>
              <w:rPr>
                <w:b/>
                <w:bCs/>
                <w:sz w:val="16"/>
                <w:szCs w:val="16"/>
              </w:rPr>
            </w:pPr>
            <w:r w:rsidRPr="002D1E6F">
              <w:rPr>
                <w:b/>
                <w:bCs/>
                <w:sz w:val="16"/>
                <w:szCs w:val="16"/>
              </w:rPr>
              <w:t>Sampling Details</w:t>
            </w:r>
          </w:p>
        </w:tc>
        <w:tc>
          <w:tcPr>
            <w:tcW w:w="859" w:type="dxa"/>
            <w:noWrap/>
            <w:hideMark/>
          </w:tcPr>
          <w:p w14:paraId="3CE22D13" w14:textId="77777777" w:rsidR="00377909" w:rsidRPr="002D1E6F" w:rsidRDefault="00377909" w:rsidP="00A3326B">
            <w:pPr>
              <w:rPr>
                <w:b/>
                <w:bCs/>
                <w:sz w:val="16"/>
                <w:szCs w:val="16"/>
              </w:rPr>
            </w:pPr>
            <w:r w:rsidRPr="002D1E6F">
              <w:rPr>
                <w:b/>
                <w:bCs/>
                <w:sz w:val="16"/>
                <w:szCs w:val="16"/>
              </w:rPr>
              <w:t>Sampling details</w:t>
            </w:r>
          </w:p>
        </w:tc>
        <w:tc>
          <w:tcPr>
            <w:tcW w:w="859" w:type="dxa"/>
            <w:noWrap/>
            <w:hideMark/>
          </w:tcPr>
          <w:p w14:paraId="4BE808E5" w14:textId="77777777" w:rsidR="00377909" w:rsidRPr="002D1E6F" w:rsidRDefault="00377909" w:rsidP="00A3326B">
            <w:pPr>
              <w:rPr>
                <w:b/>
                <w:bCs/>
                <w:sz w:val="16"/>
                <w:szCs w:val="16"/>
              </w:rPr>
            </w:pPr>
            <w:r w:rsidRPr="002D1E6F">
              <w:rPr>
                <w:b/>
                <w:bCs/>
                <w:sz w:val="16"/>
                <w:szCs w:val="16"/>
              </w:rPr>
              <w:t>Sampling details</w:t>
            </w:r>
          </w:p>
        </w:tc>
        <w:tc>
          <w:tcPr>
            <w:tcW w:w="859" w:type="dxa"/>
          </w:tcPr>
          <w:p w14:paraId="26C7999A" w14:textId="628A8AD5" w:rsidR="00377909" w:rsidRPr="002D1E6F" w:rsidRDefault="00377909" w:rsidP="00A3326B">
            <w:pPr>
              <w:rPr>
                <w:b/>
                <w:bCs/>
                <w:sz w:val="16"/>
                <w:szCs w:val="16"/>
              </w:rPr>
            </w:pPr>
            <w:r w:rsidRPr="002D1E6F">
              <w:rPr>
                <w:rFonts w:ascii="Calibri" w:eastAsia="Calibri" w:hAnsi="Calibri" w:cs="Times New Roman"/>
                <w:b/>
                <w:bCs/>
                <w:sz w:val="16"/>
                <w:szCs w:val="16"/>
              </w:rPr>
              <w:t>Sampling details</w:t>
            </w:r>
          </w:p>
        </w:tc>
        <w:tc>
          <w:tcPr>
            <w:tcW w:w="894" w:type="dxa"/>
          </w:tcPr>
          <w:p w14:paraId="4C2262C5" w14:textId="3B8894BF" w:rsidR="00377909" w:rsidRPr="002D1E6F" w:rsidRDefault="00377909" w:rsidP="00A3326B">
            <w:pPr>
              <w:rPr>
                <w:rFonts w:ascii="Calibri" w:eastAsia="Calibri" w:hAnsi="Calibri" w:cs="Times New Roman"/>
                <w:b/>
                <w:bCs/>
                <w:sz w:val="16"/>
                <w:szCs w:val="16"/>
              </w:rPr>
            </w:pPr>
            <w:r w:rsidRPr="002D1E6F">
              <w:rPr>
                <w:rFonts w:ascii="Calibri" w:eastAsia="Calibri" w:hAnsi="Calibri" w:cs="Times New Roman"/>
                <w:b/>
                <w:bCs/>
                <w:sz w:val="16"/>
                <w:szCs w:val="16"/>
              </w:rPr>
              <w:t>Sampling details</w:t>
            </w:r>
          </w:p>
        </w:tc>
      </w:tr>
      <w:tr w:rsidR="00377909" w:rsidRPr="002D1E6F" w14:paraId="45602DC1" w14:textId="36002196" w:rsidTr="00377909">
        <w:trPr>
          <w:trHeight w:val="312"/>
        </w:trPr>
        <w:tc>
          <w:tcPr>
            <w:tcW w:w="894" w:type="dxa"/>
            <w:noWrap/>
            <w:hideMark/>
          </w:tcPr>
          <w:p w14:paraId="3327FE9B" w14:textId="05C4C8D0" w:rsidR="00377909" w:rsidRPr="002D1E6F" w:rsidRDefault="00377909" w:rsidP="00A3326B">
            <w:pPr>
              <w:rPr>
                <w:b/>
                <w:bCs/>
                <w:sz w:val="16"/>
                <w:szCs w:val="16"/>
              </w:rPr>
            </w:pPr>
            <w:r w:rsidRPr="002D1E6F">
              <w:rPr>
                <w:b/>
                <w:bCs/>
                <w:sz w:val="16"/>
                <w:szCs w:val="16"/>
              </w:rPr>
              <w:t>Vessel Selection</w:t>
            </w:r>
          </w:p>
        </w:tc>
        <w:tc>
          <w:tcPr>
            <w:tcW w:w="894" w:type="dxa"/>
            <w:noWrap/>
            <w:hideMark/>
          </w:tcPr>
          <w:p w14:paraId="205F5ECC" w14:textId="77777777" w:rsidR="00377909" w:rsidRPr="002D1E6F" w:rsidRDefault="00377909" w:rsidP="00A3326B">
            <w:pPr>
              <w:rPr>
                <w:b/>
                <w:bCs/>
                <w:sz w:val="16"/>
                <w:szCs w:val="16"/>
              </w:rPr>
            </w:pPr>
            <w:r w:rsidRPr="002D1E6F">
              <w:rPr>
                <w:b/>
                <w:bCs/>
                <w:sz w:val="16"/>
                <w:szCs w:val="16"/>
              </w:rPr>
              <w:t>Fishing Trip</w:t>
            </w:r>
          </w:p>
        </w:tc>
        <w:tc>
          <w:tcPr>
            <w:tcW w:w="894" w:type="dxa"/>
            <w:noWrap/>
            <w:hideMark/>
          </w:tcPr>
          <w:p w14:paraId="05C46D76" w14:textId="77777777" w:rsidR="00377909" w:rsidRPr="002D1E6F" w:rsidRDefault="00377909" w:rsidP="00A3326B">
            <w:pPr>
              <w:rPr>
                <w:b/>
                <w:bCs/>
                <w:sz w:val="16"/>
                <w:szCs w:val="16"/>
              </w:rPr>
            </w:pPr>
            <w:r w:rsidRPr="002D1E6F">
              <w:rPr>
                <w:b/>
                <w:bCs/>
                <w:sz w:val="16"/>
                <w:szCs w:val="16"/>
              </w:rPr>
              <w:t>Temporal Event</w:t>
            </w:r>
          </w:p>
        </w:tc>
        <w:tc>
          <w:tcPr>
            <w:tcW w:w="859" w:type="dxa"/>
            <w:noWrap/>
            <w:hideMark/>
          </w:tcPr>
          <w:p w14:paraId="5BA807EE" w14:textId="77777777" w:rsidR="00377909" w:rsidRPr="002D1E6F" w:rsidRDefault="00377909" w:rsidP="00A3326B">
            <w:pPr>
              <w:rPr>
                <w:b/>
                <w:bCs/>
                <w:sz w:val="16"/>
                <w:szCs w:val="16"/>
              </w:rPr>
            </w:pPr>
            <w:r w:rsidRPr="002D1E6F">
              <w:rPr>
                <w:b/>
                <w:bCs/>
                <w:sz w:val="16"/>
                <w:szCs w:val="16"/>
              </w:rPr>
              <w:t>On-shore</w:t>
            </w:r>
          </w:p>
        </w:tc>
        <w:tc>
          <w:tcPr>
            <w:tcW w:w="859" w:type="dxa"/>
            <w:noWrap/>
            <w:hideMark/>
          </w:tcPr>
          <w:p w14:paraId="58451AEA" w14:textId="77777777" w:rsidR="00377909" w:rsidRPr="002D1E6F" w:rsidRDefault="00377909" w:rsidP="00A3326B">
            <w:pPr>
              <w:rPr>
                <w:b/>
                <w:bCs/>
                <w:sz w:val="16"/>
                <w:szCs w:val="16"/>
              </w:rPr>
            </w:pPr>
            <w:r w:rsidRPr="002D1E6F">
              <w:rPr>
                <w:b/>
                <w:bCs/>
                <w:sz w:val="16"/>
                <w:szCs w:val="16"/>
              </w:rPr>
              <w:t>On-shore</w:t>
            </w:r>
          </w:p>
        </w:tc>
        <w:tc>
          <w:tcPr>
            <w:tcW w:w="859" w:type="dxa"/>
            <w:noWrap/>
            <w:hideMark/>
          </w:tcPr>
          <w:p w14:paraId="6E265A99" w14:textId="77777777" w:rsidR="00377909" w:rsidRPr="002D1E6F" w:rsidRDefault="00377909" w:rsidP="00A3326B">
            <w:pPr>
              <w:rPr>
                <w:b/>
                <w:bCs/>
                <w:sz w:val="16"/>
                <w:szCs w:val="16"/>
              </w:rPr>
            </w:pPr>
            <w:r w:rsidRPr="002D1E6F">
              <w:rPr>
                <w:b/>
                <w:bCs/>
                <w:sz w:val="16"/>
                <w:szCs w:val="16"/>
              </w:rPr>
              <w:t>On-shore</w:t>
            </w:r>
          </w:p>
        </w:tc>
        <w:tc>
          <w:tcPr>
            <w:tcW w:w="859" w:type="dxa"/>
            <w:noWrap/>
            <w:hideMark/>
          </w:tcPr>
          <w:p w14:paraId="506E8662" w14:textId="77777777" w:rsidR="00377909" w:rsidRPr="002D1E6F" w:rsidRDefault="00377909" w:rsidP="00A3326B">
            <w:pPr>
              <w:rPr>
                <w:b/>
                <w:bCs/>
                <w:sz w:val="16"/>
                <w:szCs w:val="16"/>
              </w:rPr>
            </w:pPr>
            <w:r w:rsidRPr="002D1E6F">
              <w:rPr>
                <w:b/>
                <w:bCs/>
                <w:sz w:val="16"/>
                <w:szCs w:val="16"/>
              </w:rPr>
              <w:t>On-shore</w:t>
            </w:r>
          </w:p>
        </w:tc>
        <w:tc>
          <w:tcPr>
            <w:tcW w:w="859" w:type="dxa"/>
            <w:noWrap/>
            <w:hideMark/>
          </w:tcPr>
          <w:p w14:paraId="3B263F89" w14:textId="77777777" w:rsidR="00377909" w:rsidRPr="002D1E6F" w:rsidRDefault="00377909" w:rsidP="00A3326B">
            <w:pPr>
              <w:rPr>
                <w:b/>
                <w:bCs/>
                <w:sz w:val="16"/>
                <w:szCs w:val="16"/>
              </w:rPr>
            </w:pPr>
            <w:r w:rsidRPr="002D1E6F">
              <w:rPr>
                <w:b/>
                <w:bCs/>
                <w:sz w:val="16"/>
                <w:szCs w:val="16"/>
              </w:rPr>
              <w:t>Temporal Event</w:t>
            </w:r>
          </w:p>
        </w:tc>
        <w:tc>
          <w:tcPr>
            <w:tcW w:w="859" w:type="dxa"/>
          </w:tcPr>
          <w:p w14:paraId="4176F1AD" w14:textId="77FD05A3" w:rsidR="00377909" w:rsidRPr="002D1E6F" w:rsidRDefault="00377909" w:rsidP="00A3326B">
            <w:pPr>
              <w:rPr>
                <w:b/>
                <w:bCs/>
                <w:sz w:val="16"/>
                <w:szCs w:val="16"/>
              </w:rPr>
            </w:pPr>
            <w:r w:rsidRPr="002D1E6F">
              <w:rPr>
                <w:rFonts w:ascii="Calibri" w:eastAsia="Calibri" w:hAnsi="Calibri" w:cs="Times New Roman"/>
                <w:b/>
                <w:bCs/>
                <w:sz w:val="16"/>
                <w:szCs w:val="16"/>
              </w:rPr>
              <w:t>Landing location</w:t>
            </w:r>
          </w:p>
        </w:tc>
        <w:tc>
          <w:tcPr>
            <w:tcW w:w="894" w:type="dxa"/>
          </w:tcPr>
          <w:p w14:paraId="0D9D1DCE" w14:textId="01BF2A7F" w:rsidR="00377909" w:rsidRPr="002D1E6F" w:rsidRDefault="00377909" w:rsidP="00A3326B">
            <w:pPr>
              <w:rPr>
                <w:rFonts w:ascii="Calibri" w:eastAsia="Calibri" w:hAnsi="Calibri" w:cs="Times New Roman"/>
                <w:b/>
                <w:bCs/>
                <w:sz w:val="16"/>
                <w:szCs w:val="16"/>
              </w:rPr>
            </w:pPr>
            <w:r w:rsidRPr="002D1E6F">
              <w:rPr>
                <w:rFonts w:ascii="Calibri" w:eastAsia="Calibri" w:hAnsi="Calibri" w:cs="Times New Roman"/>
                <w:b/>
                <w:bCs/>
                <w:sz w:val="16"/>
                <w:szCs w:val="16"/>
              </w:rPr>
              <w:t>Vessel Selection</w:t>
            </w:r>
          </w:p>
        </w:tc>
      </w:tr>
      <w:tr w:rsidR="00377909" w:rsidRPr="002D1E6F" w14:paraId="2CF8E1D7" w14:textId="511D8FBA" w:rsidTr="00377909">
        <w:trPr>
          <w:trHeight w:val="312"/>
        </w:trPr>
        <w:tc>
          <w:tcPr>
            <w:tcW w:w="894" w:type="dxa"/>
            <w:noWrap/>
            <w:hideMark/>
          </w:tcPr>
          <w:p w14:paraId="3B916EB5" w14:textId="77777777" w:rsidR="00377909" w:rsidRPr="002D1E6F" w:rsidRDefault="00377909" w:rsidP="00943700">
            <w:pPr>
              <w:rPr>
                <w:b/>
                <w:bCs/>
                <w:sz w:val="16"/>
                <w:szCs w:val="16"/>
              </w:rPr>
            </w:pPr>
            <w:r w:rsidRPr="002D1E6F">
              <w:rPr>
                <w:b/>
                <w:bCs/>
                <w:sz w:val="16"/>
                <w:szCs w:val="16"/>
              </w:rPr>
              <w:t>Fishing Trip</w:t>
            </w:r>
          </w:p>
        </w:tc>
        <w:tc>
          <w:tcPr>
            <w:tcW w:w="894" w:type="dxa"/>
            <w:noWrap/>
            <w:hideMark/>
          </w:tcPr>
          <w:p w14:paraId="5550E4CD" w14:textId="77777777" w:rsidR="00377909" w:rsidRPr="002D1E6F" w:rsidRDefault="00377909" w:rsidP="00943700">
            <w:pPr>
              <w:rPr>
                <w:b/>
                <w:bCs/>
                <w:sz w:val="16"/>
                <w:szCs w:val="16"/>
              </w:rPr>
            </w:pPr>
            <w:r w:rsidRPr="002D1E6F">
              <w:rPr>
                <w:b/>
                <w:bCs/>
                <w:sz w:val="16"/>
                <w:szCs w:val="16"/>
              </w:rPr>
              <w:t>Fishing Operation</w:t>
            </w:r>
          </w:p>
        </w:tc>
        <w:tc>
          <w:tcPr>
            <w:tcW w:w="894" w:type="dxa"/>
            <w:noWrap/>
            <w:hideMark/>
          </w:tcPr>
          <w:p w14:paraId="1B667E84" w14:textId="15AA1003" w:rsidR="00377909" w:rsidRPr="002D1E6F" w:rsidRDefault="00377909" w:rsidP="00943700">
            <w:pPr>
              <w:rPr>
                <w:b/>
                <w:bCs/>
                <w:sz w:val="16"/>
                <w:szCs w:val="16"/>
              </w:rPr>
            </w:pPr>
            <w:r w:rsidRPr="002D1E6F">
              <w:rPr>
                <w:b/>
                <w:bCs/>
                <w:sz w:val="16"/>
                <w:szCs w:val="16"/>
              </w:rPr>
              <w:t>Vessel Selection</w:t>
            </w:r>
          </w:p>
        </w:tc>
        <w:tc>
          <w:tcPr>
            <w:tcW w:w="859" w:type="dxa"/>
            <w:noWrap/>
            <w:hideMark/>
          </w:tcPr>
          <w:p w14:paraId="461052F6" w14:textId="77777777" w:rsidR="00377909" w:rsidRPr="002D1E6F" w:rsidRDefault="00377909" w:rsidP="00943700">
            <w:pPr>
              <w:rPr>
                <w:b/>
                <w:bCs/>
                <w:sz w:val="16"/>
                <w:szCs w:val="16"/>
              </w:rPr>
            </w:pPr>
            <w:r w:rsidRPr="002D1E6F">
              <w:rPr>
                <w:b/>
                <w:bCs/>
                <w:sz w:val="16"/>
                <w:szCs w:val="16"/>
              </w:rPr>
              <w:t>Fishing Trip</w:t>
            </w:r>
          </w:p>
        </w:tc>
        <w:tc>
          <w:tcPr>
            <w:tcW w:w="859" w:type="dxa"/>
            <w:noWrap/>
            <w:hideMark/>
          </w:tcPr>
          <w:p w14:paraId="7B4B8C5E" w14:textId="77777777" w:rsidR="00377909" w:rsidRPr="002D1E6F" w:rsidRDefault="00377909" w:rsidP="00943700">
            <w:pPr>
              <w:rPr>
                <w:b/>
                <w:bCs/>
                <w:sz w:val="16"/>
                <w:szCs w:val="16"/>
              </w:rPr>
            </w:pPr>
            <w:r w:rsidRPr="002D1E6F">
              <w:rPr>
                <w:b/>
                <w:bCs/>
                <w:sz w:val="16"/>
                <w:szCs w:val="16"/>
              </w:rPr>
              <w:t>Landing Event</w:t>
            </w:r>
          </w:p>
        </w:tc>
        <w:tc>
          <w:tcPr>
            <w:tcW w:w="859" w:type="dxa"/>
            <w:noWrap/>
            <w:hideMark/>
          </w:tcPr>
          <w:p w14:paraId="1C54ECA9" w14:textId="77777777" w:rsidR="00377909" w:rsidRPr="002D1E6F" w:rsidRDefault="00377909" w:rsidP="00943700">
            <w:pPr>
              <w:rPr>
                <w:b/>
                <w:bCs/>
                <w:sz w:val="16"/>
                <w:szCs w:val="16"/>
              </w:rPr>
            </w:pPr>
            <w:r w:rsidRPr="002D1E6F">
              <w:rPr>
                <w:b/>
                <w:bCs/>
                <w:sz w:val="16"/>
                <w:szCs w:val="16"/>
              </w:rPr>
              <w:t>Fishing Trip</w:t>
            </w:r>
          </w:p>
        </w:tc>
        <w:tc>
          <w:tcPr>
            <w:tcW w:w="859" w:type="dxa"/>
            <w:noWrap/>
          </w:tcPr>
          <w:p w14:paraId="0107C246" w14:textId="0AB3A0B0" w:rsidR="00377909" w:rsidRPr="002D1E6F" w:rsidRDefault="00377909" w:rsidP="00943700">
            <w:pPr>
              <w:rPr>
                <w:b/>
                <w:bCs/>
                <w:sz w:val="16"/>
                <w:szCs w:val="16"/>
              </w:rPr>
            </w:pPr>
            <w:r w:rsidRPr="002D1E6F">
              <w:rPr>
                <w:b/>
                <w:bCs/>
                <w:sz w:val="16"/>
                <w:szCs w:val="16"/>
              </w:rPr>
              <w:t>Landing Event</w:t>
            </w:r>
            <w:r w:rsidRPr="002D1E6F" w:rsidDel="00AF39DE">
              <w:rPr>
                <w:b/>
                <w:bCs/>
                <w:sz w:val="16"/>
                <w:szCs w:val="16"/>
              </w:rPr>
              <w:t xml:space="preserve"> </w:t>
            </w:r>
            <w:r w:rsidR="00C80D81" w:rsidRPr="002D1E6F">
              <w:rPr>
                <w:b/>
                <w:bCs/>
                <w:sz w:val="16"/>
                <w:szCs w:val="16"/>
              </w:rPr>
              <w:t>(b</w:t>
            </w:r>
            <w:r w:rsidR="0080171C" w:rsidRPr="002D1E6F">
              <w:rPr>
                <w:b/>
                <w:bCs/>
                <w:sz w:val="16"/>
                <w:szCs w:val="16"/>
              </w:rPr>
              <w:t>)</w:t>
            </w:r>
          </w:p>
        </w:tc>
        <w:tc>
          <w:tcPr>
            <w:tcW w:w="859" w:type="dxa"/>
            <w:noWrap/>
            <w:hideMark/>
          </w:tcPr>
          <w:p w14:paraId="21B4B7B8" w14:textId="0B248F62" w:rsidR="00377909" w:rsidRPr="002D1E6F" w:rsidRDefault="00377909" w:rsidP="00943700">
            <w:pPr>
              <w:rPr>
                <w:b/>
                <w:bCs/>
                <w:sz w:val="16"/>
                <w:szCs w:val="16"/>
              </w:rPr>
            </w:pPr>
            <w:r w:rsidRPr="002D1E6F">
              <w:rPr>
                <w:b/>
                <w:bCs/>
                <w:sz w:val="16"/>
                <w:szCs w:val="16"/>
              </w:rPr>
              <w:t>Vessel Selection</w:t>
            </w:r>
          </w:p>
        </w:tc>
        <w:tc>
          <w:tcPr>
            <w:tcW w:w="859" w:type="dxa"/>
          </w:tcPr>
          <w:p w14:paraId="3DBAE694" w14:textId="40CE2C82" w:rsidR="00377909" w:rsidRPr="002D1E6F" w:rsidRDefault="00377909" w:rsidP="00943700">
            <w:pPr>
              <w:rPr>
                <w:b/>
                <w:bCs/>
                <w:sz w:val="16"/>
                <w:szCs w:val="16"/>
              </w:rPr>
            </w:pPr>
            <w:r w:rsidRPr="002D1E6F">
              <w:rPr>
                <w:rFonts w:ascii="Calibri" w:eastAsia="Calibri" w:hAnsi="Calibri" w:cs="Times New Roman"/>
                <w:b/>
                <w:bCs/>
                <w:sz w:val="16"/>
                <w:szCs w:val="16"/>
              </w:rPr>
              <w:t>Temporal event</w:t>
            </w:r>
          </w:p>
        </w:tc>
        <w:tc>
          <w:tcPr>
            <w:tcW w:w="894" w:type="dxa"/>
          </w:tcPr>
          <w:p w14:paraId="46689AB0" w14:textId="1DCE0C13" w:rsidR="00377909" w:rsidRPr="002D1E6F" w:rsidRDefault="00377909" w:rsidP="00943700">
            <w:pPr>
              <w:rPr>
                <w:rFonts w:ascii="Calibri" w:eastAsia="Calibri" w:hAnsi="Calibri" w:cs="Times New Roman"/>
                <w:b/>
                <w:bCs/>
                <w:sz w:val="16"/>
                <w:szCs w:val="16"/>
              </w:rPr>
            </w:pPr>
            <w:r w:rsidRPr="002D1E6F">
              <w:rPr>
                <w:rFonts w:ascii="Calibri" w:eastAsia="Calibri" w:hAnsi="Calibri" w:cs="Times New Roman"/>
                <w:b/>
                <w:bCs/>
                <w:sz w:val="16"/>
                <w:szCs w:val="16"/>
              </w:rPr>
              <w:t>Temporal Event</w:t>
            </w:r>
          </w:p>
        </w:tc>
      </w:tr>
      <w:tr w:rsidR="00377909" w:rsidRPr="002D1E6F" w14:paraId="3821848E" w14:textId="36B05AA1" w:rsidTr="00377909">
        <w:trPr>
          <w:trHeight w:val="312"/>
        </w:trPr>
        <w:tc>
          <w:tcPr>
            <w:tcW w:w="894" w:type="dxa"/>
            <w:noWrap/>
            <w:hideMark/>
          </w:tcPr>
          <w:p w14:paraId="1724A0F5" w14:textId="77777777" w:rsidR="00377909" w:rsidRPr="002D1E6F" w:rsidRDefault="00377909" w:rsidP="00AF39DE">
            <w:pPr>
              <w:rPr>
                <w:b/>
                <w:bCs/>
                <w:sz w:val="16"/>
                <w:szCs w:val="16"/>
              </w:rPr>
            </w:pPr>
            <w:r w:rsidRPr="002D1E6F">
              <w:rPr>
                <w:b/>
                <w:bCs/>
                <w:sz w:val="16"/>
                <w:szCs w:val="16"/>
              </w:rPr>
              <w:t>Fishing Operation</w:t>
            </w:r>
          </w:p>
        </w:tc>
        <w:tc>
          <w:tcPr>
            <w:tcW w:w="894" w:type="dxa"/>
            <w:noWrap/>
            <w:hideMark/>
          </w:tcPr>
          <w:p w14:paraId="733F8874" w14:textId="77777777" w:rsidR="00377909" w:rsidRPr="002D1E6F" w:rsidRDefault="00377909" w:rsidP="00AF39DE">
            <w:pPr>
              <w:rPr>
                <w:b/>
                <w:bCs/>
                <w:sz w:val="16"/>
                <w:szCs w:val="16"/>
              </w:rPr>
            </w:pPr>
            <w:r w:rsidRPr="002D1E6F">
              <w:rPr>
                <w:b/>
                <w:bCs/>
                <w:sz w:val="16"/>
                <w:szCs w:val="16"/>
              </w:rPr>
              <w:t>Species Selection</w:t>
            </w:r>
          </w:p>
        </w:tc>
        <w:tc>
          <w:tcPr>
            <w:tcW w:w="894" w:type="dxa"/>
            <w:noWrap/>
            <w:hideMark/>
          </w:tcPr>
          <w:p w14:paraId="6762C5D8" w14:textId="77777777" w:rsidR="00377909" w:rsidRPr="002D1E6F" w:rsidRDefault="00377909" w:rsidP="00AF39DE">
            <w:pPr>
              <w:rPr>
                <w:b/>
                <w:bCs/>
                <w:sz w:val="16"/>
                <w:szCs w:val="16"/>
              </w:rPr>
            </w:pPr>
            <w:r w:rsidRPr="002D1E6F">
              <w:rPr>
                <w:b/>
                <w:bCs/>
                <w:sz w:val="16"/>
                <w:szCs w:val="16"/>
              </w:rPr>
              <w:t>Fishing Trip</w:t>
            </w:r>
          </w:p>
        </w:tc>
        <w:tc>
          <w:tcPr>
            <w:tcW w:w="859" w:type="dxa"/>
            <w:noWrap/>
            <w:hideMark/>
          </w:tcPr>
          <w:p w14:paraId="534CEB79" w14:textId="77777777" w:rsidR="00377909" w:rsidRPr="002D1E6F" w:rsidRDefault="00377909" w:rsidP="00AF39DE">
            <w:pPr>
              <w:rPr>
                <w:b/>
                <w:bCs/>
                <w:sz w:val="16"/>
                <w:szCs w:val="16"/>
              </w:rPr>
            </w:pPr>
            <w:r w:rsidRPr="002D1E6F">
              <w:rPr>
                <w:b/>
                <w:bCs/>
                <w:sz w:val="16"/>
                <w:szCs w:val="16"/>
              </w:rPr>
              <w:t>Landing Event</w:t>
            </w:r>
          </w:p>
        </w:tc>
        <w:tc>
          <w:tcPr>
            <w:tcW w:w="859" w:type="dxa"/>
            <w:noWrap/>
            <w:hideMark/>
          </w:tcPr>
          <w:p w14:paraId="48F27266" w14:textId="77777777" w:rsidR="00377909" w:rsidRPr="002D1E6F" w:rsidRDefault="00377909" w:rsidP="00AF39DE">
            <w:pPr>
              <w:rPr>
                <w:b/>
                <w:bCs/>
                <w:sz w:val="16"/>
                <w:szCs w:val="16"/>
              </w:rPr>
            </w:pPr>
            <w:r w:rsidRPr="002D1E6F">
              <w:rPr>
                <w:b/>
                <w:bCs/>
                <w:sz w:val="16"/>
                <w:szCs w:val="16"/>
              </w:rPr>
              <w:t>Species Selection</w:t>
            </w:r>
          </w:p>
        </w:tc>
        <w:tc>
          <w:tcPr>
            <w:tcW w:w="859" w:type="dxa"/>
            <w:noWrap/>
            <w:hideMark/>
          </w:tcPr>
          <w:p w14:paraId="181B8D0C" w14:textId="00AA4E5F" w:rsidR="00377909" w:rsidRPr="002D1E6F" w:rsidRDefault="00B5335E" w:rsidP="00B5335E">
            <w:pPr>
              <w:rPr>
                <w:b/>
                <w:bCs/>
                <w:sz w:val="16"/>
                <w:szCs w:val="16"/>
              </w:rPr>
            </w:pPr>
            <w:r w:rsidRPr="002D1E6F">
              <w:rPr>
                <w:b/>
                <w:bCs/>
                <w:sz w:val="16"/>
                <w:szCs w:val="16"/>
              </w:rPr>
              <w:t>Fishing Operation (a)</w:t>
            </w:r>
          </w:p>
        </w:tc>
        <w:tc>
          <w:tcPr>
            <w:tcW w:w="859" w:type="dxa"/>
            <w:noWrap/>
          </w:tcPr>
          <w:p w14:paraId="73FEBE9A" w14:textId="7391D6F6" w:rsidR="00377909" w:rsidRPr="002D1E6F" w:rsidRDefault="00377909" w:rsidP="00AF39DE">
            <w:pPr>
              <w:rPr>
                <w:b/>
                <w:bCs/>
                <w:sz w:val="16"/>
                <w:szCs w:val="16"/>
              </w:rPr>
            </w:pPr>
            <w:r w:rsidRPr="002D1E6F">
              <w:rPr>
                <w:b/>
                <w:bCs/>
                <w:sz w:val="16"/>
                <w:szCs w:val="16"/>
              </w:rPr>
              <w:t xml:space="preserve">Species Selection </w:t>
            </w:r>
          </w:p>
        </w:tc>
        <w:tc>
          <w:tcPr>
            <w:tcW w:w="859" w:type="dxa"/>
            <w:noWrap/>
            <w:hideMark/>
          </w:tcPr>
          <w:p w14:paraId="0EE31176" w14:textId="77777777" w:rsidR="00377909" w:rsidRPr="002D1E6F" w:rsidRDefault="00377909" w:rsidP="00AF39DE">
            <w:pPr>
              <w:rPr>
                <w:b/>
                <w:bCs/>
                <w:sz w:val="16"/>
                <w:szCs w:val="16"/>
              </w:rPr>
            </w:pPr>
            <w:r w:rsidRPr="002D1E6F">
              <w:rPr>
                <w:b/>
                <w:bCs/>
                <w:sz w:val="16"/>
                <w:szCs w:val="16"/>
              </w:rPr>
              <w:t>Landing Event</w:t>
            </w:r>
          </w:p>
        </w:tc>
        <w:tc>
          <w:tcPr>
            <w:tcW w:w="859" w:type="dxa"/>
          </w:tcPr>
          <w:p w14:paraId="35188824" w14:textId="408E5F74" w:rsidR="00377909" w:rsidRPr="002D1E6F" w:rsidRDefault="00377909" w:rsidP="00AF39DE">
            <w:pPr>
              <w:rPr>
                <w:b/>
                <w:bCs/>
                <w:sz w:val="16"/>
                <w:szCs w:val="16"/>
              </w:rPr>
            </w:pPr>
            <w:r w:rsidRPr="002D1E6F">
              <w:rPr>
                <w:rFonts w:ascii="Calibri" w:eastAsia="Calibri" w:hAnsi="Calibri" w:cs="Times New Roman"/>
                <w:b/>
                <w:bCs/>
                <w:sz w:val="16"/>
                <w:szCs w:val="16"/>
              </w:rPr>
              <w:t>Species selection</w:t>
            </w:r>
          </w:p>
        </w:tc>
        <w:tc>
          <w:tcPr>
            <w:tcW w:w="894" w:type="dxa"/>
          </w:tcPr>
          <w:p w14:paraId="31FE2B1D" w14:textId="04B208C1" w:rsidR="00377909" w:rsidRPr="002D1E6F" w:rsidRDefault="00377909" w:rsidP="00AF39DE">
            <w:pPr>
              <w:rPr>
                <w:rFonts w:ascii="Calibri" w:eastAsia="Calibri" w:hAnsi="Calibri" w:cs="Times New Roman"/>
                <w:b/>
                <w:bCs/>
                <w:sz w:val="16"/>
                <w:szCs w:val="16"/>
              </w:rPr>
            </w:pPr>
            <w:r w:rsidRPr="002D1E6F">
              <w:rPr>
                <w:rFonts w:ascii="Calibri" w:eastAsia="Calibri" w:hAnsi="Calibri" w:cs="Times New Roman"/>
                <w:b/>
                <w:bCs/>
                <w:sz w:val="16"/>
                <w:szCs w:val="16"/>
              </w:rPr>
              <w:t>Fishing Trip</w:t>
            </w:r>
          </w:p>
        </w:tc>
      </w:tr>
      <w:tr w:rsidR="00377909" w:rsidRPr="002D1E6F" w14:paraId="067DDA61" w14:textId="3D47E74B" w:rsidTr="00377909">
        <w:trPr>
          <w:trHeight w:val="312"/>
        </w:trPr>
        <w:tc>
          <w:tcPr>
            <w:tcW w:w="894" w:type="dxa"/>
            <w:noWrap/>
            <w:hideMark/>
          </w:tcPr>
          <w:p w14:paraId="520E80B6" w14:textId="77777777" w:rsidR="00377909" w:rsidRPr="002D1E6F" w:rsidRDefault="00377909" w:rsidP="00AF39DE">
            <w:pPr>
              <w:rPr>
                <w:b/>
                <w:bCs/>
                <w:sz w:val="16"/>
                <w:szCs w:val="16"/>
              </w:rPr>
            </w:pPr>
            <w:r w:rsidRPr="002D1E6F">
              <w:rPr>
                <w:b/>
                <w:bCs/>
                <w:sz w:val="16"/>
                <w:szCs w:val="16"/>
              </w:rPr>
              <w:t>Species Selection</w:t>
            </w:r>
          </w:p>
        </w:tc>
        <w:tc>
          <w:tcPr>
            <w:tcW w:w="894" w:type="dxa"/>
            <w:noWrap/>
            <w:hideMark/>
          </w:tcPr>
          <w:p w14:paraId="116CAB33" w14:textId="3E57300A" w:rsidR="00377909" w:rsidRPr="002D1E6F" w:rsidRDefault="0066525C" w:rsidP="00AF39DE">
            <w:pPr>
              <w:rPr>
                <w:b/>
                <w:bCs/>
                <w:sz w:val="16"/>
                <w:szCs w:val="16"/>
              </w:rPr>
            </w:pPr>
            <w:r w:rsidRPr="002D1E6F">
              <w:rPr>
                <w:b/>
                <w:bCs/>
                <w:sz w:val="16"/>
                <w:szCs w:val="16"/>
              </w:rPr>
              <w:t>Sample</w:t>
            </w:r>
          </w:p>
        </w:tc>
        <w:tc>
          <w:tcPr>
            <w:tcW w:w="894" w:type="dxa"/>
            <w:noWrap/>
            <w:hideMark/>
          </w:tcPr>
          <w:p w14:paraId="10F07848" w14:textId="77777777" w:rsidR="00377909" w:rsidRPr="002D1E6F" w:rsidRDefault="00377909" w:rsidP="00AF39DE">
            <w:pPr>
              <w:rPr>
                <w:b/>
                <w:bCs/>
                <w:sz w:val="16"/>
                <w:szCs w:val="16"/>
              </w:rPr>
            </w:pPr>
            <w:r w:rsidRPr="002D1E6F">
              <w:rPr>
                <w:b/>
                <w:bCs/>
                <w:sz w:val="16"/>
                <w:szCs w:val="16"/>
              </w:rPr>
              <w:t>Fishing Operation</w:t>
            </w:r>
          </w:p>
        </w:tc>
        <w:tc>
          <w:tcPr>
            <w:tcW w:w="859" w:type="dxa"/>
            <w:noWrap/>
            <w:hideMark/>
          </w:tcPr>
          <w:p w14:paraId="744310D5" w14:textId="77777777" w:rsidR="00377909" w:rsidRPr="002D1E6F" w:rsidRDefault="00377909" w:rsidP="00AF39DE">
            <w:pPr>
              <w:rPr>
                <w:b/>
                <w:bCs/>
                <w:sz w:val="16"/>
                <w:szCs w:val="16"/>
              </w:rPr>
            </w:pPr>
            <w:r w:rsidRPr="002D1E6F">
              <w:rPr>
                <w:b/>
                <w:bCs/>
                <w:sz w:val="16"/>
                <w:szCs w:val="16"/>
              </w:rPr>
              <w:t>Species Selection</w:t>
            </w:r>
          </w:p>
        </w:tc>
        <w:tc>
          <w:tcPr>
            <w:tcW w:w="859" w:type="dxa"/>
            <w:noWrap/>
          </w:tcPr>
          <w:p w14:paraId="4BE9C1CD" w14:textId="7FBF5283" w:rsidR="00377909" w:rsidRPr="002D1E6F" w:rsidRDefault="00EF5DF1" w:rsidP="00AF39DE">
            <w:pPr>
              <w:rPr>
                <w:b/>
                <w:bCs/>
                <w:sz w:val="16"/>
                <w:szCs w:val="16"/>
              </w:rPr>
            </w:pPr>
            <w:r w:rsidRPr="002D1E6F">
              <w:rPr>
                <w:b/>
                <w:bCs/>
                <w:sz w:val="16"/>
                <w:szCs w:val="16"/>
              </w:rPr>
              <w:t>Sample</w:t>
            </w:r>
          </w:p>
        </w:tc>
        <w:tc>
          <w:tcPr>
            <w:tcW w:w="859" w:type="dxa"/>
            <w:noWrap/>
            <w:hideMark/>
          </w:tcPr>
          <w:p w14:paraId="61BCAA37" w14:textId="0BAAFBD9" w:rsidR="00377909" w:rsidRPr="002D1E6F" w:rsidRDefault="00B5335E" w:rsidP="00AF39DE">
            <w:pPr>
              <w:rPr>
                <w:b/>
                <w:bCs/>
                <w:sz w:val="16"/>
                <w:szCs w:val="16"/>
              </w:rPr>
            </w:pPr>
            <w:r w:rsidRPr="002D1E6F">
              <w:rPr>
                <w:b/>
                <w:bCs/>
                <w:sz w:val="16"/>
                <w:szCs w:val="16"/>
              </w:rPr>
              <w:t>Species Selection</w:t>
            </w:r>
          </w:p>
        </w:tc>
        <w:tc>
          <w:tcPr>
            <w:tcW w:w="859" w:type="dxa"/>
            <w:noWrap/>
          </w:tcPr>
          <w:p w14:paraId="1DDAEA88" w14:textId="67C1FCFD" w:rsidR="00377909" w:rsidRPr="002D1E6F" w:rsidRDefault="00377909" w:rsidP="00AF39DE">
            <w:pPr>
              <w:rPr>
                <w:b/>
                <w:bCs/>
                <w:sz w:val="16"/>
                <w:szCs w:val="16"/>
              </w:rPr>
            </w:pPr>
            <w:r w:rsidRPr="002D1E6F">
              <w:rPr>
                <w:b/>
                <w:bCs/>
                <w:sz w:val="16"/>
                <w:szCs w:val="16"/>
              </w:rPr>
              <w:t>Sample</w:t>
            </w:r>
          </w:p>
        </w:tc>
        <w:tc>
          <w:tcPr>
            <w:tcW w:w="859" w:type="dxa"/>
            <w:noWrap/>
            <w:hideMark/>
          </w:tcPr>
          <w:p w14:paraId="7264221E" w14:textId="77777777" w:rsidR="00377909" w:rsidRPr="002D1E6F" w:rsidRDefault="00377909" w:rsidP="00AF39DE">
            <w:pPr>
              <w:rPr>
                <w:b/>
                <w:bCs/>
                <w:sz w:val="16"/>
                <w:szCs w:val="16"/>
              </w:rPr>
            </w:pPr>
            <w:r w:rsidRPr="002D1E6F">
              <w:rPr>
                <w:b/>
                <w:bCs/>
                <w:sz w:val="16"/>
                <w:szCs w:val="16"/>
              </w:rPr>
              <w:t>Species selection</w:t>
            </w:r>
          </w:p>
        </w:tc>
        <w:tc>
          <w:tcPr>
            <w:tcW w:w="859" w:type="dxa"/>
          </w:tcPr>
          <w:p w14:paraId="6814750B" w14:textId="30BFD18A" w:rsidR="00377909" w:rsidRPr="002D1E6F" w:rsidRDefault="0040730F" w:rsidP="004D2D12">
            <w:pPr>
              <w:rPr>
                <w:b/>
                <w:bCs/>
                <w:sz w:val="16"/>
                <w:szCs w:val="16"/>
              </w:rPr>
            </w:pPr>
            <w:r w:rsidRPr="002D1E6F">
              <w:rPr>
                <w:b/>
                <w:bCs/>
                <w:sz w:val="16"/>
                <w:szCs w:val="16"/>
              </w:rPr>
              <w:t>Landing Event</w:t>
            </w:r>
            <w:r w:rsidR="004A33FB">
              <w:rPr>
                <w:b/>
                <w:bCs/>
                <w:sz w:val="16"/>
                <w:szCs w:val="16"/>
              </w:rPr>
              <w:t xml:space="preserve"> </w:t>
            </w:r>
            <w:r w:rsidR="004A33FB" w:rsidRPr="003F42D3">
              <w:rPr>
                <w:b/>
                <w:bCs/>
                <w:sz w:val="16"/>
                <w:szCs w:val="16"/>
                <w:highlight w:val="yellow"/>
              </w:rPr>
              <w:t>(</w:t>
            </w:r>
            <w:r w:rsidR="004D2D12">
              <w:rPr>
                <w:b/>
                <w:bCs/>
                <w:sz w:val="16"/>
                <w:szCs w:val="16"/>
                <w:highlight w:val="yellow"/>
              </w:rPr>
              <w:t>b</w:t>
            </w:r>
            <w:r w:rsidR="004A33FB" w:rsidRPr="003F42D3">
              <w:rPr>
                <w:b/>
                <w:bCs/>
                <w:sz w:val="16"/>
                <w:szCs w:val="16"/>
                <w:highlight w:val="yellow"/>
              </w:rPr>
              <w:t>)</w:t>
            </w:r>
          </w:p>
        </w:tc>
        <w:tc>
          <w:tcPr>
            <w:tcW w:w="894" w:type="dxa"/>
          </w:tcPr>
          <w:p w14:paraId="77ADD1B6" w14:textId="3D06820B" w:rsidR="00377909" w:rsidRPr="002D1E6F" w:rsidRDefault="00377909" w:rsidP="00AF39DE">
            <w:pPr>
              <w:rPr>
                <w:rFonts w:ascii="Calibri" w:eastAsia="Calibri" w:hAnsi="Calibri" w:cs="Times New Roman"/>
                <w:b/>
                <w:bCs/>
                <w:sz w:val="16"/>
                <w:szCs w:val="16"/>
              </w:rPr>
            </w:pPr>
            <w:r w:rsidRPr="002D1E6F">
              <w:rPr>
                <w:rFonts w:ascii="Calibri" w:eastAsia="Calibri" w:hAnsi="Calibri" w:cs="Times New Roman"/>
                <w:b/>
                <w:bCs/>
                <w:sz w:val="16"/>
                <w:szCs w:val="16"/>
              </w:rPr>
              <w:t>Fishing Operation</w:t>
            </w:r>
          </w:p>
        </w:tc>
      </w:tr>
      <w:tr w:rsidR="00377909" w:rsidRPr="002D1E6F" w14:paraId="132DEDAF" w14:textId="0FBBB461" w:rsidTr="00377909">
        <w:trPr>
          <w:trHeight w:val="312"/>
        </w:trPr>
        <w:tc>
          <w:tcPr>
            <w:tcW w:w="894" w:type="dxa"/>
            <w:noWrap/>
            <w:hideMark/>
          </w:tcPr>
          <w:p w14:paraId="26FF3C6E" w14:textId="685EFCC4" w:rsidR="00377909" w:rsidRPr="002D1E6F" w:rsidRDefault="0066525C" w:rsidP="00AF39DE">
            <w:pPr>
              <w:rPr>
                <w:b/>
                <w:bCs/>
                <w:sz w:val="16"/>
                <w:szCs w:val="16"/>
              </w:rPr>
            </w:pPr>
            <w:r w:rsidRPr="002D1E6F">
              <w:rPr>
                <w:b/>
                <w:bCs/>
                <w:sz w:val="16"/>
                <w:szCs w:val="16"/>
              </w:rPr>
              <w:t>Sample</w:t>
            </w:r>
          </w:p>
        </w:tc>
        <w:tc>
          <w:tcPr>
            <w:tcW w:w="894" w:type="dxa"/>
            <w:noWrap/>
            <w:hideMark/>
          </w:tcPr>
          <w:p w14:paraId="28BE1C8F" w14:textId="2AEB729D" w:rsidR="00377909" w:rsidRPr="002D1E6F" w:rsidRDefault="00377909" w:rsidP="00AF39DE">
            <w:pPr>
              <w:rPr>
                <w:b/>
                <w:bCs/>
                <w:sz w:val="16"/>
                <w:szCs w:val="16"/>
              </w:rPr>
            </w:pPr>
          </w:p>
        </w:tc>
        <w:tc>
          <w:tcPr>
            <w:tcW w:w="894" w:type="dxa"/>
            <w:noWrap/>
            <w:hideMark/>
          </w:tcPr>
          <w:p w14:paraId="205A5033" w14:textId="77777777" w:rsidR="00377909" w:rsidRPr="002D1E6F" w:rsidRDefault="00377909" w:rsidP="00AF39DE">
            <w:pPr>
              <w:rPr>
                <w:b/>
                <w:bCs/>
                <w:sz w:val="16"/>
                <w:szCs w:val="16"/>
              </w:rPr>
            </w:pPr>
            <w:r w:rsidRPr="002D1E6F">
              <w:rPr>
                <w:b/>
                <w:bCs/>
                <w:sz w:val="16"/>
                <w:szCs w:val="16"/>
              </w:rPr>
              <w:t>Species Selection</w:t>
            </w:r>
          </w:p>
        </w:tc>
        <w:tc>
          <w:tcPr>
            <w:tcW w:w="859" w:type="dxa"/>
            <w:noWrap/>
            <w:hideMark/>
          </w:tcPr>
          <w:p w14:paraId="43C37B7C" w14:textId="530DDD87" w:rsidR="00377909" w:rsidRPr="002D1E6F" w:rsidRDefault="0066525C" w:rsidP="00AF39DE">
            <w:pPr>
              <w:rPr>
                <w:b/>
                <w:bCs/>
                <w:sz w:val="16"/>
                <w:szCs w:val="16"/>
              </w:rPr>
            </w:pPr>
            <w:r w:rsidRPr="002D1E6F">
              <w:rPr>
                <w:b/>
                <w:bCs/>
                <w:sz w:val="16"/>
                <w:szCs w:val="16"/>
              </w:rPr>
              <w:t>Sample</w:t>
            </w:r>
          </w:p>
        </w:tc>
        <w:tc>
          <w:tcPr>
            <w:tcW w:w="859" w:type="dxa"/>
            <w:noWrap/>
            <w:hideMark/>
          </w:tcPr>
          <w:p w14:paraId="3D651E69" w14:textId="640D3E70" w:rsidR="00377909" w:rsidRPr="002D1E6F" w:rsidRDefault="00377909" w:rsidP="00AF39DE">
            <w:pPr>
              <w:rPr>
                <w:b/>
                <w:bCs/>
                <w:sz w:val="16"/>
                <w:szCs w:val="16"/>
              </w:rPr>
            </w:pPr>
          </w:p>
        </w:tc>
        <w:tc>
          <w:tcPr>
            <w:tcW w:w="859" w:type="dxa"/>
            <w:noWrap/>
            <w:hideMark/>
          </w:tcPr>
          <w:p w14:paraId="6B4C7E3B" w14:textId="4DD8F31A" w:rsidR="00377909" w:rsidRPr="002D1E6F" w:rsidRDefault="00377909" w:rsidP="00AF39DE">
            <w:pPr>
              <w:rPr>
                <w:b/>
                <w:bCs/>
                <w:sz w:val="16"/>
                <w:szCs w:val="16"/>
              </w:rPr>
            </w:pPr>
            <w:r w:rsidRPr="002D1E6F">
              <w:rPr>
                <w:b/>
                <w:bCs/>
                <w:sz w:val="16"/>
                <w:szCs w:val="16"/>
              </w:rPr>
              <w:t>Sample</w:t>
            </w:r>
          </w:p>
        </w:tc>
        <w:tc>
          <w:tcPr>
            <w:tcW w:w="859" w:type="dxa"/>
            <w:noWrap/>
            <w:hideMark/>
          </w:tcPr>
          <w:p w14:paraId="70938056" w14:textId="77777777" w:rsidR="00377909" w:rsidRPr="002D1E6F" w:rsidRDefault="00377909" w:rsidP="00AF39DE">
            <w:pPr>
              <w:rPr>
                <w:b/>
                <w:bCs/>
                <w:sz w:val="16"/>
                <w:szCs w:val="16"/>
              </w:rPr>
            </w:pPr>
            <w:r w:rsidRPr="002D1E6F">
              <w:rPr>
                <w:b/>
                <w:bCs/>
                <w:sz w:val="16"/>
                <w:szCs w:val="16"/>
              </w:rPr>
              <w:t> </w:t>
            </w:r>
          </w:p>
        </w:tc>
        <w:tc>
          <w:tcPr>
            <w:tcW w:w="859" w:type="dxa"/>
            <w:noWrap/>
            <w:hideMark/>
          </w:tcPr>
          <w:p w14:paraId="65AF5A73" w14:textId="0A955C4E" w:rsidR="00377909" w:rsidRPr="002D1E6F" w:rsidRDefault="0066525C" w:rsidP="00AF39DE">
            <w:pPr>
              <w:rPr>
                <w:b/>
                <w:bCs/>
                <w:sz w:val="16"/>
                <w:szCs w:val="16"/>
              </w:rPr>
            </w:pPr>
            <w:r w:rsidRPr="002D1E6F">
              <w:rPr>
                <w:b/>
                <w:bCs/>
                <w:sz w:val="16"/>
                <w:szCs w:val="16"/>
              </w:rPr>
              <w:t>Sample</w:t>
            </w:r>
          </w:p>
        </w:tc>
        <w:tc>
          <w:tcPr>
            <w:tcW w:w="859" w:type="dxa"/>
          </w:tcPr>
          <w:p w14:paraId="38F76726" w14:textId="1CEA2B3B" w:rsidR="00377909" w:rsidRPr="002D1E6F" w:rsidRDefault="00377909" w:rsidP="00AF39DE">
            <w:pPr>
              <w:rPr>
                <w:b/>
                <w:bCs/>
                <w:sz w:val="16"/>
                <w:szCs w:val="16"/>
              </w:rPr>
            </w:pPr>
            <w:r w:rsidRPr="002D1E6F">
              <w:rPr>
                <w:rFonts w:ascii="Calibri" w:eastAsia="Calibri" w:hAnsi="Calibri" w:cs="Times New Roman"/>
                <w:b/>
                <w:bCs/>
                <w:sz w:val="16"/>
                <w:szCs w:val="16"/>
              </w:rPr>
              <w:t>Sample</w:t>
            </w:r>
          </w:p>
        </w:tc>
        <w:tc>
          <w:tcPr>
            <w:tcW w:w="894" w:type="dxa"/>
          </w:tcPr>
          <w:p w14:paraId="298C0914" w14:textId="3DB7C719" w:rsidR="00377909" w:rsidRPr="002D1E6F" w:rsidRDefault="00377909" w:rsidP="00AF39DE">
            <w:pPr>
              <w:rPr>
                <w:rFonts w:ascii="Calibri" w:eastAsia="Calibri" w:hAnsi="Calibri" w:cs="Times New Roman"/>
                <w:b/>
                <w:bCs/>
                <w:sz w:val="16"/>
                <w:szCs w:val="16"/>
              </w:rPr>
            </w:pPr>
            <w:r w:rsidRPr="002D1E6F">
              <w:rPr>
                <w:rFonts w:ascii="Calibri" w:eastAsia="Calibri" w:hAnsi="Calibri" w:cs="Times New Roman"/>
                <w:b/>
                <w:bCs/>
                <w:sz w:val="16"/>
                <w:szCs w:val="16"/>
              </w:rPr>
              <w:t>Species Selection</w:t>
            </w:r>
          </w:p>
        </w:tc>
      </w:tr>
      <w:tr w:rsidR="00377909" w:rsidRPr="002D1E6F" w14:paraId="3FA0DE09" w14:textId="3847E904" w:rsidTr="00377909">
        <w:trPr>
          <w:trHeight w:val="312"/>
        </w:trPr>
        <w:tc>
          <w:tcPr>
            <w:tcW w:w="894" w:type="dxa"/>
            <w:noWrap/>
            <w:hideMark/>
          </w:tcPr>
          <w:p w14:paraId="09C20E64" w14:textId="5FE55C22" w:rsidR="00377909" w:rsidRPr="002D1E6F" w:rsidRDefault="00377909" w:rsidP="00AF39DE">
            <w:pPr>
              <w:rPr>
                <w:b/>
                <w:bCs/>
                <w:sz w:val="16"/>
                <w:szCs w:val="16"/>
              </w:rPr>
            </w:pPr>
          </w:p>
        </w:tc>
        <w:tc>
          <w:tcPr>
            <w:tcW w:w="894" w:type="dxa"/>
            <w:noWrap/>
            <w:hideMark/>
          </w:tcPr>
          <w:p w14:paraId="74AEB8B0" w14:textId="77777777" w:rsidR="00377909" w:rsidRPr="002D1E6F" w:rsidRDefault="00377909" w:rsidP="00AF39DE">
            <w:pPr>
              <w:rPr>
                <w:b/>
                <w:bCs/>
                <w:sz w:val="16"/>
                <w:szCs w:val="16"/>
              </w:rPr>
            </w:pPr>
            <w:r w:rsidRPr="002D1E6F">
              <w:rPr>
                <w:b/>
                <w:bCs/>
                <w:sz w:val="16"/>
                <w:szCs w:val="16"/>
              </w:rPr>
              <w:t> </w:t>
            </w:r>
          </w:p>
        </w:tc>
        <w:tc>
          <w:tcPr>
            <w:tcW w:w="894" w:type="dxa"/>
            <w:noWrap/>
            <w:hideMark/>
          </w:tcPr>
          <w:p w14:paraId="6DF03823" w14:textId="3E824C48" w:rsidR="00377909" w:rsidRPr="002D1E6F" w:rsidRDefault="0066525C" w:rsidP="00AF39DE">
            <w:pPr>
              <w:rPr>
                <w:b/>
                <w:bCs/>
                <w:sz w:val="16"/>
                <w:szCs w:val="16"/>
              </w:rPr>
            </w:pPr>
            <w:r w:rsidRPr="002D1E6F">
              <w:rPr>
                <w:b/>
                <w:bCs/>
                <w:sz w:val="16"/>
                <w:szCs w:val="16"/>
              </w:rPr>
              <w:t>Sample</w:t>
            </w:r>
          </w:p>
        </w:tc>
        <w:tc>
          <w:tcPr>
            <w:tcW w:w="859" w:type="dxa"/>
            <w:noWrap/>
            <w:hideMark/>
          </w:tcPr>
          <w:p w14:paraId="33A68ED3" w14:textId="2882353E" w:rsidR="00377909" w:rsidRPr="002D1E6F" w:rsidRDefault="00377909" w:rsidP="00AF39DE">
            <w:pPr>
              <w:rPr>
                <w:b/>
                <w:bCs/>
                <w:sz w:val="16"/>
                <w:szCs w:val="16"/>
              </w:rPr>
            </w:pPr>
          </w:p>
        </w:tc>
        <w:tc>
          <w:tcPr>
            <w:tcW w:w="859" w:type="dxa"/>
            <w:noWrap/>
            <w:hideMark/>
          </w:tcPr>
          <w:p w14:paraId="17C21516" w14:textId="77777777" w:rsidR="00377909" w:rsidRPr="002D1E6F" w:rsidRDefault="00377909" w:rsidP="00AF39DE">
            <w:pPr>
              <w:rPr>
                <w:b/>
                <w:bCs/>
                <w:sz w:val="16"/>
                <w:szCs w:val="16"/>
              </w:rPr>
            </w:pPr>
            <w:r w:rsidRPr="002D1E6F">
              <w:rPr>
                <w:b/>
                <w:bCs/>
                <w:sz w:val="16"/>
                <w:szCs w:val="16"/>
              </w:rPr>
              <w:t> </w:t>
            </w:r>
          </w:p>
        </w:tc>
        <w:tc>
          <w:tcPr>
            <w:tcW w:w="859" w:type="dxa"/>
            <w:noWrap/>
            <w:hideMark/>
          </w:tcPr>
          <w:p w14:paraId="0BAFBE11" w14:textId="77777777" w:rsidR="00377909" w:rsidRPr="002D1E6F" w:rsidRDefault="00377909" w:rsidP="00AF39DE">
            <w:pPr>
              <w:rPr>
                <w:b/>
                <w:bCs/>
                <w:sz w:val="16"/>
                <w:szCs w:val="16"/>
              </w:rPr>
            </w:pPr>
            <w:r w:rsidRPr="002D1E6F">
              <w:rPr>
                <w:b/>
                <w:bCs/>
                <w:sz w:val="16"/>
                <w:szCs w:val="16"/>
              </w:rPr>
              <w:t> </w:t>
            </w:r>
          </w:p>
        </w:tc>
        <w:tc>
          <w:tcPr>
            <w:tcW w:w="859" w:type="dxa"/>
            <w:noWrap/>
            <w:hideMark/>
          </w:tcPr>
          <w:p w14:paraId="701B5A2E" w14:textId="77777777" w:rsidR="00377909" w:rsidRPr="002D1E6F" w:rsidRDefault="00377909" w:rsidP="00AF39DE">
            <w:pPr>
              <w:rPr>
                <w:b/>
                <w:bCs/>
                <w:sz w:val="16"/>
                <w:szCs w:val="16"/>
              </w:rPr>
            </w:pPr>
            <w:r w:rsidRPr="002D1E6F">
              <w:rPr>
                <w:b/>
                <w:bCs/>
                <w:sz w:val="16"/>
                <w:szCs w:val="16"/>
              </w:rPr>
              <w:t> </w:t>
            </w:r>
          </w:p>
        </w:tc>
        <w:tc>
          <w:tcPr>
            <w:tcW w:w="859" w:type="dxa"/>
            <w:noWrap/>
            <w:hideMark/>
          </w:tcPr>
          <w:p w14:paraId="645F85E7" w14:textId="36DBAE3C" w:rsidR="00377909" w:rsidRPr="002D1E6F" w:rsidRDefault="00377909" w:rsidP="00AF39DE">
            <w:pPr>
              <w:rPr>
                <w:b/>
                <w:bCs/>
                <w:sz w:val="16"/>
                <w:szCs w:val="16"/>
              </w:rPr>
            </w:pPr>
          </w:p>
        </w:tc>
        <w:tc>
          <w:tcPr>
            <w:tcW w:w="859" w:type="dxa"/>
          </w:tcPr>
          <w:p w14:paraId="6B676E44" w14:textId="77777777" w:rsidR="00377909" w:rsidRPr="002D1E6F" w:rsidRDefault="00377909" w:rsidP="00AF39DE">
            <w:pPr>
              <w:rPr>
                <w:b/>
                <w:bCs/>
                <w:sz w:val="16"/>
                <w:szCs w:val="16"/>
              </w:rPr>
            </w:pPr>
          </w:p>
        </w:tc>
        <w:tc>
          <w:tcPr>
            <w:tcW w:w="894" w:type="dxa"/>
          </w:tcPr>
          <w:p w14:paraId="7DEC59AA" w14:textId="53968F92" w:rsidR="00377909" w:rsidRPr="002D1E6F" w:rsidRDefault="0040730F" w:rsidP="00AF39DE">
            <w:pPr>
              <w:rPr>
                <w:b/>
                <w:bCs/>
                <w:sz w:val="16"/>
                <w:szCs w:val="16"/>
              </w:rPr>
            </w:pPr>
            <w:r w:rsidRPr="002D1E6F">
              <w:rPr>
                <w:rFonts w:ascii="Calibri" w:eastAsia="Calibri" w:hAnsi="Calibri" w:cs="Times New Roman"/>
                <w:b/>
                <w:bCs/>
                <w:sz w:val="16"/>
                <w:szCs w:val="16"/>
              </w:rPr>
              <w:t>Sample</w:t>
            </w:r>
          </w:p>
        </w:tc>
      </w:tr>
      <w:tr w:rsidR="00377909" w:rsidRPr="002D1E6F" w14:paraId="2BA97EDC" w14:textId="0C990625" w:rsidTr="00377909">
        <w:trPr>
          <w:trHeight w:val="312"/>
        </w:trPr>
        <w:tc>
          <w:tcPr>
            <w:tcW w:w="894" w:type="dxa"/>
            <w:noWrap/>
          </w:tcPr>
          <w:p w14:paraId="1F5150D3" w14:textId="1ADC18A7" w:rsidR="00377909" w:rsidRPr="002D1E6F" w:rsidRDefault="00377909" w:rsidP="00AF39DE">
            <w:pPr>
              <w:rPr>
                <w:b/>
                <w:bCs/>
                <w:sz w:val="16"/>
                <w:szCs w:val="16"/>
              </w:rPr>
            </w:pPr>
          </w:p>
        </w:tc>
        <w:tc>
          <w:tcPr>
            <w:tcW w:w="894" w:type="dxa"/>
            <w:noWrap/>
          </w:tcPr>
          <w:p w14:paraId="0D967131" w14:textId="77777777" w:rsidR="00377909" w:rsidRPr="002D1E6F" w:rsidRDefault="00377909" w:rsidP="00AF39DE">
            <w:pPr>
              <w:rPr>
                <w:b/>
                <w:bCs/>
                <w:sz w:val="16"/>
                <w:szCs w:val="16"/>
              </w:rPr>
            </w:pPr>
          </w:p>
        </w:tc>
        <w:tc>
          <w:tcPr>
            <w:tcW w:w="894" w:type="dxa"/>
            <w:noWrap/>
          </w:tcPr>
          <w:p w14:paraId="5F8123AA" w14:textId="3E75672E" w:rsidR="00377909" w:rsidRPr="002D1E6F" w:rsidRDefault="00377909" w:rsidP="00AF39DE">
            <w:pPr>
              <w:rPr>
                <w:b/>
                <w:bCs/>
                <w:sz w:val="16"/>
                <w:szCs w:val="16"/>
              </w:rPr>
            </w:pPr>
          </w:p>
        </w:tc>
        <w:tc>
          <w:tcPr>
            <w:tcW w:w="859" w:type="dxa"/>
            <w:noWrap/>
          </w:tcPr>
          <w:p w14:paraId="784219CE" w14:textId="77777777" w:rsidR="00377909" w:rsidRPr="002D1E6F" w:rsidRDefault="00377909" w:rsidP="00AF39DE">
            <w:pPr>
              <w:rPr>
                <w:b/>
                <w:bCs/>
                <w:sz w:val="16"/>
                <w:szCs w:val="16"/>
              </w:rPr>
            </w:pPr>
          </w:p>
        </w:tc>
        <w:tc>
          <w:tcPr>
            <w:tcW w:w="859" w:type="dxa"/>
            <w:noWrap/>
          </w:tcPr>
          <w:p w14:paraId="1AE4E701" w14:textId="77777777" w:rsidR="00377909" w:rsidRPr="002D1E6F" w:rsidRDefault="00377909" w:rsidP="00AF39DE">
            <w:pPr>
              <w:rPr>
                <w:b/>
                <w:bCs/>
                <w:sz w:val="16"/>
                <w:szCs w:val="16"/>
              </w:rPr>
            </w:pPr>
          </w:p>
        </w:tc>
        <w:tc>
          <w:tcPr>
            <w:tcW w:w="859" w:type="dxa"/>
            <w:noWrap/>
          </w:tcPr>
          <w:p w14:paraId="5A7ECBE2" w14:textId="77777777" w:rsidR="00377909" w:rsidRPr="002D1E6F" w:rsidRDefault="00377909" w:rsidP="00AF39DE">
            <w:pPr>
              <w:rPr>
                <w:b/>
                <w:bCs/>
                <w:sz w:val="16"/>
                <w:szCs w:val="16"/>
              </w:rPr>
            </w:pPr>
          </w:p>
        </w:tc>
        <w:tc>
          <w:tcPr>
            <w:tcW w:w="859" w:type="dxa"/>
            <w:noWrap/>
          </w:tcPr>
          <w:p w14:paraId="4D60719F" w14:textId="77777777" w:rsidR="00377909" w:rsidRPr="002D1E6F" w:rsidRDefault="00377909" w:rsidP="00AF39DE">
            <w:pPr>
              <w:rPr>
                <w:b/>
                <w:bCs/>
                <w:sz w:val="16"/>
                <w:szCs w:val="16"/>
              </w:rPr>
            </w:pPr>
          </w:p>
        </w:tc>
        <w:tc>
          <w:tcPr>
            <w:tcW w:w="859" w:type="dxa"/>
            <w:noWrap/>
          </w:tcPr>
          <w:p w14:paraId="07F3B669" w14:textId="77777777" w:rsidR="00377909" w:rsidRPr="002D1E6F" w:rsidRDefault="00377909" w:rsidP="00AF39DE">
            <w:pPr>
              <w:rPr>
                <w:b/>
                <w:bCs/>
                <w:sz w:val="16"/>
                <w:szCs w:val="16"/>
              </w:rPr>
            </w:pPr>
          </w:p>
        </w:tc>
        <w:tc>
          <w:tcPr>
            <w:tcW w:w="859" w:type="dxa"/>
            <w:vAlign w:val="center"/>
          </w:tcPr>
          <w:p w14:paraId="2552AD9A" w14:textId="5BE5ABC7" w:rsidR="00377909" w:rsidRPr="002D1E6F" w:rsidRDefault="00377909" w:rsidP="00AF39DE">
            <w:pPr>
              <w:rPr>
                <w:b/>
                <w:bCs/>
                <w:sz w:val="16"/>
                <w:szCs w:val="16"/>
              </w:rPr>
            </w:pPr>
          </w:p>
        </w:tc>
        <w:tc>
          <w:tcPr>
            <w:tcW w:w="894" w:type="dxa"/>
          </w:tcPr>
          <w:p w14:paraId="7168851C" w14:textId="31A09B3C" w:rsidR="00377909" w:rsidRPr="002D1E6F" w:rsidRDefault="00377909" w:rsidP="00AF39DE">
            <w:pPr>
              <w:rPr>
                <w:b/>
                <w:bCs/>
                <w:sz w:val="16"/>
                <w:szCs w:val="16"/>
              </w:rPr>
            </w:pPr>
          </w:p>
        </w:tc>
      </w:tr>
    </w:tbl>
    <w:p w14:paraId="1972E76C" w14:textId="15C0EFE1" w:rsidR="00CC2EA3" w:rsidRPr="002D1E6F" w:rsidRDefault="00CC2EA3" w:rsidP="00CC2EA3"/>
    <w:tbl>
      <w:tblPr>
        <w:tblStyle w:val="TableGrid"/>
        <w:tblW w:w="2321" w:type="dxa"/>
        <w:tblLook w:val="04A0" w:firstRow="1" w:lastRow="0" w:firstColumn="1" w:lastColumn="0" w:noHBand="0" w:noVBand="1"/>
      </w:tblPr>
      <w:tblGrid>
        <w:gridCol w:w="859"/>
        <w:gridCol w:w="859"/>
        <w:gridCol w:w="894"/>
      </w:tblGrid>
      <w:tr w:rsidR="00642696" w:rsidRPr="002D1E6F" w14:paraId="5E5B8FDA" w14:textId="77777777" w:rsidTr="00377909">
        <w:trPr>
          <w:trHeight w:val="606"/>
        </w:trPr>
        <w:tc>
          <w:tcPr>
            <w:tcW w:w="175" w:type="dxa"/>
            <w:shd w:val="clear" w:color="auto" w:fill="FFE599" w:themeFill="accent4" w:themeFillTint="66"/>
            <w:vAlign w:val="center"/>
          </w:tcPr>
          <w:p w14:paraId="2802308D" w14:textId="77777777" w:rsidR="00642696" w:rsidRPr="002D1E6F" w:rsidRDefault="00642696" w:rsidP="000E5D31">
            <w:pPr>
              <w:jc w:val="center"/>
              <w:rPr>
                <w:rFonts w:ascii="Calibri" w:eastAsia="Calibri" w:hAnsi="Calibri" w:cs="Times New Roman"/>
                <w:b/>
                <w:bCs/>
                <w:sz w:val="16"/>
                <w:szCs w:val="16"/>
              </w:rPr>
            </w:pPr>
            <w:r w:rsidRPr="002D1E6F">
              <w:rPr>
                <w:rFonts w:ascii="Calibri" w:eastAsia="Calibri" w:hAnsi="Calibri" w:cs="Times New Roman"/>
                <w:b/>
                <w:bCs/>
                <w:sz w:val="16"/>
                <w:szCs w:val="16"/>
              </w:rPr>
              <w:t>Hierarchy 11</w:t>
            </w:r>
          </w:p>
        </w:tc>
        <w:tc>
          <w:tcPr>
            <w:tcW w:w="200" w:type="dxa"/>
            <w:shd w:val="clear" w:color="auto" w:fill="FFE599" w:themeFill="accent4" w:themeFillTint="66"/>
            <w:vAlign w:val="center"/>
          </w:tcPr>
          <w:p w14:paraId="770D4C6A" w14:textId="77777777" w:rsidR="00642696" w:rsidRPr="002D1E6F" w:rsidRDefault="00642696" w:rsidP="000E5D31">
            <w:pPr>
              <w:jc w:val="center"/>
              <w:rPr>
                <w:rFonts w:ascii="Calibri" w:eastAsia="Calibri" w:hAnsi="Calibri" w:cs="Times New Roman"/>
                <w:b/>
                <w:bCs/>
                <w:sz w:val="16"/>
                <w:szCs w:val="16"/>
              </w:rPr>
            </w:pPr>
            <w:r w:rsidRPr="002D1E6F">
              <w:rPr>
                <w:rFonts w:ascii="Calibri" w:eastAsia="Calibri" w:hAnsi="Calibri" w:cs="Times New Roman"/>
                <w:b/>
                <w:bCs/>
                <w:sz w:val="16"/>
                <w:szCs w:val="16"/>
              </w:rPr>
              <w:t>Hierarchy</w:t>
            </w:r>
          </w:p>
          <w:p w14:paraId="54396B61" w14:textId="77777777" w:rsidR="00642696" w:rsidRPr="002D1E6F" w:rsidRDefault="00642696" w:rsidP="000E5D31">
            <w:pPr>
              <w:jc w:val="center"/>
              <w:rPr>
                <w:rFonts w:ascii="Calibri" w:eastAsia="Calibri" w:hAnsi="Calibri" w:cs="Times New Roman"/>
                <w:b/>
                <w:bCs/>
                <w:sz w:val="16"/>
                <w:szCs w:val="16"/>
              </w:rPr>
            </w:pPr>
            <w:r w:rsidRPr="002D1E6F">
              <w:rPr>
                <w:rFonts w:ascii="Calibri" w:eastAsia="Calibri" w:hAnsi="Calibri" w:cs="Times New Roman"/>
                <w:b/>
                <w:bCs/>
                <w:sz w:val="16"/>
                <w:szCs w:val="16"/>
              </w:rPr>
              <w:t>12</w:t>
            </w:r>
          </w:p>
        </w:tc>
        <w:tc>
          <w:tcPr>
            <w:tcW w:w="1946" w:type="dxa"/>
            <w:shd w:val="clear" w:color="auto" w:fill="FFE599" w:themeFill="accent4" w:themeFillTint="66"/>
            <w:vAlign w:val="center"/>
          </w:tcPr>
          <w:p w14:paraId="39D93F3B" w14:textId="77777777" w:rsidR="00642696" w:rsidRPr="002D1E6F" w:rsidRDefault="00642696" w:rsidP="00642696">
            <w:pPr>
              <w:jc w:val="center"/>
              <w:rPr>
                <w:rFonts w:ascii="Calibri" w:eastAsia="Calibri" w:hAnsi="Calibri" w:cs="Times New Roman"/>
                <w:b/>
                <w:bCs/>
                <w:sz w:val="16"/>
                <w:szCs w:val="16"/>
              </w:rPr>
            </w:pPr>
            <w:r w:rsidRPr="002D1E6F">
              <w:rPr>
                <w:rFonts w:ascii="Calibri" w:eastAsia="Calibri" w:hAnsi="Calibri" w:cs="Times New Roman"/>
                <w:b/>
                <w:bCs/>
                <w:sz w:val="16"/>
                <w:szCs w:val="16"/>
              </w:rPr>
              <w:t>Hierarchy 13</w:t>
            </w:r>
          </w:p>
        </w:tc>
      </w:tr>
      <w:tr w:rsidR="00642696" w:rsidRPr="002D1E6F" w14:paraId="3674A2D1" w14:textId="77777777" w:rsidTr="00377909">
        <w:trPr>
          <w:trHeight w:val="275"/>
        </w:trPr>
        <w:tc>
          <w:tcPr>
            <w:tcW w:w="175" w:type="dxa"/>
          </w:tcPr>
          <w:p w14:paraId="79AA7ABB" w14:textId="77777777" w:rsidR="00642696" w:rsidRPr="002D1E6F" w:rsidRDefault="00642696" w:rsidP="000E5D31">
            <w:pPr>
              <w:rPr>
                <w:rFonts w:ascii="Calibri" w:eastAsia="Calibri" w:hAnsi="Calibri" w:cs="Times New Roman"/>
                <w:b/>
                <w:bCs/>
                <w:sz w:val="16"/>
                <w:szCs w:val="16"/>
              </w:rPr>
            </w:pPr>
            <w:r w:rsidRPr="002D1E6F">
              <w:rPr>
                <w:rFonts w:ascii="Calibri" w:eastAsia="Calibri" w:hAnsi="Calibri" w:cs="Times New Roman"/>
                <w:b/>
                <w:bCs/>
                <w:sz w:val="16"/>
                <w:szCs w:val="16"/>
              </w:rPr>
              <w:t>Design</w:t>
            </w:r>
          </w:p>
        </w:tc>
        <w:tc>
          <w:tcPr>
            <w:tcW w:w="200" w:type="dxa"/>
          </w:tcPr>
          <w:p w14:paraId="1C333E4A" w14:textId="77777777" w:rsidR="00642696" w:rsidRPr="002D1E6F" w:rsidRDefault="00642696" w:rsidP="000E5D31">
            <w:pPr>
              <w:rPr>
                <w:rFonts w:ascii="Calibri" w:eastAsia="Calibri" w:hAnsi="Calibri" w:cs="Times New Roman"/>
                <w:b/>
                <w:bCs/>
                <w:sz w:val="16"/>
                <w:szCs w:val="16"/>
              </w:rPr>
            </w:pPr>
            <w:r w:rsidRPr="002D1E6F">
              <w:rPr>
                <w:rFonts w:ascii="Calibri" w:eastAsia="Calibri" w:hAnsi="Calibri" w:cs="Times New Roman"/>
                <w:b/>
                <w:bCs/>
                <w:sz w:val="16"/>
                <w:szCs w:val="16"/>
              </w:rPr>
              <w:t>Design</w:t>
            </w:r>
          </w:p>
        </w:tc>
        <w:tc>
          <w:tcPr>
            <w:tcW w:w="1946" w:type="dxa"/>
          </w:tcPr>
          <w:p w14:paraId="74E95527" w14:textId="77777777" w:rsidR="00642696" w:rsidRPr="002D1E6F" w:rsidRDefault="00642696" w:rsidP="000E5D31">
            <w:pPr>
              <w:rPr>
                <w:rFonts w:ascii="Calibri" w:eastAsia="Calibri" w:hAnsi="Calibri" w:cs="Times New Roman"/>
                <w:b/>
                <w:bCs/>
                <w:sz w:val="16"/>
                <w:szCs w:val="16"/>
              </w:rPr>
            </w:pPr>
            <w:r w:rsidRPr="002D1E6F">
              <w:rPr>
                <w:rFonts w:ascii="Calibri" w:eastAsia="Calibri" w:hAnsi="Calibri" w:cs="Times New Roman"/>
                <w:b/>
                <w:bCs/>
                <w:sz w:val="16"/>
                <w:szCs w:val="16"/>
              </w:rPr>
              <w:t>Design</w:t>
            </w:r>
          </w:p>
        </w:tc>
      </w:tr>
      <w:tr w:rsidR="00642696" w:rsidRPr="002D1E6F" w14:paraId="0B104499" w14:textId="77777777" w:rsidTr="00377909">
        <w:trPr>
          <w:trHeight w:val="275"/>
        </w:trPr>
        <w:tc>
          <w:tcPr>
            <w:tcW w:w="175" w:type="dxa"/>
          </w:tcPr>
          <w:p w14:paraId="33970A43" w14:textId="77777777" w:rsidR="00642696" w:rsidRPr="002D1E6F" w:rsidRDefault="00642696" w:rsidP="000E5D31">
            <w:pPr>
              <w:rPr>
                <w:rFonts w:ascii="Calibri" w:eastAsia="Calibri" w:hAnsi="Calibri" w:cs="Times New Roman"/>
                <w:b/>
                <w:bCs/>
                <w:sz w:val="16"/>
                <w:szCs w:val="16"/>
              </w:rPr>
            </w:pPr>
            <w:r w:rsidRPr="002D1E6F">
              <w:rPr>
                <w:rFonts w:ascii="Calibri" w:eastAsia="Calibri" w:hAnsi="Calibri" w:cs="Times New Roman"/>
                <w:b/>
                <w:bCs/>
                <w:sz w:val="16"/>
                <w:szCs w:val="16"/>
              </w:rPr>
              <w:t>Sampling details</w:t>
            </w:r>
          </w:p>
        </w:tc>
        <w:tc>
          <w:tcPr>
            <w:tcW w:w="200" w:type="dxa"/>
          </w:tcPr>
          <w:p w14:paraId="44717A1E" w14:textId="77777777" w:rsidR="00642696" w:rsidRPr="002D1E6F" w:rsidRDefault="00642696" w:rsidP="000E5D31">
            <w:pPr>
              <w:rPr>
                <w:rFonts w:ascii="Calibri" w:eastAsia="Calibri" w:hAnsi="Calibri" w:cs="Times New Roman"/>
                <w:b/>
                <w:bCs/>
                <w:sz w:val="16"/>
                <w:szCs w:val="16"/>
              </w:rPr>
            </w:pPr>
            <w:r w:rsidRPr="002D1E6F">
              <w:rPr>
                <w:rFonts w:ascii="Calibri" w:eastAsia="Calibri" w:hAnsi="Calibri" w:cs="Times New Roman"/>
                <w:b/>
                <w:bCs/>
                <w:sz w:val="16"/>
                <w:szCs w:val="16"/>
              </w:rPr>
              <w:t>Sampling details</w:t>
            </w:r>
          </w:p>
        </w:tc>
        <w:tc>
          <w:tcPr>
            <w:tcW w:w="1946" w:type="dxa"/>
          </w:tcPr>
          <w:p w14:paraId="50669934" w14:textId="77777777" w:rsidR="00642696" w:rsidRPr="002D1E6F" w:rsidRDefault="00642696" w:rsidP="000E5D31">
            <w:pPr>
              <w:rPr>
                <w:rFonts w:ascii="Calibri" w:eastAsia="Calibri" w:hAnsi="Calibri" w:cs="Times New Roman"/>
                <w:b/>
                <w:bCs/>
                <w:sz w:val="16"/>
                <w:szCs w:val="16"/>
              </w:rPr>
            </w:pPr>
            <w:r w:rsidRPr="002D1E6F">
              <w:rPr>
                <w:rFonts w:ascii="Calibri" w:eastAsia="Calibri" w:hAnsi="Calibri" w:cs="Times New Roman"/>
                <w:b/>
                <w:bCs/>
                <w:sz w:val="16"/>
                <w:szCs w:val="16"/>
              </w:rPr>
              <w:t>Sampling details</w:t>
            </w:r>
          </w:p>
        </w:tc>
      </w:tr>
      <w:tr w:rsidR="00642696" w:rsidRPr="002D1E6F" w14:paraId="0DC7A9E0" w14:textId="77777777" w:rsidTr="00377909">
        <w:trPr>
          <w:trHeight w:val="275"/>
        </w:trPr>
        <w:tc>
          <w:tcPr>
            <w:tcW w:w="175" w:type="dxa"/>
          </w:tcPr>
          <w:p w14:paraId="0A2459DB" w14:textId="77777777" w:rsidR="00642696" w:rsidRPr="002D1E6F" w:rsidRDefault="00642696" w:rsidP="000E5D31">
            <w:pPr>
              <w:rPr>
                <w:rFonts w:ascii="Calibri" w:eastAsia="Calibri" w:hAnsi="Calibri" w:cs="Times New Roman"/>
                <w:b/>
                <w:bCs/>
                <w:sz w:val="16"/>
                <w:szCs w:val="16"/>
              </w:rPr>
            </w:pPr>
            <w:r w:rsidRPr="002D1E6F">
              <w:rPr>
                <w:rFonts w:ascii="Calibri" w:eastAsia="Calibri" w:hAnsi="Calibri" w:cs="Times New Roman"/>
                <w:b/>
                <w:bCs/>
                <w:sz w:val="16"/>
                <w:szCs w:val="16"/>
              </w:rPr>
              <w:t>Location</w:t>
            </w:r>
          </w:p>
        </w:tc>
        <w:tc>
          <w:tcPr>
            <w:tcW w:w="200" w:type="dxa"/>
          </w:tcPr>
          <w:p w14:paraId="2F97E9D8" w14:textId="77777777" w:rsidR="00642696" w:rsidRPr="002D1E6F" w:rsidRDefault="00642696" w:rsidP="000E5D31">
            <w:pPr>
              <w:rPr>
                <w:rFonts w:ascii="Calibri" w:eastAsia="Calibri" w:hAnsi="Calibri" w:cs="Times New Roman"/>
                <w:b/>
                <w:bCs/>
                <w:sz w:val="16"/>
                <w:szCs w:val="16"/>
              </w:rPr>
            </w:pPr>
            <w:r w:rsidRPr="002D1E6F">
              <w:rPr>
                <w:rFonts w:ascii="Calibri" w:eastAsia="Calibri" w:hAnsi="Calibri" w:cs="Times New Roman"/>
                <w:b/>
                <w:bCs/>
                <w:sz w:val="16"/>
                <w:szCs w:val="16"/>
              </w:rPr>
              <w:t>Location</w:t>
            </w:r>
          </w:p>
        </w:tc>
        <w:tc>
          <w:tcPr>
            <w:tcW w:w="1946" w:type="dxa"/>
          </w:tcPr>
          <w:p w14:paraId="71F2E1A7" w14:textId="77777777" w:rsidR="00642696" w:rsidRPr="002D1E6F" w:rsidRDefault="00642696" w:rsidP="000E5D31">
            <w:pPr>
              <w:rPr>
                <w:rFonts w:ascii="Calibri" w:eastAsia="Calibri" w:hAnsi="Calibri" w:cs="Times New Roman"/>
                <w:b/>
                <w:bCs/>
                <w:sz w:val="16"/>
                <w:szCs w:val="16"/>
              </w:rPr>
            </w:pPr>
            <w:r w:rsidRPr="002D1E6F">
              <w:rPr>
                <w:b/>
                <w:bCs/>
                <w:sz w:val="16"/>
                <w:szCs w:val="16"/>
              </w:rPr>
              <w:t>Fishing Operation</w:t>
            </w:r>
          </w:p>
        </w:tc>
      </w:tr>
      <w:tr w:rsidR="00642696" w:rsidRPr="002D1E6F" w14:paraId="179603B8" w14:textId="77777777" w:rsidTr="00377909">
        <w:trPr>
          <w:trHeight w:val="275"/>
        </w:trPr>
        <w:tc>
          <w:tcPr>
            <w:tcW w:w="175" w:type="dxa"/>
          </w:tcPr>
          <w:p w14:paraId="3FCCA08F" w14:textId="77777777" w:rsidR="00642696" w:rsidRPr="002D1E6F" w:rsidRDefault="00642696" w:rsidP="000E5D31">
            <w:pPr>
              <w:rPr>
                <w:rFonts w:ascii="Calibri" w:eastAsia="Calibri" w:hAnsi="Calibri" w:cs="Times New Roman"/>
                <w:b/>
                <w:bCs/>
                <w:sz w:val="16"/>
                <w:szCs w:val="16"/>
              </w:rPr>
            </w:pPr>
            <w:r w:rsidRPr="002D1E6F">
              <w:rPr>
                <w:rFonts w:ascii="Calibri" w:eastAsia="Calibri" w:hAnsi="Calibri" w:cs="Times New Roman"/>
                <w:b/>
                <w:bCs/>
                <w:sz w:val="16"/>
                <w:szCs w:val="16"/>
              </w:rPr>
              <w:t>Temporal Event</w:t>
            </w:r>
          </w:p>
        </w:tc>
        <w:tc>
          <w:tcPr>
            <w:tcW w:w="200" w:type="dxa"/>
          </w:tcPr>
          <w:p w14:paraId="283871E8" w14:textId="77777777" w:rsidR="00642696" w:rsidRPr="002D1E6F" w:rsidRDefault="00642696" w:rsidP="000E5D31">
            <w:pPr>
              <w:rPr>
                <w:rFonts w:ascii="Calibri" w:eastAsia="Calibri" w:hAnsi="Calibri" w:cs="Times New Roman"/>
                <w:b/>
                <w:bCs/>
                <w:sz w:val="16"/>
                <w:szCs w:val="16"/>
              </w:rPr>
            </w:pPr>
            <w:r w:rsidRPr="002D1E6F">
              <w:rPr>
                <w:rFonts w:ascii="Calibri" w:eastAsia="Calibri" w:hAnsi="Calibri" w:cs="Times New Roman"/>
                <w:b/>
                <w:bCs/>
                <w:sz w:val="16"/>
                <w:szCs w:val="16"/>
              </w:rPr>
              <w:t>Temporal Event</w:t>
            </w:r>
          </w:p>
        </w:tc>
        <w:tc>
          <w:tcPr>
            <w:tcW w:w="1946" w:type="dxa"/>
          </w:tcPr>
          <w:p w14:paraId="18769099" w14:textId="77777777" w:rsidR="00642696" w:rsidRPr="002D1E6F" w:rsidRDefault="00642696" w:rsidP="000E5D31">
            <w:pPr>
              <w:rPr>
                <w:rFonts w:ascii="Calibri" w:eastAsia="Calibri" w:hAnsi="Calibri" w:cs="Times New Roman"/>
                <w:b/>
                <w:bCs/>
                <w:sz w:val="16"/>
                <w:szCs w:val="16"/>
              </w:rPr>
            </w:pPr>
            <w:r w:rsidRPr="002D1E6F">
              <w:rPr>
                <w:b/>
                <w:bCs/>
                <w:sz w:val="16"/>
                <w:szCs w:val="16"/>
              </w:rPr>
              <w:t>Species Selection</w:t>
            </w:r>
          </w:p>
        </w:tc>
      </w:tr>
      <w:tr w:rsidR="00642696" w:rsidRPr="002D1E6F" w14:paraId="39925FA4" w14:textId="77777777" w:rsidTr="00377909">
        <w:trPr>
          <w:trHeight w:val="275"/>
        </w:trPr>
        <w:tc>
          <w:tcPr>
            <w:tcW w:w="175" w:type="dxa"/>
          </w:tcPr>
          <w:p w14:paraId="71195DEB" w14:textId="77777777" w:rsidR="00642696" w:rsidRPr="002D1E6F" w:rsidRDefault="00642696" w:rsidP="000E5D31">
            <w:pPr>
              <w:rPr>
                <w:rFonts w:ascii="Calibri" w:eastAsia="Calibri" w:hAnsi="Calibri" w:cs="Times New Roman"/>
                <w:b/>
                <w:bCs/>
                <w:sz w:val="16"/>
                <w:szCs w:val="16"/>
              </w:rPr>
            </w:pPr>
            <w:r w:rsidRPr="002D1E6F">
              <w:rPr>
                <w:rFonts w:ascii="Calibri" w:eastAsia="Calibri" w:hAnsi="Calibri" w:cs="Times New Roman"/>
                <w:b/>
                <w:bCs/>
                <w:sz w:val="16"/>
                <w:szCs w:val="16"/>
              </w:rPr>
              <w:t>Fishing Trip</w:t>
            </w:r>
          </w:p>
        </w:tc>
        <w:tc>
          <w:tcPr>
            <w:tcW w:w="200" w:type="dxa"/>
          </w:tcPr>
          <w:p w14:paraId="7534E36C" w14:textId="77777777" w:rsidR="00642696" w:rsidRPr="002D1E6F" w:rsidRDefault="00642696" w:rsidP="000E5D31">
            <w:pPr>
              <w:rPr>
                <w:rFonts w:ascii="Calibri" w:eastAsia="Calibri" w:hAnsi="Calibri" w:cs="Times New Roman"/>
                <w:b/>
                <w:bCs/>
                <w:sz w:val="16"/>
                <w:szCs w:val="16"/>
              </w:rPr>
            </w:pPr>
            <w:r w:rsidRPr="002D1E6F">
              <w:rPr>
                <w:rFonts w:ascii="Calibri" w:eastAsia="Calibri" w:hAnsi="Calibri" w:cs="Times New Roman"/>
                <w:b/>
                <w:bCs/>
                <w:sz w:val="16"/>
                <w:szCs w:val="16"/>
              </w:rPr>
              <w:t>Landing Event</w:t>
            </w:r>
          </w:p>
        </w:tc>
        <w:tc>
          <w:tcPr>
            <w:tcW w:w="1946" w:type="dxa"/>
          </w:tcPr>
          <w:p w14:paraId="0905AB89" w14:textId="1A29D8D3" w:rsidR="00642696" w:rsidRPr="002D1E6F" w:rsidRDefault="0040730F" w:rsidP="000E5D31">
            <w:pPr>
              <w:rPr>
                <w:rFonts w:ascii="Calibri" w:eastAsia="Calibri" w:hAnsi="Calibri" w:cs="Times New Roman"/>
                <w:b/>
                <w:bCs/>
                <w:sz w:val="16"/>
                <w:szCs w:val="16"/>
              </w:rPr>
            </w:pPr>
            <w:r w:rsidRPr="002D1E6F">
              <w:rPr>
                <w:b/>
                <w:bCs/>
                <w:sz w:val="16"/>
                <w:szCs w:val="16"/>
              </w:rPr>
              <w:t>Sample</w:t>
            </w:r>
          </w:p>
        </w:tc>
      </w:tr>
      <w:tr w:rsidR="00642696" w:rsidRPr="002D1E6F" w14:paraId="2FBBE7B3" w14:textId="77777777" w:rsidTr="00377909">
        <w:trPr>
          <w:trHeight w:val="275"/>
        </w:trPr>
        <w:tc>
          <w:tcPr>
            <w:tcW w:w="175" w:type="dxa"/>
          </w:tcPr>
          <w:p w14:paraId="3F6BEB3F" w14:textId="77777777" w:rsidR="00642696" w:rsidRPr="002D1E6F" w:rsidRDefault="00642696" w:rsidP="000E5D31">
            <w:pPr>
              <w:rPr>
                <w:rFonts w:ascii="Calibri" w:eastAsia="Calibri" w:hAnsi="Calibri" w:cs="Times New Roman"/>
                <w:b/>
                <w:bCs/>
                <w:sz w:val="16"/>
                <w:szCs w:val="16"/>
              </w:rPr>
            </w:pPr>
            <w:r w:rsidRPr="002D1E6F">
              <w:rPr>
                <w:rFonts w:ascii="Calibri" w:eastAsia="Calibri" w:hAnsi="Calibri" w:cs="Times New Roman"/>
                <w:b/>
                <w:bCs/>
                <w:sz w:val="16"/>
                <w:szCs w:val="16"/>
              </w:rPr>
              <w:t>Landing Event</w:t>
            </w:r>
            <w:r w:rsidRPr="002D1E6F" w:rsidDel="003F3ED3">
              <w:rPr>
                <w:rFonts w:ascii="Calibri" w:eastAsia="Calibri" w:hAnsi="Calibri" w:cs="Times New Roman"/>
                <w:b/>
                <w:bCs/>
                <w:sz w:val="16"/>
                <w:szCs w:val="16"/>
              </w:rPr>
              <w:t xml:space="preserve"> </w:t>
            </w:r>
          </w:p>
        </w:tc>
        <w:tc>
          <w:tcPr>
            <w:tcW w:w="200" w:type="dxa"/>
          </w:tcPr>
          <w:p w14:paraId="2A2CB378" w14:textId="77777777" w:rsidR="00642696" w:rsidRPr="002D1E6F" w:rsidRDefault="00642696" w:rsidP="000E5D31">
            <w:pPr>
              <w:rPr>
                <w:rFonts w:ascii="Calibri" w:eastAsia="Calibri" w:hAnsi="Calibri" w:cs="Times New Roman"/>
                <w:b/>
                <w:bCs/>
                <w:sz w:val="16"/>
                <w:szCs w:val="16"/>
              </w:rPr>
            </w:pPr>
            <w:r w:rsidRPr="002D1E6F">
              <w:rPr>
                <w:rFonts w:ascii="Calibri" w:eastAsia="Calibri" w:hAnsi="Calibri" w:cs="Times New Roman"/>
                <w:b/>
                <w:bCs/>
                <w:sz w:val="16"/>
                <w:szCs w:val="16"/>
              </w:rPr>
              <w:t>Species Selection</w:t>
            </w:r>
          </w:p>
        </w:tc>
        <w:tc>
          <w:tcPr>
            <w:tcW w:w="1946" w:type="dxa"/>
          </w:tcPr>
          <w:p w14:paraId="0FEDC56F" w14:textId="3B4F657E" w:rsidR="00642696" w:rsidRPr="002D1E6F" w:rsidRDefault="00642696" w:rsidP="000E5D31">
            <w:pPr>
              <w:rPr>
                <w:rFonts w:ascii="Calibri" w:eastAsia="Calibri" w:hAnsi="Calibri" w:cs="Times New Roman"/>
                <w:b/>
                <w:bCs/>
                <w:sz w:val="16"/>
                <w:szCs w:val="16"/>
              </w:rPr>
            </w:pPr>
          </w:p>
        </w:tc>
      </w:tr>
      <w:tr w:rsidR="00642696" w:rsidRPr="002D1E6F" w14:paraId="7A424F7C" w14:textId="77777777" w:rsidTr="00377909">
        <w:trPr>
          <w:trHeight w:val="275"/>
        </w:trPr>
        <w:tc>
          <w:tcPr>
            <w:tcW w:w="175" w:type="dxa"/>
          </w:tcPr>
          <w:p w14:paraId="56B49697" w14:textId="77777777" w:rsidR="00642696" w:rsidRPr="002D1E6F" w:rsidRDefault="00642696" w:rsidP="000E5D31">
            <w:pPr>
              <w:rPr>
                <w:rFonts w:ascii="Calibri" w:eastAsia="Calibri" w:hAnsi="Calibri" w:cs="Times New Roman"/>
                <w:b/>
                <w:bCs/>
                <w:sz w:val="16"/>
                <w:szCs w:val="16"/>
              </w:rPr>
            </w:pPr>
            <w:r w:rsidRPr="002D1E6F">
              <w:rPr>
                <w:rFonts w:ascii="Calibri" w:eastAsia="Calibri" w:hAnsi="Calibri" w:cs="Times New Roman"/>
                <w:b/>
                <w:bCs/>
                <w:sz w:val="16"/>
                <w:szCs w:val="16"/>
              </w:rPr>
              <w:t xml:space="preserve">Species Selection </w:t>
            </w:r>
          </w:p>
        </w:tc>
        <w:tc>
          <w:tcPr>
            <w:tcW w:w="200" w:type="dxa"/>
          </w:tcPr>
          <w:p w14:paraId="69021384" w14:textId="6056E3B3" w:rsidR="00642696" w:rsidRPr="002D1E6F" w:rsidRDefault="0040730F" w:rsidP="000E5D31">
            <w:pPr>
              <w:rPr>
                <w:rFonts w:ascii="Calibri" w:eastAsia="Calibri" w:hAnsi="Calibri" w:cs="Times New Roman"/>
                <w:b/>
                <w:bCs/>
                <w:sz w:val="16"/>
                <w:szCs w:val="16"/>
              </w:rPr>
            </w:pPr>
            <w:r w:rsidRPr="002D1E6F">
              <w:rPr>
                <w:rFonts w:ascii="Calibri" w:eastAsia="Calibri" w:hAnsi="Calibri" w:cs="Times New Roman"/>
                <w:b/>
                <w:bCs/>
                <w:sz w:val="16"/>
                <w:szCs w:val="16"/>
              </w:rPr>
              <w:t>Sample</w:t>
            </w:r>
          </w:p>
        </w:tc>
        <w:tc>
          <w:tcPr>
            <w:tcW w:w="1946" w:type="dxa"/>
          </w:tcPr>
          <w:p w14:paraId="0FB3A80A" w14:textId="77777777" w:rsidR="00642696" w:rsidRPr="002D1E6F" w:rsidRDefault="00642696" w:rsidP="000E5D31">
            <w:pPr>
              <w:rPr>
                <w:rFonts w:ascii="Calibri" w:eastAsia="Calibri" w:hAnsi="Calibri" w:cs="Times New Roman"/>
                <w:b/>
                <w:bCs/>
                <w:sz w:val="16"/>
                <w:szCs w:val="16"/>
              </w:rPr>
            </w:pPr>
          </w:p>
        </w:tc>
      </w:tr>
      <w:tr w:rsidR="00642696" w:rsidRPr="002D1E6F" w14:paraId="0F207CB5" w14:textId="77777777" w:rsidTr="00377909">
        <w:trPr>
          <w:trHeight w:val="275"/>
        </w:trPr>
        <w:tc>
          <w:tcPr>
            <w:tcW w:w="175" w:type="dxa"/>
          </w:tcPr>
          <w:p w14:paraId="5CF04FAA" w14:textId="77777777" w:rsidR="00642696" w:rsidRPr="002D1E6F" w:rsidRDefault="00642696" w:rsidP="000E5D31">
            <w:pPr>
              <w:rPr>
                <w:rFonts w:ascii="Calibri" w:eastAsia="Calibri" w:hAnsi="Calibri" w:cs="Times New Roman"/>
                <w:b/>
                <w:bCs/>
                <w:sz w:val="16"/>
                <w:szCs w:val="16"/>
              </w:rPr>
            </w:pPr>
            <w:r w:rsidRPr="002D1E6F">
              <w:rPr>
                <w:rFonts w:ascii="Calibri" w:eastAsia="Calibri" w:hAnsi="Calibri" w:cs="Times New Roman"/>
                <w:b/>
                <w:bCs/>
                <w:sz w:val="16"/>
                <w:szCs w:val="16"/>
              </w:rPr>
              <w:t>Sample</w:t>
            </w:r>
          </w:p>
        </w:tc>
        <w:tc>
          <w:tcPr>
            <w:tcW w:w="200" w:type="dxa"/>
          </w:tcPr>
          <w:p w14:paraId="0A2D2446" w14:textId="20CDDF55" w:rsidR="00642696" w:rsidRPr="002D1E6F" w:rsidRDefault="00642696" w:rsidP="000E5D31">
            <w:pPr>
              <w:rPr>
                <w:rFonts w:ascii="Calibri" w:eastAsia="Calibri" w:hAnsi="Calibri" w:cs="Times New Roman"/>
                <w:b/>
                <w:bCs/>
                <w:sz w:val="16"/>
                <w:szCs w:val="16"/>
              </w:rPr>
            </w:pPr>
          </w:p>
        </w:tc>
        <w:tc>
          <w:tcPr>
            <w:tcW w:w="1946" w:type="dxa"/>
          </w:tcPr>
          <w:p w14:paraId="00D53A0C" w14:textId="77777777" w:rsidR="00642696" w:rsidRPr="002D1E6F" w:rsidRDefault="00642696" w:rsidP="000E5D31">
            <w:pPr>
              <w:rPr>
                <w:rFonts w:ascii="Calibri" w:eastAsia="Calibri" w:hAnsi="Calibri" w:cs="Times New Roman"/>
                <w:b/>
                <w:bCs/>
                <w:sz w:val="16"/>
                <w:szCs w:val="16"/>
              </w:rPr>
            </w:pPr>
          </w:p>
        </w:tc>
      </w:tr>
      <w:tr w:rsidR="00642696" w:rsidRPr="002D1E6F" w14:paraId="1C680861" w14:textId="77777777" w:rsidTr="00377909">
        <w:trPr>
          <w:trHeight w:val="275"/>
        </w:trPr>
        <w:tc>
          <w:tcPr>
            <w:tcW w:w="175" w:type="dxa"/>
          </w:tcPr>
          <w:p w14:paraId="6C5CF4E2" w14:textId="77777777" w:rsidR="00642696" w:rsidRPr="002D1E6F" w:rsidRDefault="00642696" w:rsidP="000E5D31">
            <w:pPr>
              <w:rPr>
                <w:rFonts w:ascii="Calibri" w:eastAsia="Calibri" w:hAnsi="Calibri" w:cs="Times New Roman"/>
                <w:b/>
                <w:bCs/>
                <w:sz w:val="16"/>
                <w:szCs w:val="16"/>
              </w:rPr>
            </w:pPr>
          </w:p>
        </w:tc>
        <w:tc>
          <w:tcPr>
            <w:tcW w:w="200" w:type="dxa"/>
          </w:tcPr>
          <w:p w14:paraId="452B723B" w14:textId="77777777" w:rsidR="00642696" w:rsidRPr="002D1E6F" w:rsidRDefault="00642696" w:rsidP="000E5D31">
            <w:pPr>
              <w:rPr>
                <w:rFonts w:ascii="Calibri" w:eastAsia="Calibri" w:hAnsi="Calibri" w:cs="Times New Roman"/>
                <w:b/>
                <w:bCs/>
                <w:sz w:val="16"/>
                <w:szCs w:val="16"/>
              </w:rPr>
            </w:pPr>
          </w:p>
        </w:tc>
        <w:tc>
          <w:tcPr>
            <w:tcW w:w="1946" w:type="dxa"/>
          </w:tcPr>
          <w:p w14:paraId="2ECA27DD" w14:textId="77777777" w:rsidR="00642696" w:rsidRPr="002D1E6F" w:rsidRDefault="00642696" w:rsidP="000E5D31">
            <w:pPr>
              <w:rPr>
                <w:rFonts w:ascii="Calibri" w:eastAsia="Calibri" w:hAnsi="Calibri" w:cs="Times New Roman"/>
                <w:b/>
                <w:bCs/>
                <w:sz w:val="16"/>
                <w:szCs w:val="16"/>
              </w:rPr>
            </w:pPr>
          </w:p>
        </w:tc>
      </w:tr>
    </w:tbl>
    <w:p w14:paraId="25BF57FE" w14:textId="14D0941B" w:rsidR="00642696" w:rsidRPr="002D1E6F" w:rsidRDefault="00642696" w:rsidP="00CC2EA3"/>
    <w:p w14:paraId="29E31582" w14:textId="77777777" w:rsidR="00C80D81" w:rsidRPr="002D1E6F" w:rsidRDefault="00C80D81" w:rsidP="00C80D81">
      <w:pPr>
        <w:rPr>
          <w:sz w:val="16"/>
          <w:szCs w:val="16"/>
        </w:rPr>
      </w:pPr>
      <w:r w:rsidRPr="002D1E6F">
        <w:rPr>
          <w:sz w:val="16"/>
          <w:szCs w:val="16"/>
        </w:rPr>
        <w:t>(a) only FOaggregationLevel ==T</w:t>
      </w:r>
    </w:p>
    <w:p w14:paraId="6231EC3E" w14:textId="1A47EB66" w:rsidR="0080171C" w:rsidRPr="002D1E6F" w:rsidRDefault="00C80D81" w:rsidP="00C80D81">
      <w:pPr>
        <w:rPr>
          <w:sz w:val="16"/>
          <w:szCs w:val="16"/>
        </w:rPr>
      </w:pPr>
      <w:r w:rsidRPr="002D1E6F">
        <w:rPr>
          <w:sz w:val="16"/>
          <w:szCs w:val="16"/>
        </w:rPr>
        <w:t>(b</w:t>
      </w:r>
      <w:r w:rsidR="0080171C" w:rsidRPr="002D1E6F">
        <w:rPr>
          <w:sz w:val="16"/>
          <w:szCs w:val="16"/>
        </w:rPr>
        <w:t xml:space="preserve">) LE is not a part of the </w:t>
      </w:r>
      <w:r w:rsidR="001473AA" w:rsidRPr="002D1E6F">
        <w:rPr>
          <w:sz w:val="16"/>
          <w:szCs w:val="16"/>
        </w:rPr>
        <w:t xml:space="preserve">estimation </w:t>
      </w:r>
      <w:r w:rsidR="0080171C" w:rsidRPr="002D1E6F">
        <w:rPr>
          <w:sz w:val="16"/>
          <w:szCs w:val="16"/>
        </w:rPr>
        <w:t>hierarchy, please see annex for the specific hierarchy 7.</w:t>
      </w:r>
    </w:p>
    <w:p w14:paraId="6D6AF435" w14:textId="5EA51409" w:rsidR="00642696" w:rsidRPr="002D1E6F" w:rsidRDefault="00642696" w:rsidP="00CC2EA3"/>
    <w:p w14:paraId="7DFE912E" w14:textId="77777777" w:rsidR="00642696" w:rsidRPr="002D1E6F" w:rsidRDefault="00642696" w:rsidP="00CC2EA3"/>
    <w:p w14:paraId="6930D53C" w14:textId="78176887" w:rsidR="00A72674" w:rsidRPr="002D1E6F" w:rsidRDefault="00A72674" w:rsidP="00377909">
      <w:pPr>
        <w:pStyle w:val="Heading2"/>
      </w:pPr>
      <w:bookmarkStart w:id="13" w:name="_Toc56083404"/>
      <w:r w:rsidRPr="002D1E6F">
        <w:t>Vessel Details and Species List</w:t>
      </w:r>
      <w:bookmarkEnd w:id="13"/>
    </w:p>
    <w:p w14:paraId="7209FF45" w14:textId="7E32DDC6" w:rsidR="00A72674" w:rsidRPr="002D1E6F" w:rsidRDefault="00F87CA9" w:rsidP="00CC2EA3">
      <w:r w:rsidRPr="002D1E6F">
        <w:t xml:space="preserve">The </w:t>
      </w:r>
      <w:r w:rsidR="00A72674" w:rsidRPr="002D1E6F">
        <w:t>V</w:t>
      </w:r>
      <w:r w:rsidRPr="002D1E6F">
        <w:t xml:space="preserve">essel </w:t>
      </w:r>
      <w:r w:rsidR="00A72674" w:rsidRPr="002D1E6F">
        <w:t>D</w:t>
      </w:r>
      <w:r w:rsidRPr="002D1E6F">
        <w:t>etails have to be uploaded into a separate table before the different hierarchies can be uploaded</w:t>
      </w:r>
      <w:r w:rsidR="00A72674" w:rsidRPr="002D1E6F">
        <w:t>. Then the Vessel Selection should just refer to the Vessel Details through the Encrypted Vessel Code. Other tables/records like e.g. Fishing Trip and Landing Event should also just refer to the Vessel Details</w:t>
      </w:r>
    </w:p>
    <w:p w14:paraId="7F449580" w14:textId="328563AC" w:rsidR="00F87CA9" w:rsidRPr="002D1E6F" w:rsidRDefault="00A72674" w:rsidP="00CC2EA3">
      <w:r w:rsidRPr="002D1E6F">
        <w:lastRenderedPageBreak/>
        <w:t xml:space="preserve">The Species List also have to be uploaded into a separate table before the different hierarchies can be uploaded. Then the Species Selection should just refer to the Species List name. </w:t>
      </w:r>
    </w:p>
    <w:p w14:paraId="424D826B" w14:textId="404915F3" w:rsidR="00434C55" w:rsidRPr="002D1E6F" w:rsidRDefault="00434C55" w:rsidP="00CC2EA3"/>
    <w:p w14:paraId="4EDBD442" w14:textId="0864F56B" w:rsidR="00434C55" w:rsidRPr="002D1E6F" w:rsidRDefault="00434C55" w:rsidP="00377909">
      <w:pPr>
        <w:pStyle w:val="Heading2"/>
      </w:pPr>
      <w:bookmarkStart w:id="14" w:name="_Toc56083405"/>
      <w:r w:rsidRPr="002D1E6F">
        <w:t>Upload order of the record types</w:t>
      </w:r>
      <w:bookmarkEnd w:id="14"/>
    </w:p>
    <w:p w14:paraId="430719B8" w14:textId="77777777" w:rsidR="00434C55" w:rsidRPr="002D1E6F" w:rsidRDefault="00434C55" w:rsidP="00434C55">
      <w:r w:rsidRPr="002D1E6F">
        <w:t xml:space="preserve">Vessel Details, VD, and Species List, SL have to </w:t>
      </w:r>
      <w:r w:rsidRPr="002D1E6F">
        <w:rPr>
          <w:b/>
        </w:rPr>
        <w:t>be uploaded before the hierarchies</w:t>
      </w:r>
      <w:r w:rsidRPr="002D1E6F">
        <w:t xml:space="preserve"> can be uploaded.</w:t>
      </w:r>
    </w:p>
    <w:tbl>
      <w:tblPr>
        <w:tblStyle w:val="TableGrid"/>
        <w:tblW w:w="0" w:type="auto"/>
        <w:tblLook w:val="04A0" w:firstRow="1" w:lastRow="0" w:firstColumn="1" w:lastColumn="0" w:noHBand="0" w:noVBand="1"/>
      </w:tblPr>
      <w:tblGrid>
        <w:gridCol w:w="703"/>
        <w:gridCol w:w="703"/>
      </w:tblGrid>
      <w:tr w:rsidR="00434C55" w:rsidRPr="002D1E6F" w14:paraId="7012AAB3" w14:textId="77777777" w:rsidTr="000E5D31">
        <w:tc>
          <w:tcPr>
            <w:tcW w:w="703" w:type="dxa"/>
            <w:shd w:val="clear" w:color="auto" w:fill="BDD6EE" w:themeFill="accent1" w:themeFillTint="66"/>
          </w:tcPr>
          <w:p w14:paraId="02728582" w14:textId="77777777" w:rsidR="00434C55" w:rsidRPr="002D1E6F" w:rsidRDefault="00434C55" w:rsidP="000E5D31">
            <w:r w:rsidRPr="002D1E6F">
              <w:t>H[all]</w:t>
            </w:r>
          </w:p>
        </w:tc>
        <w:tc>
          <w:tcPr>
            <w:tcW w:w="703" w:type="dxa"/>
            <w:shd w:val="clear" w:color="auto" w:fill="BDD6EE" w:themeFill="accent1" w:themeFillTint="66"/>
          </w:tcPr>
          <w:p w14:paraId="7E7881A6" w14:textId="77777777" w:rsidR="00434C55" w:rsidRPr="002D1E6F" w:rsidRDefault="00434C55" w:rsidP="000E5D31">
            <w:r w:rsidRPr="002D1E6F">
              <w:t>H[all]</w:t>
            </w:r>
          </w:p>
        </w:tc>
      </w:tr>
      <w:tr w:rsidR="00434C55" w:rsidRPr="002D1E6F" w14:paraId="65A62270" w14:textId="77777777" w:rsidTr="000E5D31">
        <w:tc>
          <w:tcPr>
            <w:tcW w:w="703" w:type="dxa"/>
          </w:tcPr>
          <w:p w14:paraId="172B8D71" w14:textId="77777777" w:rsidR="00434C55" w:rsidRPr="002D1E6F" w:rsidRDefault="00434C55" w:rsidP="000E5D31">
            <w:r w:rsidRPr="002D1E6F">
              <w:t>VD</w:t>
            </w:r>
          </w:p>
        </w:tc>
        <w:tc>
          <w:tcPr>
            <w:tcW w:w="703" w:type="dxa"/>
          </w:tcPr>
          <w:p w14:paraId="7CDDD7A0" w14:textId="77777777" w:rsidR="00434C55" w:rsidRPr="002D1E6F" w:rsidRDefault="00434C55" w:rsidP="000E5D31">
            <w:r w:rsidRPr="002D1E6F">
              <w:t>SL</w:t>
            </w:r>
          </w:p>
        </w:tc>
      </w:tr>
    </w:tbl>
    <w:p w14:paraId="318412B5" w14:textId="77777777" w:rsidR="00434C55" w:rsidRPr="002D1E6F" w:rsidRDefault="00434C55" w:rsidP="00434C55"/>
    <w:p w14:paraId="32CE726F" w14:textId="77777777" w:rsidR="00434C55" w:rsidRPr="002D1E6F" w:rsidRDefault="00434C55" w:rsidP="00434C55">
      <w:r w:rsidRPr="002D1E6F">
        <w:t>The following are the import orders of the record types in the RDBES data file by hierarchy. In the column header the ‘H’ stands for hierarchy, directly followed by the hierarchy number.</w:t>
      </w:r>
    </w:p>
    <w:p w14:paraId="3508ED82" w14:textId="77777777" w:rsidR="00434C55" w:rsidRPr="002D1E6F" w:rsidRDefault="00434C55" w:rsidP="00434C55">
      <w:r w:rsidRPr="002D1E6F">
        <w:t xml:space="preserve">‘-‘ (minus after the record type) means mandatory but not in the estimation hierarchy. </w:t>
      </w:r>
    </w:p>
    <w:p w14:paraId="328C5E42" w14:textId="45B9C51C" w:rsidR="00434C55" w:rsidRPr="002D1E6F" w:rsidRDefault="00434C55" w:rsidP="00434C55">
      <w:r w:rsidRPr="002D1E6F">
        <w:t>‘()’ (the record type in brackets) means optional and not in the estimation hierarchy.</w:t>
      </w:r>
    </w:p>
    <w:p w14:paraId="02CB9B37" w14:textId="34CD8444" w:rsidR="00DA53A7" w:rsidRPr="002D1E6F" w:rsidRDefault="00DA53A7" w:rsidP="00434C55"/>
    <w:tbl>
      <w:tblPr>
        <w:tblStyle w:val="TableGrid"/>
        <w:tblW w:w="0" w:type="auto"/>
        <w:tblLook w:val="04A0" w:firstRow="1" w:lastRow="0" w:firstColumn="1" w:lastColumn="0" w:noHBand="0" w:noVBand="1"/>
      </w:tblPr>
      <w:tblGrid>
        <w:gridCol w:w="703"/>
        <w:gridCol w:w="703"/>
        <w:gridCol w:w="704"/>
        <w:gridCol w:w="704"/>
        <w:gridCol w:w="704"/>
        <w:gridCol w:w="704"/>
        <w:gridCol w:w="704"/>
        <w:gridCol w:w="704"/>
        <w:gridCol w:w="704"/>
        <w:gridCol w:w="714"/>
        <w:gridCol w:w="714"/>
        <w:gridCol w:w="661"/>
        <w:gridCol w:w="593"/>
      </w:tblGrid>
      <w:tr w:rsidR="00434C55" w:rsidRPr="002D1E6F" w14:paraId="5986F4AC" w14:textId="77777777" w:rsidTr="000E5D31">
        <w:tc>
          <w:tcPr>
            <w:tcW w:w="703" w:type="dxa"/>
            <w:shd w:val="clear" w:color="auto" w:fill="BDD6EE" w:themeFill="accent1" w:themeFillTint="66"/>
          </w:tcPr>
          <w:p w14:paraId="4E08CF23" w14:textId="77777777" w:rsidR="00434C55" w:rsidRPr="002D1E6F" w:rsidRDefault="00434C55" w:rsidP="000E5D31">
            <w:pPr>
              <w:jc w:val="center"/>
            </w:pPr>
            <w:r w:rsidRPr="002D1E6F">
              <w:t>H1</w:t>
            </w:r>
          </w:p>
        </w:tc>
        <w:tc>
          <w:tcPr>
            <w:tcW w:w="703" w:type="dxa"/>
            <w:shd w:val="clear" w:color="auto" w:fill="BDD6EE" w:themeFill="accent1" w:themeFillTint="66"/>
          </w:tcPr>
          <w:p w14:paraId="42FF3E4B" w14:textId="77777777" w:rsidR="00434C55" w:rsidRPr="002D1E6F" w:rsidRDefault="00434C55" w:rsidP="000E5D31">
            <w:pPr>
              <w:jc w:val="center"/>
            </w:pPr>
            <w:r w:rsidRPr="002D1E6F">
              <w:t>H2</w:t>
            </w:r>
          </w:p>
        </w:tc>
        <w:tc>
          <w:tcPr>
            <w:tcW w:w="704" w:type="dxa"/>
            <w:shd w:val="clear" w:color="auto" w:fill="BDD6EE" w:themeFill="accent1" w:themeFillTint="66"/>
          </w:tcPr>
          <w:p w14:paraId="55058F26" w14:textId="77777777" w:rsidR="00434C55" w:rsidRPr="002D1E6F" w:rsidRDefault="00434C55" w:rsidP="000E5D31">
            <w:pPr>
              <w:jc w:val="center"/>
            </w:pPr>
            <w:r w:rsidRPr="002D1E6F">
              <w:t>H3</w:t>
            </w:r>
          </w:p>
        </w:tc>
        <w:tc>
          <w:tcPr>
            <w:tcW w:w="704" w:type="dxa"/>
            <w:shd w:val="clear" w:color="auto" w:fill="BDD6EE" w:themeFill="accent1" w:themeFillTint="66"/>
          </w:tcPr>
          <w:p w14:paraId="51517EB8" w14:textId="77777777" w:rsidR="00434C55" w:rsidRPr="002D1E6F" w:rsidRDefault="00434C55" w:rsidP="000E5D31">
            <w:pPr>
              <w:jc w:val="center"/>
            </w:pPr>
            <w:r w:rsidRPr="002D1E6F">
              <w:t>H4</w:t>
            </w:r>
          </w:p>
        </w:tc>
        <w:tc>
          <w:tcPr>
            <w:tcW w:w="704" w:type="dxa"/>
            <w:shd w:val="clear" w:color="auto" w:fill="BDD6EE" w:themeFill="accent1" w:themeFillTint="66"/>
          </w:tcPr>
          <w:p w14:paraId="3E77317C" w14:textId="77777777" w:rsidR="00434C55" w:rsidRPr="002D1E6F" w:rsidRDefault="00434C55" w:rsidP="000E5D31">
            <w:pPr>
              <w:jc w:val="center"/>
            </w:pPr>
            <w:r w:rsidRPr="002D1E6F">
              <w:t>H5</w:t>
            </w:r>
          </w:p>
        </w:tc>
        <w:tc>
          <w:tcPr>
            <w:tcW w:w="704" w:type="dxa"/>
            <w:shd w:val="clear" w:color="auto" w:fill="BDD6EE" w:themeFill="accent1" w:themeFillTint="66"/>
          </w:tcPr>
          <w:p w14:paraId="7DB23750" w14:textId="77777777" w:rsidR="00434C55" w:rsidRPr="002D1E6F" w:rsidRDefault="00434C55" w:rsidP="000E5D31">
            <w:pPr>
              <w:jc w:val="center"/>
            </w:pPr>
            <w:r w:rsidRPr="002D1E6F">
              <w:t>H6</w:t>
            </w:r>
          </w:p>
        </w:tc>
        <w:tc>
          <w:tcPr>
            <w:tcW w:w="704" w:type="dxa"/>
            <w:shd w:val="clear" w:color="auto" w:fill="BDD6EE" w:themeFill="accent1" w:themeFillTint="66"/>
          </w:tcPr>
          <w:p w14:paraId="3900ED07" w14:textId="77777777" w:rsidR="00434C55" w:rsidRPr="002D1E6F" w:rsidRDefault="00434C55" w:rsidP="000E5D31">
            <w:pPr>
              <w:jc w:val="center"/>
            </w:pPr>
            <w:r w:rsidRPr="002D1E6F">
              <w:t>H7</w:t>
            </w:r>
          </w:p>
        </w:tc>
        <w:tc>
          <w:tcPr>
            <w:tcW w:w="704" w:type="dxa"/>
            <w:shd w:val="clear" w:color="auto" w:fill="BDD6EE" w:themeFill="accent1" w:themeFillTint="66"/>
          </w:tcPr>
          <w:p w14:paraId="7391EDD9" w14:textId="77777777" w:rsidR="00434C55" w:rsidRPr="002D1E6F" w:rsidRDefault="00434C55" w:rsidP="000E5D31">
            <w:pPr>
              <w:jc w:val="center"/>
            </w:pPr>
            <w:r w:rsidRPr="002D1E6F">
              <w:t>H8</w:t>
            </w:r>
          </w:p>
        </w:tc>
        <w:tc>
          <w:tcPr>
            <w:tcW w:w="704" w:type="dxa"/>
            <w:shd w:val="clear" w:color="auto" w:fill="BDD6EE" w:themeFill="accent1" w:themeFillTint="66"/>
          </w:tcPr>
          <w:p w14:paraId="405E8289" w14:textId="77777777" w:rsidR="00434C55" w:rsidRPr="002D1E6F" w:rsidRDefault="00434C55" w:rsidP="000E5D31">
            <w:pPr>
              <w:jc w:val="center"/>
            </w:pPr>
            <w:r w:rsidRPr="002D1E6F">
              <w:t>H9</w:t>
            </w:r>
          </w:p>
        </w:tc>
        <w:tc>
          <w:tcPr>
            <w:tcW w:w="714" w:type="dxa"/>
            <w:shd w:val="clear" w:color="auto" w:fill="BDD6EE" w:themeFill="accent1" w:themeFillTint="66"/>
          </w:tcPr>
          <w:p w14:paraId="04C2A068" w14:textId="77777777" w:rsidR="00434C55" w:rsidRPr="002D1E6F" w:rsidRDefault="00434C55" w:rsidP="000E5D31">
            <w:pPr>
              <w:jc w:val="center"/>
            </w:pPr>
            <w:r w:rsidRPr="002D1E6F">
              <w:t>H10</w:t>
            </w:r>
          </w:p>
        </w:tc>
        <w:tc>
          <w:tcPr>
            <w:tcW w:w="714" w:type="dxa"/>
            <w:shd w:val="clear" w:color="auto" w:fill="BDD6EE" w:themeFill="accent1" w:themeFillTint="66"/>
          </w:tcPr>
          <w:p w14:paraId="39907911" w14:textId="77777777" w:rsidR="00434C55" w:rsidRPr="002D1E6F" w:rsidRDefault="00434C55" w:rsidP="000E5D31">
            <w:pPr>
              <w:jc w:val="center"/>
            </w:pPr>
            <w:r w:rsidRPr="002D1E6F">
              <w:t>H11</w:t>
            </w:r>
          </w:p>
        </w:tc>
        <w:tc>
          <w:tcPr>
            <w:tcW w:w="661" w:type="dxa"/>
            <w:shd w:val="clear" w:color="auto" w:fill="BDD6EE" w:themeFill="accent1" w:themeFillTint="66"/>
          </w:tcPr>
          <w:p w14:paraId="76815F5C" w14:textId="77777777" w:rsidR="00434C55" w:rsidRPr="002D1E6F" w:rsidRDefault="00434C55" w:rsidP="000E5D31">
            <w:pPr>
              <w:jc w:val="center"/>
            </w:pPr>
            <w:r w:rsidRPr="002D1E6F">
              <w:t>H12</w:t>
            </w:r>
          </w:p>
        </w:tc>
        <w:tc>
          <w:tcPr>
            <w:tcW w:w="593" w:type="dxa"/>
            <w:shd w:val="clear" w:color="auto" w:fill="BDD6EE" w:themeFill="accent1" w:themeFillTint="66"/>
          </w:tcPr>
          <w:p w14:paraId="5C34329F" w14:textId="77777777" w:rsidR="00434C55" w:rsidRPr="002D1E6F" w:rsidRDefault="00434C55" w:rsidP="000E5D31">
            <w:pPr>
              <w:jc w:val="center"/>
            </w:pPr>
            <w:r w:rsidRPr="002D1E6F">
              <w:t>H13</w:t>
            </w:r>
          </w:p>
        </w:tc>
      </w:tr>
      <w:tr w:rsidR="00434C55" w:rsidRPr="002D1E6F" w14:paraId="6E11F379" w14:textId="77777777" w:rsidTr="000E5D31">
        <w:tc>
          <w:tcPr>
            <w:tcW w:w="703" w:type="dxa"/>
          </w:tcPr>
          <w:p w14:paraId="29654E71" w14:textId="77777777" w:rsidR="00434C55" w:rsidRPr="002D1E6F" w:rsidRDefault="00434C55" w:rsidP="000E5D31">
            <w:pPr>
              <w:jc w:val="center"/>
            </w:pPr>
            <w:r w:rsidRPr="002D1E6F">
              <w:t>DE</w:t>
            </w:r>
          </w:p>
        </w:tc>
        <w:tc>
          <w:tcPr>
            <w:tcW w:w="703" w:type="dxa"/>
          </w:tcPr>
          <w:p w14:paraId="2E7F045E" w14:textId="77777777" w:rsidR="00434C55" w:rsidRPr="002D1E6F" w:rsidRDefault="00434C55" w:rsidP="000E5D31">
            <w:pPr>
              <w:jc w:val="center"/>
            </w:pPr>
            <w:r w:rsidRPr="002D1E6F">
              <w:t>DE</w:t>
            </w:r>
          </w:p>
        </w:tc>
        <w:tc>
          <w:tcPr>
            <w:tcW w:w="704" w:type="dxa"/>
          </w:tcPr>
          <w:p w14:paraId="59D75048" w14:textId="77777777" w:rsidR="00434C55" w:rsidRPr="002D1E6F" w:rsidRDefault="00434C55" w:rsidP="000E5D31">
            <w:pPr>
              <w:jc w:val="center"/>
            </w:pPr>
            <w:r w:rsidRPr="002D1E6F">
              <w:t>DE</w:t>
            </w:r>
          </w:p>
        </w:tc>
        <w:tc>
          <w:tcPr>
            <w:tcW w:w="704" w:type="dxa"/>
          </w:tcPr>
          <w:p w14:paraId="342FB499" w14:textId="77777777" w:rsidR="00434C55" w:rsidRPr="002D1E6F" w:rsidRDefault="00434C55" w:rsidP="000E5D31">
            <w:pPr>
              <w:jc w:val="center"/>
            </w:pPr>
            <w:r w:rsidRPr="002D1E6F">
              <w:t>DE</w:t>
            </w:r>
          </w:p>
        </w:tc>
        <w:tc>
          <w:tcPr>
            <w:tcW w:w="704" w:type="dxa"/>
          </w:tcPr>
          <w:p w14:paraId="25300E47" w14:textId="77777777" w:rsidR="00434C55" w:rsidRPr="002D1E6F" w:rsidRDefault="00434C55" w:rsidP="000E5D31">
            <w:pPr>
              <w:jc w:val="center"/>
            </w:pPr>
            <w:r w:rsidRPr="002D1E6F">
              <w:t>DE</w:t>
            </w:r>
          </w:p>
        </w:tc>
        <w:tc>
          <w:tcPr>
            <w:tcW w:w="704" w:type="dxa"/>
          </w:tcPr>
          <w:p w14:paraId="3FA07237" w14:textId="77777777" w:rsidR="00434C55" w:rsidRPr="002D1E6F" w:rsidRDefault="00434C55" w:rsidP="000E5D31">
            <w:pPr>
              <w:jc w:val="center"/>
            </w:pPr>
            <w:r w:rsidRPr="002D1E6F">
              <w:t>DE</w:t>
            </w:r>
          </w:p>
        </w:tc>
        <w:tc>
          <w:tcPr>
            <w:tcW w:w="704" w:type="dxa"/>
          </w:tcPr>
          <w:p w14:paraId="094A7935" w14:textId="77777777" w:rsidR="00434C55" w:rsidRPr="002D1E6F" w:rsidRDefault="00434C55" w:rsidP="000E5D31">
            <w:pPr>
              <w:jc w:val="center"/>
            </w:pPr>
            <w:r w:rsidRPr="002D1E6F">
              <w:t>DE</w:t>
            </w:r>
          </w:p>
        </w:tc>
        <w:tc>
          <w:tcPr>
            <w:tcW w:w="704" w:type="dxa"/>
          </w:tcPr>
          <w:p w14:paraId="091895D6" w14:textId="77777777" w:rsidR="00434C55" w:rsidRPr="002D1E6F" w:rsidRDefault="00434C55" w:rsidP="000E5D31">
            <w:pPr>
              <w:jc w:val="center"/>
            </w:pPr>
            <w:r w:rsidRPr="002D1E6F">
              <w:t>DE</w:t>
            </w:r>
          </w:p>
        </w:tc>
        <w:tc>
          <w:tcPr>
            <w:tcW w:w="704" w:type="dxa"/>
          </w:tcPr>
          <w:p w14:paraId="0F38F355" w14:textId="77777777" w:rsidR="00434C55" w:rsidRPr="002D1E6F" w:rsidRDefault="00434C55" w:rsidP="000E5D31">
            <w:pPr>
              <w:jc w:val="center"/>
            </w:pPr>
            <w:r w:rsidRPr="002D1E6F">
              <w:t>DE</w:t>
            </w:r>
          </w:p>
        </w:tc>
        <w:tc>
          <w:tcPr>
            <w:tcW w:w="714" w:type="dxa"/>
          </w:tcPr>
          <w:p w14:paraId="16DBCD63" w14:textId="77777777" w:rsidR="00434C55" w:rsidRPr="002D1E6F" w:rsidRDefault="00434C55" w:rsidP="000E5D31">
            <w:pPr>
              <w:jc w:val="center"/>
            </w:pPr>
            <w:r w:rsidRPr="002D1E6F">
              <w:t>DE</w:t>
            </w:r>
          </w:p>
        </w:tc>
        <w:tc>
          <w:tcPr>
            <w:tcW w:w="714" w:type="dxa"/>
          </w:tcPr>
          <w:p w14:paraId="096309B6" w14:textId="77777777" w:rsidR="00434C55" w:rsidRPr="002D1E6F" w:rsidRDefault="00434C55" w:rsidP="000E5D31">
            <w:pPr>
              <w:jc w:val="center"/>
            </w:pPr>
            <w:r w:rsidRPr="002D1E6F">
              <w:t>DE</w:t>
            </w:r>
          </w:p>
        </w:tc>
        <w:tc>
          <w:tcPr>
            <w:tcW w:w="661" w:type="dxa"/>
          </w:tcPr>
          <w:p w14:paraId="37784E2E" w14:textId="77777777" w:rsidR="00434C55" w:rsidRPr="002D1E6F" w:rsidRDefault="00434C55" w:rsidP="000E5D31">
            <w:pPr>
              <w:jc w:val="center"/>
            </w:pPr>
            <w:r w:rsidRPr="002D1E6F">
              <w:t>DE</w:t>
            </w:r>
          </w:p>
        </w:tc>
        <w:tc>
          <w:tcPr>
            <w:tcW w:w="593" w:type="dxa"/>
          </w:tcPr>
          <w:p w14:paraId="1D5C03FE" w14:textId="77777777" w:rsidR="00434C55" w:rsidRPr="002D1E6F" w:rsidRDefault="00434C55" w:rsidP="000E5D31">
            <w:pPr>
              <w:jc w:val="center"/>
            </w:pPr>
            <w:r w:rsidRPr="002D1E6F">
              <w:t>DE</w:t>
            </w:r>
          </w:p>
        </w:tc>
      </w:tr>
      <w:tr w:rsidR="00434C55" w:rsidRPr="002D1E6F" w14:paraId="40411C34" w14:textId="77777777" w:rsidTr="000E5D31">
        <w:tc>
          <w:tcPr>
            <w:tcW w:w="703" w:type="dxa"/>
          </w:tcPr>
          <w:p w14:paraId="41B65EBF" w14:textId="77777777" w:rsidR="00434C55" w:rsidRPr="002D1E6F" w:rsidRDefault="00434C55" w:rsidP="000E5D31">
            <w:pPr>
              <w:jc w:val="center"/>
            </w:pPr>
            <w:r w:rsidRPr="002D1E6F">
              <w:t>SD-</w:t>
            </w:r>
          </w:p>
        </w:tc>
        <w:tc>
          <w:tcPr>
            <w:tcW w:w="703" w:type="dxa"/>
          </w:tcPr>
          <w:p w14:paraId="0C5D8D8C" w14:textId="77777777" w:rsidR="00434C55" w:rsidRPr="002D1E6F" w:rsidRDefault="00434C55" w:rsidP="000E5D31">
            <w:pPr>
              <w:jc w:val="center"/>
            </w:pPr>
            <w:r w:rsidRPr="002D1E6F">
              <w:t>SD-</w:t>
            </w:r>
          </w:p>
        </w:tc>
        <w:tc>
          <w:tcPr>
            <w:tcW w:w="704" w:type="dxa"/>
          </w:tcPr>
          <w:p w14:paraId="7C0BE442" w14:textId="77777777" w:rsidR="00434C55" w:rsidRPr="002D1E6F" w:rsidRDefault="00434C55" w:rsidP="000E5D31">
            <w:pPr>
              <w:jc w:val="center"/>
            </w:pPr>
            <w:r w:rsidRPr="002D1E6F">
              <w:t>SD-</w:t>
            </w:r>
          </w:p>
        </w:tc>
        <w:tc>
          <w:tcPr>
            <w:tcW w:w="704" w:type="dxa"/>
          </w:tcPr>
          <w:p w14:paraId="6F40C537" w14:textId="77777777" w:rsidR="00434C55" w:rsidRPr="002D1E6F" w:rsidRDefault="00434C55" w:rsidP="000E5D31">
            <w:pPr>
              <w:jc w:val="center"/>
            </w:pPr>
            <w:r w:rsidRPr="002D1E6F">
              <w:t>SD-</w:t>
            </w:r>
          </w:p>
        </w:tc>
        <w:tc>
          <w:tcPr>
            <w:tcW w:w="704" w:type="dxa"/>
          </w:tcPr>
          <w:p w14:paraId="22DAB7F5" w14:textId="77777777" w:rsidR="00434C55" w:rsidRPr="002D1E6F" w:rsidRDefault="00434C55" w:rsidP="000E5D31">
            <w:pPr>
              <w:jc w:val="center"/>
            </w:pPr>
            <w:r w:rsidRPr="002D1E6F">
              <w:t>SD-</w:t>
            </w:r>
          </w:p>
        </w:tc>
        <w:tc>
          <w:tcPr>
            <w:tcW w:w="704" w:type="dxa"/>
          </w:tcPr>
          <w:p w14:paraId="3BCFF7EA" w14:textId="77777777" w:rsidR="00434C55" w:rsidRPr="002D1E6F" w:rsidRDefault="00434C55" w:rsidP="000E5D31">
            <w:pPr>
              <w:jc w:val="center"/>
            </w:pPr>
            <w:r w:rsidRPr="002D1E6F">
              <w:t>SD-</w:t>
            </w:r>
          </w:p>
        </w:tc>
        <w:tc>
          <w:tcPr>
            <w:tcW w:w="704" w:type="dxa"/>
          </w:tcPr>
          <w:p w14:paraId="3466918B" w14:textId="77777777" w:rsidR="00434C55" w:rsidRPr="002D1E6F" w:rsidRDefault="00434C55" w:rsidP="000E5D31">
            <w:pPr>
              <w:jc w:val="center"/>
            </w:pPr>
            <w:r w:rsidRPr="002D1E6F">
              <w:t>SD-</w:t>
            </w:r>
          </w:p>
        </w:tc>
        <w:tc>
          <w:tcPr>
            <w:tcW w:w="704" w:type="dxa"/>
          </w:tcPr>
          <w:p w14:paraId="5DEA4A8D" w14:textId="77777777" w:rsidR="00434C55" w:rsidRPr="002D1E6F" w:rsidRDefault="00434C55" w:rsidP="000E5D31">
            <w:pPr>
              <w:jc w:val="center"/>
            </w:pPr>
            <w:r w:rsidRPr="002D1E6F">
              <w:t>SD-</w:t>
            </w:r>
          </w:p>
        </w:tc>
        <w:tc>
          <w:tcPr>
            <w:tcW w:w="704" w:type="dxa"/>
          </w:tcPr>
          <w:p w14:paraId="003AE0E3" w14:textId="77777777" w:rsidR="00434C55" w:rsidRPr="002D1E6F" w:rsidRDefault="00434C55" w:rsidP="000E5D31">
            <w:pPr>
              <w:jc w:val="center"/>
            </w:pPr>
            <w:r w:rsidRPr="002D1E6F">
              <w:t>SD-</w:t>
            </w:r>
          </w:p>
        </w:tc>
        <w:tc>
          <w:tcPr>
            <w:tcW w:w="714" w:type="dxa"/>
          </w:tcPr>
          <w:p w14:paraId="6DD219E3" w14:textId="77777777" w:rsidR="00434C55" w:rsidRPr="002D1E6F" w:rsidRDefault="00434C55" w:rsidP="000E5D31">
            <w:pPr>
              <w:jc w:val="center"/>
            </w:pPr>
            <w:r w:rsidRPr="002D1E6F">
              <w:t>SD-</w:t>
            </w:r>
          </w:p>
        </w:tc>
        <w:tc>
          <w:tcPr>
            <w:tcW w:w="714" w:type="dxa"/>
          </w:tcPr>
          <w:p w14:paraId="303806DD" w14:textId="77777777" w:rsidR="00434C55" w:rsidRPr="002D1E6F" w:rsidRDefault="00434C55" w:rsidP="000E5D31">
            <w:pPr>
              <w:jc w:val="center"/>
            </w:pPr>
            <w:r w:rsidRPr="002D1E6F">
              <w:t>SD-</w:t>
            </w:r>
          </w:p>
        </w:tc>
        <w:tc>
          <w:tcPr>
            <w:tcW w:w="661" w:type="dxa"/>
          </w:tcPr>
          <w:p w14:paraId="706C15A3" w14:textId="77777777" w:rsidR="00434C55" w:rsidRPr="002D1E6F" w:rsidRDefault="00434C55" w:rsidP="000E5D31">
            <w:pPr>
              <w:jc w:val="center"/>
            </w:pPr>
            <w:r w:rsidRPr="002D1E6F">
              <w:t>SD-</w:t>
            </w:r>
          </w:p>
        </w:tc>
        <w:tc>
          <w:tcPr>
            <w:tcW w:w="593" w:type="dxa"/>
          </w:tcPr>
          <w:p w14:paraId="7D8707BF" w14:textId="77777777" w:rsidR="00434C55" w:rsidRPr="002D1E6F" w:rsidRDefault="00434C55" w:rsidP="000E5D31">
            <w:pPr>
              <w:jc w:val="center"/>
            </w:pPr>
            <w:r w:rsidRPr="002D1E6F">
              <w:t>SD-</w:t>
            </w:r>
          </w:p>
        </w:tc>
      </w:tr>
      <w:tr w:rsidR="00434C55" w:rsidRPr="002D1E6F" w14:paraId="62DCA205" w14:textId="77777777" w:rsidTr="000E5D31">
        <w:tc>
          <w:tcPr>
            <w:tcW w:w="703" w:type="dxa"/>
          </w:tcPr>
          <w:p w14:paraId="1CE3CD6F" w14:textId="77777777" w:rsidR="00434C55" w:rsidRPr="002D1E6F" w:rsidRDefault="00434C55" w:rsidP="000E5D31">
            <w:pPr>
              <w:jc w:val="center"/>
            </w:pPr>
            <w:r w:rsidRPr="002D1E6F">
              <w:t>VS</w:t>
            </w:r>
          </w:p>
        </w:tc>
        <w:tc>
          <w:tcPr>
            <w:tcW w:w="703" w:type="dxa"/>
          </w:tcPr>
          <w:p w14:paraId="6A4CED4B" w14:textId="77777777" w:rsidR="00434C55" w:rsidRPr="002D1E6F" w:rsidRDefault="00434C55" w:rsidP="000E5D31">
            <w:pPr>
              <w:jc w:val="center"/>
            </w:pPr>
            <w:r w:rsidRPr="002D1E6F">
              <w:t>FT</w:t>
            </w:r>
          </w:p>
        </w:tc>
        <w:tc>
          <w:tcPr>
            <w:tcW w:w="704" w:type="dxa"/>
          </w:tcPr>
          <w:p w14:paraId="24384B83" w14:textId="77777777" w:rsidR="00434C55" w:rsidRPr="002D1E6F" w:rsidRDefault="00434C55" w:rsidP="000E5D31">
            <w:pPr>
              <w:jc w:val="center"/>
            </w:pPr>
            <w:r w:rsidRPr="002D1E6F">
              <w:t>TE</w:t>
            </w:r>
          </w:p>
        </w:tc>
        <w:tc>
          <w:tcPr>
            <w:tcW w:w="704" w:type="dxa"/>
          </w:tcPr>
          <w:p w14:paraId="1EB59E55" w14:textId="77777777" w:rsidR="00434C55" w:rsidRPr="002D1E6F" w:rsidRDefault="00434C55" w:rsidP="000E5D31">
            <w:pPr>
              <w:jc w:val="center"/>
            </w:pPr>
            <w:r w:rsidRPr="002D1E6F">
              <w:t>OS</w:t>
            </w:r>
          </w:p>
        </w:tc>
        <w:tc>
          <w:tcPr>
            <w:tcW w:w="704" w:type="dxa"/>
          </w:tcPr>
          <w:p w14:paraId="3887F021" w14:textId="77777777" w:rsidR="00434C55" w:rsidRPr="002D1E6F" w:rsidRDefault="00434C55" w:rsidP="000E5D31">
            <w:pPr>
              <w:jc w:val="center"/>
            </w:pPr>
            <w:r w:rsidRPr="002D1E6F">
              <w:t>OS</w:t>
            </w:r>
          </w:p>
        </w:tc>
        <w:tc>
          <w:tcPr>
            <w:tcW w:w="704" w:type="dxa"/>
          </w:tcPr>
          <w:p w14:paraId="5214063E" w14:textId="77777777" w:rsidR="00434C55" w:rsidRPr="002D1E6F" w:rsidRDefault="00434C55" w:rsidP="000E5D31">
            <w:pPr>
              <w:jc w:val="center"/>
            </w:pPr>
            <w:r w:rsidRPr="002D1E6F">
              <w:t>OS</w:t>
            </w:r>
          </w:p>
        </w:tc>
        <w:tc>
          <w:tcPr>
            <w:tcW w:w="704" w:type="dxa"/>
          </w:tcPr>
          <w:p w14:paraId="654053B6" w14:textId="77777777" w:rsidR="00434C55" w:rsidRPr="002D1E6F" w:rsidRDefault="00434C55" w:rsidP="000E5D31">
            <w:pPr>
              <w:jc w:val="center"/>
            </w:pPr>
            <w:r w:rsidRPr="002D1E6F">
              <w:t>OS</w:t>
            </w:r>
          </w:p>
        </w:tc>
        <w:tc>
          <w:tcPr>
            <w:tcW w:w="704" w:type="dxa"/>
          </w:tcPr>
          <w:p w14:paraId="6FD84920" w14:textId="77777777" w:rsidR="00434C55" w:rsidRPr="002D1E6F" w:rsidRDefault="00434C55" w:rsidP="000E5D31">
            <w:pPr>
              <w:jc w:val="center"/>
            </w:pPr>
            <w:r w:rsidRPr="002D1E6F">
              <w:t>TE</w:t>
            </w:r>
          </w:p>
        </w:tc>
        <w:tc>
          <w:tcPr>
            <w:tcW w:w="704" w:type="dxa"/>
          </w:tcPr>
          <w:p w14:paraId="577A52ED" w14:textId="77777777" w:rsidR="00434C55" w:rsidRPr="002D1E6F" w:rsidRDefault="00434C55" w:rsidP="000E5D31">
            <w:pPr>
              <w:jc w:val="center"/>
            </w:pPr>
            <w:r w:rsidRPr="002D1E6F">
              <w:t>LO</w:t>
            </w:r>
          </w:p>
        </w:tc>
        <w:tc>
          <w:tcPr>
            <w:tcW w:w="714" w:type="dxa"/>
          </w:tcPr>
          <w:p w14:paraId="0ACC2325" w14:textId="77777777" w:rsidR="00434C55" w:rsidRPr="002D1E6F" w:rsidRDefault="00434C55" w:rsidP="000E5D31">
            <w:pPr>
              <w:jc w:val="center"/>
            </w:pPr>
            <w:r w:rsidRPr="002D1E6F">
              <w:t>VS</w:t>
            </w:r>
          </w:p>
        </w:tc>
        <w:tc>
          <w:tcPr>
            <w:tcW w:w="714" w:type="dxa"/>
          </w:tcPr>
          <w:p w14:paraId="546CFC23" w14:textId="77777777" w:rsidR="00434C55" w:rsidRPr="002D1E6F" w:rsidRDefault="00434C55" w:rsidP="000E5D31">
            <w:pPr>
              <w:jc w:val="center"/>
            </w:pPr>
            <w:r w:rsidRPr="002D1E6F">
              <w:t>LO</w:t>
            </w:r>
          </w:p>
        </w:tc>
        <w:tc>
          <w:tcPr>
            <w:tcW w:w="661" w:type="dxa"/>
          </w:tcPr>
          <w:p w14:paraId="74119F4E" w14:textId="77777777" w:rsidR="00434C55" w:rsidRPr="002D1E6F" w:rsidRDefault="00434C55" w:rsidP="000E5D31">
            <w:pPr>
              <w:jc w:val="center"/>
            </w:pPr>
            <w:r w:rsidRPr="002D1E6F">
              <w:t>LO</w:t>
            </w:r>
          </w:p>
        </w:tc>
        <w:tc>
          <w:tcPr>
            <w:tcW w:w="593" w:type="dxa"/>
          </w:tcPr>
          <w:p w14:paraId="6319764F" w14:textId="77777777" w:rsidR="00434C55" w:rsidRPr="002D1E6F" w:rsidRDefault="00434C55" w:rsidP="000E5D31">
            <w:pPr>
              <w:jc w:val="center"/>
            </w:pPr>
            <w:r w:rsidRPr="002D1E6F">
              <w:t>(FT)</w:t>
            </w:r>
          </w:p>
        </w:tc>
      </w:tr>
      <w:tr w:rsidR="00434C55" w:rsidRPr="002D1E6F" w14:paraId="7B4699DC" w14:textId="77777777" w:rsidTr="000E5D31">
        <w:tc>
          <w:tcPr>
            <w:tcW w:w="703" w:type="dxa"/>
          </w:tcPr>
          <w:p w14:paraId="4540742E" w14:textId="77777777" w:rsidR="00434C55" w:rsidRPr="002D1E6F" w:rsidRDefault="00434C55" w:rsidP="000E5D31">
            <w:pPr>
              <w:jc w:val="center"/>
            </w:pPr>
            <w:r w:rsidRPr="002D1E6F">
              <w:t>FT</w:t>
            </w:r>
          </w:p>
        </w:tc>
        <w:tc>
          <w:tcPr>
            <w:tcW w:w="703" w:type="dxa"/>
          </w:tcPr>
          <w:p w14:paraId="54B5E4CC" w14:textId="77777777" w:rsidR="00434C55" w:rsidRPr="002D1E6F" w:rsidRDefault="00434C55" w:rsidP="000E5D31">
            <w:pPr>
              <w:jc w:val="center"/>
            </w:pPr>
            <w:r w:rsidRPr="002D1E6F">
              <w:t>FO</w:t>
            </w:r>
          </w:p>
        </w:tc>
        <w:tc>
          <w:tcPr>
            <w:tcW w:w="704" w:type="dxa"/>
          </w:tcPr>
          <w:p w14:paraId="61174903" w14:textId="77777777" w:rsidR="00434C55" w:rsidRPr="002D1E6F" w:rsidRDefault="00434C55" w:rsidP="000E5D31">
            <w:pPr>
              <w:jc w:val="center"/>
            </w:pPr>
            <w:r w:rsidRPr="002D1E6F">
              <w:t>VS</w:t>
            </w:r>
          </w:p>
        </w:tc>
        <w:tc>
          <w:tcPr>
            <w:tcW w:w="704" w:type="dxa"/>
          </w:tcPr>
          <w:p w14:paraId="5558EF4D" w14:textId="77777777" w:rsidR="00434C55" w:rsidRPr="002D1E6F" w:rsidRDefault="00434C55" w:rsidP="000E5D31">
            <w:pPr>
              <w:jc w:val="center"/>
            </w:pPr>
            <w:r w:rsidRPr="002D1E6F">
              <w:t>FT</w:t>
            </w:r>
          </w:p>
        </w:tc>
        <w:tc>
          <w:tcPr>
            <w:tcW w:w="704" w:type="dxa"/>
          </w:tcPr>
          <w:p w14:paraId="4FE13670" w14:textId="77777777" w:rsidR="00434C55" w:rsidRPr="002D1E6F" w:rsidRDefault="00434C55" w:rsidP="000E5D31">
            <w:pPr>
              <w:jc w:val="center"/>
            </w:pPr>
            <w:r w:rsidRPr="002D1E6F">
              <w:t>(FT)</w:t>
            </w:r>
          </w:p>
        </w:tc>
        <w:tc>
          <w:tcPr>
            <w:tcW w:w="704" w:type="dxa"/>
          </w:tcPr>
          <w:p w14:paraId="0DF23BE2" w14:textId="77777777" w:rsidR="00434C55" w:rsidRPr="002D1E6F" w:rsidRDefault="00434C55" w:rsidP="000E5D31">
            <w:pPr>
              <w:jc w:val="center"/>
            </w:pPr>
            <w:r w:rsidRPr="002D1E6F">
              <w:t>FT</w:t>
            </w:r>
          </w:p>
        </w:tc>
        <w:tc>
          <w:tcPr>
            <w:tcW w:w="704" w:type="dxa"/>
          </w:tcPr>
          <w:p w14:paraId="20F014BC" w14:textId="77777777" w:rsidR="00434C55" w:rsidRPr="002D1E6F" w:rsidRDefault="00434C55" w:rsidP="000E5D31">
            <w:pPr>
              <w:jc w:val="center"/>
            </w:pPr>
            <w:r w:rsidRPr="002D1E6F">
              <w:t>LE-</w:t>
            </w:r>
          </w:p>
        </w:tc>
        <w:tc>
          <w:tcPr>
            <w:tcW w:w="704" w:type="dxa"/>
          </w:tcPr>
          <w:p w14:paraId="35583CA6" w14:textId="77777777" w:rsidR="00434C55" w:rsidRPr="002D1E6F" w:rsidRDefault="00434C55" w:rsidP="000E5D31">
            <w:pPr>
              <w:jc w:val="center"/>
            </w:pPr>
            <w:r w:rsidRPr="002D1E6F">
              <w:t>VS</w:t>
            </w:r>
          </w:p>
        </w:tc>
        <w:tc>
          <w:tcPr>
            <w:tcW w:w="704" w:type="dxa"/>
          </w:tcPr>
          <w:p w14:paraId="151B89AB" w14:textId="77777777" w:rsidR="00434C55" w:rsidRPr="002D1E6F" w:rsidRDefault="00434C55" w:rsidP="000E5D31">
            <w:pPr>
              <w:jc w:val="center"/>
            </w:pPr>
            <w:r w:rsidRPr="002D1E6F">
              <w:t>TE</w:t>
            </w:r>
          </w:p>
        </w:tc>
        <w:tc>
          <w:tcPr>
            <w:tcW w:w="714" w:type="dxa"/>
          </w:tcPr>
          <w:p w14:paraId="5C7D2509" w14:textId="77777777" w:rsidR="00434C55" w:rsidRPr="002D1E6F" w:rsidRDefault="00434C55" w:rsidP="000E5D31">
            <w:pPr>
              <w:jc w:val="center"/>
            </w:pPr>
            <w:r w:rsidRPr="002D1E6F">
              <w:t>TE</w:t>
            </w:r>
          </w:p>
        </w:tc>
        <w:tc>
          <w:tcPr>
            <w:tcW w:w="714" w:type="dxa"/>
          </w:tcPr>
          <w:p w14:paraId="4802A1C9" w14:textId="77777777" w:rsidR="00434C55" w:rsidRPr="002D1E6F" w:rsidRDefault="00434C55" w:rsidP="000E5D31">
            <w:pPr>
              <w:jc w:val="center"/>
            </w:pPr>
            <w:r w:rsidRPr="002D1E6F">
              <w:t>TE</w:t>
            </w:r>
          </w:p>
        </w:tc>
        <w:tc>
          <w:tcPr>
            <w:tcW w:w="661" w:type="dxa"/>
          </w:tcPr>
          <w:p w14:paraId="28057BDB" w14:textId="77777777" w:rsidR="00434C55" w:rsidRPr="002D1E6F" w:rsidRDefault="00434C55" w:rsidP="000E5D31">
            <w:pPr>
              <w:jc w:val="center"/>
            </w:pPr>
            <w:r w:rsidRPr="002D1E6F">
              <w:t>TE</w:t>
            </w:r>
          </w:p>
        </w:tc>
        <w:tc>
          <w:tcPr>
            <w:tcW w:w="593" w:type="dxa"/>
          </w:tcPr>
          <w:p w14:paraId="756D403F" w14:textId="77777777" w:rsidR="00434C55" w:rsidRPr="002D1E6F" w:rsidRDefault="00434C55" w:rsidP="000E5D31">
            <w:pPr>
              <w:jc w:val="center"/>
            </w:pPr>
            <w:r w:rsidRPr="002D1E6F">
              <w:t>FO</w:t>
            </w:r>
          </w:p>
        </w:tc>
      </w:tr>
      <w:tr w:rsidR="00434C55" w:rsidRPr="002D1E6F" w14:paraId="01663276" w14:textId="77777777" w:rsidTr="000E5D31">
        <w:tc>
          <w:tcPr>
            <w:tcW w:w="703" w:type="dxa"/>
          </w:tcPr>
          <w:p w14:paraId="5E897931" w14:textId="77777777" w:rsidR="00434C55" w:rsidRPr="002D1E6F" w:rsidRDefault="00434C55" w:rsidP="000E5D31">
            <w:pPr>
              <w:jc w:val="center"/>
            </w:pPr>
            <w:r w:rsidRPr="002D1E6F">
              <w:t>FO</w:t>
            </w:r>
          </w:p>
        </w:tc>
        <w:tc>
          <w:tcPr>
            <w:tcW w:w="703" w:type="dxa"/>
          </w:tcPr>
          <w:p w14:paraId="5AFB38C5" w14:textId="77777777" w:rsidR="00434C55" w:rsidRPr="002D1E6F" w:rsidRDefault="00434C55" w:rsidP="000E5D31">
            <w:pPr>
              <w:jc w:val="center"/>
            </w:pPr>
            <w:r w:rsidRPr="002D1E6F">
              <w:t>SS</w:t>
            </w:r>
          </w:p>
        </w:tc>
        <w:tc>
          <w:tcPr>
            <w:tcW w:w="704" w:type="dxa"/>
          </w:tcPr>
          <w:p w14:paraId="72BDD3F3" w14:textId="77777777" w:rsidR="00434C55" w:rsidRPr="002D1E6F" w:rsidRDefault="00434C55" w:rsidP="000E5D31">
            <w:pPr>
              <w:jc w:val="center"/>
            </w:pPr>
            <w:r w:rsidRPr="002D1E6F">
              <w:t>FT</w:t>
            </w:r>
          </w:p>
        </w:tc>
        <w:tc>
          <w:tcPr>
            <w:tcW w:w="704" w:type="dxa"/>
          </w:tcPr>
          <w:p w14:paraId="7779112D" w14:textId="77777777" w:rsidR="00434C55" w:rsidRPr="002D1E6F" w:rsidRDefault="00434C55" w:rsidP="000E5D31">
            <w:pPr>
              <w:jc w:val="center"/>
            </w:pPr>
            <w:r w:rsidRPr="002D1E6F">
              <w:t>LE</w:t>
            </w:r>
          </w:p>
        </w:tc>
        <w:tc>
          <w:tcPr>
            <w:tcW w:w="704" w:type="dxa"/>
          </w:tcPr>
          <w:p w14:paraId="7A94EDF2" w14:textId="77777777" w:rsidR="00434C55" w:rsidRPr="002D1E6F" w:rsidRDefault="00434C55" w:rsidP="000E5D31">
            <w:pPr>
              <w:jc w:val="center"/>
            </w:pPr>
            <w:r w:rsidRPr="002D1E6F">
              <w:t>LE</w:t>
            </w:r>
          </w:p>
        </w:tc>
        <w:tc>
          <w:tcPr>
            <w:tcW w:w="704" w:type="dxa"/>
          </w:tcPr>
          <w:p w14:paraId="3E794DD5" w14:textId="51748949" w:rsidR="00434C55" w:rsidRPr="002D1E6F" w:rsidRDefault="00874637" w:rsidP="000E5D31">
            <w:pPr>
              <w:jc w:val="center"/>
            </w:pPr>
            <w:r w:rsidRPr="002D1E6F">
              <w:t>FO</w:t>
            </w:r>
          </w:p>
        </w:tc>
        <w:tc>
          <w:tcPr>
            <w:tcW w:w="704" w:type="dxa"/>
          </w:tcPr>
          <w:p w14:paraId="4EABB407" w14:textId="77777777" w:rsidR="00434C55" w:rsidRPr="002D1E6F" w:rsidRDefault="00434C55" w:rsidP="000E5D31">
            <w:pPr>
              <w:jc w:val="center"/>
            </w:pPr>
            <w:r w:rsidRPr="002D1E6F">
              <w:t>SS</w:t>
            </w:r>
          </w:p>
        </w:tc>
        <w:tc>
          <w:tcPr>
            <w:tcW w:w="704" w:type="dxa"/>
          </w:tcPr>
          <w:p w14:paraId="2C264D9B" w14:textId="77777777" w:rsidR="00434C55" w:rsidRPr="002D1E6F" w:rsidRDefault="00434C55" w:rsidP="000E5D31">
            <w:pPr>
              <w:jc w:val="center"/>
            </w:pPr>
            <w:r w:rsidRPr="002D1E6F">
              <w:t>(FT)</w:t>
            </w:r>
          </w:p>
        </w:tc>
        <w:tc>
          <w:tcPr>
            <w:tcW w:w="704" w:type="dxa"/>
          </w:tcPr>
          <w:p w14:paraId="547BFDB6" w14:textId="77777777" w:rsidR="00434C55" w:rsidRPr="002D1E6F" w:rsidRDefault="00434C55" w:rsidP="000E5D31">
            <w:pPr>
              <w:jc w:val="center"/>
            </w:pPr>
            <w:r w:rsidRPr="002D1E6F">
              <w:t>SS</w:t>
            </w:r>
          </w:p>
        </w:tc>
        <w:tc>
          <w:tcPr>
            <w:tcW w:w="714" w:type="dxa"/>
          </w:tcPr>
          <w:p w14:paraId="33C1171E" w14:textId="77777777" w:rsidR="00434C55" w:rsidRPr="002D1E6F" w:rsidRDefault="00434C55" w:rsidP="000E5D31">
            <w:pPr>
              <w:jc w:val="center"/>
            </w:pPr>
            <w:r w:rsidRPr="002D1E6F">
              <w:t>FT</w:t>
            </w:r>
          </w:p>
        </w:tc>
        <w:tc>
          <w:tcPr>
            <w:tcW w:w="714" w:type="dxa"/>
          </w:tcPr>
          <w:p w14:paraId="11A0B83C" w14:textId="77777777" w:rsidR="00434C55" w:rsidRPr="002D1E6F" w:rsidRDefault="00434C55" w:rsidP="000E5D31">
            <w:pPr>
              <w:jc w:val="center"/>
            </w:pPr>
            <w:r w:rsidRPr="002D1E6F">
              <w:t>FT</w:t>
            </w:r>
          </w:p>
        </w:tc>
        <w:tc>
          <w:tcPr>
            <w:tcW w:w="661" w:type="dxa"/>
          </w:tcPr>
          <w:p w14:paraId="5DC8A392" w14:textId="77777777" w:rsidR="00434C55" w:rsidRPr="002D1E6F" w:rsidRDefault="00434C55" w:rsidP="000E5D31">
            <w:pPr>
              <w:jc w:val="center"/>
            </w:pPr>
            <w:r w:rsidRPr="002D1E6F">
              <w:t>(FT)</w:t>
            </w:r>
          </w:p>
        </w:tc>
        <w:tc>
          <w:tcPr>
            <w:tcW w:w="593" w:type="dxa"/>
          </w:tcPr>
          <w:p w14:paraId="753806B5" w14:textId="77777777" w:rsidR="00434C55" w:rsidRPr="002D1E6F" w:rsidRDefault="00434C55" w:rsidP="000E5D31">
            <w:pPr>
              <w:jc w:val="center"/>
            </w:pPr>
            <w:r w:rsidRPr="002D1E6F">
              <w:t>SS</w:t>
            </w:r>
          </w:p>
        </w:tc>
      </w:tr>
      <w:tr w:rsidR="00874637" w:rsidRPr="002D1E6F" w14:paraId="546BA26B" w14:textId="77777777" w:rsidTr="000E5D31">
        <w:tc>
          <w:tcPr>
            <w:tcW w:w="703" w:type="dxa"/>
          </w:tcPr>
          <w:p w14:paraId="48AA9123" w14:textId="77777777" w:rsidR="00874637" w:rsidRPr="002D1E6F" w:rsidRDefault="00874637" w:rsidP="00874637">
            <w:pPr>
              <w:jc w:val="center"/>
            </w:pPr>
            <w:r w:rsidRPr="002D1E6F">
              <w:t>SS</w:t>
            </w:r>
          </w:p>
        </w:tc>
        <w:tc>
          <w:tcPr>
            <w:tcW w:w="703" w:type="dxa"/>
          </w:tcPr>
          <w:p w14:paraId="528ED55D" w14:textId="77777777" w:rsidR="00874637" w:rsidRPr="002D1E6F" w:rsidRDefault="00874637" w:rsidP="00874637">
            <w:pPr>
              <w:jc w:val="center"/>
            </w:pPr>
            <w:r w:rsidRPr="002D1E6F">
              <w:t>SA</w:t>
            </w:r>
          </w:p>
        </w:tc>
        <w:tc>
          <w:tcPr>
            <w:tcW w:w="704" w:type="dxa"/>
          </w:tcPr>
          <w:p w14:paraId="4C9C3A6F" w14:textId="77777777" w:rsidR="00874637" w:rsidRPr="002D1E6F" w:rsidRDefault="00874637" w:rsidP="00874637">
            <w:pPr>
              <w:jc w:val="center"/>
            </w:pPr>
            <w:r w:rsidRPr="002D1E6F">
              <w:t>FO</w:t>
            </w:r>
          </w:p>
        </w:tc>
        <w:tc>
          <w:tcPr>
            <w:tcW w:w="704" w:type="dxa"/>
          </w:tcPr>
          <w:p w14:paraId="207A9283" w14:textId="77777777" w:rsidR="00874637" w:rsidRPr="002D1E6F" w:rsidRDefault="00874637" w:rsidP="00874637">
            <w:pPr>
              <w:jc w:val="center"/>
            </w:pPr>
            <w:r w:rsidRPr="002D1E6F">
              <w:t>SS</w:t>
            </w:r>
          </w:p>
        </w:tc>
        <w:tc>
          <w:tcPr>
            <w:tcW w:w="704" w:type="dxa"/>
          </w:tcPr>
          <w:p w14:paraId="19536B6E" w14:textId="77777777" w:rsidR="00874637" w:rsidRPr="002D1E6F" w:rsidRDefault="00874637" w:rsidP="00874637">
            <w:pPr>
              <w:jc w:val="center"/>
            </w:pPr>
            <w:r w:rsidRPr="002D1E6F">
              <w:t>SS</w:t>
            </w:r>
          </w:p>
        </w:tc>
        <w:tc>
          <w:tcPr>
            <w:tcW w:w="704" w:type="dxa"/>
          </w:tcPr>
          <w:p w14:paraId="304D2B83" w14:textId="2C373843" w:rsidR="00874637" w:rsidRPr="002D1E6F" w:rsidRDefault="00874637" w:rsidP="00874637">
            <w:pPr>
              <w:jc w:val="center"/>
            </w:pPr>
            <w:r w:rsidRPr="002D1E6F">
              <w:t>(LE)</w:t>
            </w:r>
          </w:p>
        </w:tc>
        <w:tc>
          <w:tcPr>
            <w:tcW w:w="704" w:type="dxa"/>
          </w:tcPr>
          <w:p w14:paraId="1B8AFE2F" w14:textId="77777777" w:rsidR="00874637" w:rsidRPr="002D1E6F" w:rsidRDefault="00874637" w:rsidP="00874637">
            <w:pPr>
              <w:jc w:val="center"/>
            </w:pPr>
            <w:r w:rsidRPr="002D1E6F">
              <w:t>SA</w:t>
            </w:r>
          </w:p>
        </w:tc>
        <w:tc>
          <w:tcPr>
            <w:tcW w:w="704" w:type="dxa"/>
          </w:tcPr>
          <w:p w14:paraId="3E461064" w14:textId="77777777" w:rsidR="00874637" w:rsidRPr="002D1E6F" w:rsidRDefault="00874637" w:rsidP="00874637">
            <w:pPr>
              <w:jc w:val="center"/>
            </w:pPr>
            <w:r w:rsidRPr="002D1E6F">
              <w:t>LE</w:t>
            </w:r>
          </w:p>
        </w:tc>
        <w:tc>
          <w:tcPr>
            <w:tcW w:w="704" w:type="dxa"/>
          </w:tcPr>
          <w:p w14:paraId="20EF9277" w14:textId="5D9064EE" w:rsidR="00874637" w:rsidRPr="002D1E6F" w:rsidRDefault="0040730F">
            <w:pPr>
              <w:jc w:val="center"/>
            </w:pPr>
            <w:r w:rsidRPr="002D1E6F">
              <w:t>LE-</w:t>
            </w:r>
          </w:p>
        </w:tc>
        <w:tc>
          <w:tcPr>
            <w:tcW w:w="714" w:type="dxa"/>
          </w:tcPr>
          <w:p w14:paraId="21D2934F" w14:textId="77777777" w:rsidR="00874637" w:rsidRPr="002D1E6F" w:rsidRDefault="00874637" w:rsidP="00874637">
            <w:pPr>
              <w:jc w:val="center"/>
            </w:pPr>
            <w:r w:rsidRPr="002D1E6F">
              <w:t>FO</w:t>
            </w:r>
          </w:p>
        </w:tc>
        <w:tc>
          <w:tcPr>
            <w:tcW w:w="714" w:type="dxa"/>
          </w:tcPr>
          <w:p w14:paraId="2669FA65" w14:textId="77777777" w:rsidR="00874637" w:rsidRPr="002D1E6F" w:rsidRDefault="00874637" w:rsidP="00874637">
            <w:pPr>
              <w:jc w:val="center"/>
            </w:pPr>
            <w:r w:rsidRPr="002D1E6F">
              <w:t>LE-</w:t>
            </w:r>
          </w:p>
        </w:tc>
        <w:tc>
          <w:tcPr>
            <w:tcW w:w="661" w:type="dxa"/>
          </w:tcPr>
          <w:p w14:paraId="4AB7AD1D" w14:textId="77777777" w:rsidR="00874637" w:rsidRPr="002D1E6F" w:rsidRDefault="00874637" w:rsidP="00874637">
            <w:pPr>
              <w:jc w:val="center"/>
            </w:pPr>
            <w:r w:rsidRPr="002D1E6F">
              <w:t>LE</w:t>
            </w:r>
          </w:p>
        </w:tc>
        <w:tc>
          <w:tcPr>
            <w:tcW w:w="593" w:type="dxa"/>
          </w:tcPr>
          <w:p w14:paraId="037902C3" w14:textId="77777777" w:rsidR="00874637" w:rsidRPr="002D1E6F" w:rsidRDefault="00874637" w:rsidP="00874637">
            <w:pPr>
              <w:jc w:val="center"/>
            </w:pPr>
            <w:r w:rsidRPr="002D1E6F">
              <w:t>SA</w:t>
            </w:r>
          </w:p>
        </w:tc>
      </w:tr>
      <w:tr w:rsidR="00874637" w:rsidRPr="002D1E6F" w14:paraId="7D6E0FC7" w14:textId="77777777" w:rsidTr="000E5D31">
        <w:tc>
          <w:tcPr>
            <w:tcW w:w="703" w:type="dxa"/>
          </w:tcPr>
          <w:p w14:paraId="4042C9D3" w14:textId="77777777" w:rsidR="00874637" w:rsidRPr="002D1E6F" w:rsidRDefault="00874637" w:rsidP="00874637">
            <w:pPr>
              <w:jc w:val="center"/>
            </w:pPr>
            <w:r w:rsidRPr="002D1E6F">
              <w:t>SA</w:t>
            </w:r>
          </w:p>
        </w:tc>
        <w:tc>
          <w:tcPr>
            <w:tcW w:w="703" w:type="dxa"/>
          </w:tcPr>
          <w:p w14:paraId="5D456D28" w14:textId="77777777" w:rsidR="00874637" w:rsidRPr="002D1E6F" w:rsidRDefault="00874637" w:rsidP="00874637">
            <w:pPr>
              <w:jc w:val="center"/>
            </w:pPr>
          </w:p>
        </w:tc>
        <w:tc>
          <w:tcPr>
            <w:tcW w:w="704" w:type="dxa"/>
          </w:tcPr>
          <w:p w14:paraId="4B7978A3" w14:textId="77777777" w:rsidR="00874637" w:rsidRPr="002D1E6F" w:rsidRDefault="00874637" w:rsidP="00874637">
            <w:pPr>
              <w:jc w:val="center"/>
            </w:pPr>
            <w:r w:rsidRPr="002D1E6F">
              <w:t>SS</w:t>
            </w:r>
          </w:p>
        </w:tc>
        <w:tc>
          <w:tcPr>
            <w:tcW w:w="704" w:type="dxa"/>
          </w:tcPr>
          <w:p w14:paraId="0E15EEA4" w14:textId="77777777" w:rsidR="00874637" w:rsidRPr="002D1E6F" w:rsidRDefault="00874637" w:rsidP="00874637">
            <w:pPr>
              <w:jc w:val="center"/>
            </w:pPr>
            <w:r w:rsidRPr="002D1E6F">
              <w:t>SA</w:t>
            </w:r>
          </w:p>
        </w:tc>
        <w:tc>
          <w:tcPr>
            <w:tcW w:w="704" w:type="dxa"/>
          </w:tcPr>
          <w:p w14:paraId="7A70D2DB" w14:textId="77777777" w:rsidR="00874637" w:rsidRPr="002D1E6F" w:rsidRDefault="00874637" w:rsidP="00874637">
            <w:pPr>
              <w:jc w:val="center"/>
            </w:pPr>
            <w:r w:rsidRPr="002D1E6F">
              <w:t>SA</w:t>
            </w:r>
          </w:p>
        </w:tc>
        <w:tc>
          <w:tcPr>
            <w:tcW w:w="704" w:type="dxa"/>
          </w:tcPr>
          <w:p w14:paraId="55560E1F" w14:textId="5708A22E" w:rsidR="00874637" w:rsidRPr="002D1E6F" w:rsidRDefault="00874637" w:rsidP="00874637">
            <w:pPr>
              <w:jc w:val="center"/>
            </w:pPr>
            <w:r w:rsidRPr="002D1E6F">
              <w:t>SS</w:t>
            </w:r>
          </w:p>
        </w:tc>
        <w:tc>
          <w:tcPr>
            <w:tcW w:w="704" w:type="dxa"/>
          </w:tcPr>
          <w:p w14:paraId="6168B11F" w14:textId="77777777" w:rsidR="00874637" w:rsidRPr="002D1E6F" w:rsidRDefault="00874637" w:rsidP="00874637">
            <w:pPr>
              <w:jc w:val="center"/>
            </w:pPr>
          </w:p>
        </w:tc>
        <w:tc>
          <w:tcPr>
            <w:tcW w:w="704" w:type="dxa"/>
          </w:tcPr>
          <w:p w14:paraId="085FE7C1" w14:textId="77777777" w:rsidR="00874637" w:rsidRPr="002D1E6F" w:rsidRDefault="00874637" w:rsidP="00874637">
            <w:pPr>
              <w:jc w:val="center"/>
            </w:pPr>
            <w:r w:rsidRPr="002D1E6F">
              <w:t>SS</w:t>
            </w:r>
          </w:p>
        </w:tc>
        <w:tc>
          <w:tcPr>
            <w:tcW w:w="704" w:type="dxa"/>
          </w:tcPr>
          <w:p w14:paraId="624A8365" w14:textId="1709353E" w:rsidR="00874637" w:rsidRPr="002D1E6F" w:rsidRDefault="0040730F" w:rsidP="00874637">
            <w:pPr>
              <w:jc w:val="center"/>
            </w:pPr>
            <w:r w:rsidRPr="002D1E6F">
              <w:t>SA</w:t>
            </w:r>
            <w:r w:rsidRPr="002D1E6F" w:rsidDel="0040730F">
              <w:t xml:space="preserve"> </w:t>
            </w:r>
          </w:p>
        </w:tc>
        <w:tc>
          <w:tcPr>
            <w:tcW w:w="714" w:type="dxa"/>
          </w:tcPr>
          <w:p w14:paraId="5F9FA0F1" w14:textId="77777777" w:rsidR="00874637" w:rsidRPr="002D1E6F" w:rsidRDefault="00874637" w:rsidP="00874637">
            <w:pPr>
              <w:jc w:val="center"/>
            </w:pPr>
            <w:r w:rsidRPr="002D1E6F">
              <w:t>SS</w:t>
            </w:r>
          </w:p>
        </w:tc>
        <w:tc>
          <w:tcPr>
            <w:tcW w:w="714" w:type="dxa"/>
          </w:tcPr>
          <w:p w14:paraId="09EE22EF" w14:textId="77777777" w:rsidR="00874637" w:rsidRPr="002D1E6F" w:rsidRDefault="00874637" w:rsidP="00874637">
            <w:pPr>
              <w:jc w:val="center"/>
            </w:pPr>
            <w:r w:rsidRPr="002D1E6F">
              <w:t>SS</w:t>
            </w:r>
          </w:p>
        </w:tc>
        <w:tc>
          <w:tcPr>
            <w:tcW w:w="661" w:type="dxa"/>
          </w:tcPr>
          <w:p w14:paraId="0FBED516" w14:textId="77777777" w:rsidR="00874637" w:rsidRPr="002D1E6F" w:rsidRDefault="00874637" w:rsidP="00874637">
            <w:pPr>
              <w:jc w:val="center"/>
            </w:pPr>
            <w:r w:rsidRPr="002D1E6F">
              <w:t>SS</w:t>
            </w:r>
          </w:p>
        </w:tc>
        <w:tc>
          <w:tcPr>
            <w:tcW w:w="593" w:type="dxa"/>
          </w:tcPr>
          <w:p w14:paraId="2701718E" w14:textId="77777777" w:rsidR="00874637" w:rsidRPr="002D1E6F" w:rsidRDefault="00874637" w:rsidP="00874637">
            <w:pPr>
              <w:jc w:val="center"/>
            </w:pPr>
          </w:p>
        </w:tc>
      </w:tr>
      <w:tr w:rsidR="00874637" w:rsidRPr="002D1E6F" w14:paraId="1B98ED54" w14:textId="77777777" w:rsidTr="000E5D31">
        <w:tc>
          <w:tcPr>
            <w:tcW w:w="703" w:type="dxa"/>
          </w:tcPr>
          <w:p w14:paraId="0260322B" w14:textId="77777777" w:rsidR="00874637" w:rsidRPr="002D1E6F" w:rsidRDefault="00874637" w:rsidP="00874637">
            <w:pPr>
              <w:jc w:val="center"/>
            </w:pPr>
          </w:p>
        </w:tc>
        <w:tc>
          <w:tcPr>
            <w:tcW w:w="703" w:type="dxa"/>
          </w:tcPr>
          <w:p w14:paraId="3F714C40" w14:textId="77777777" w:rsidR="00874637" w:rsidRPr="002D1E6F" w:rsidRDefault="00874637" w:rsidP="00874637">
            <w:pPr>
              <w:jc w:val="center"/>
            </w:pPr>
          </w:p>
        </w:tc>
        <w:tc>
          <w:tcPr>
            <w:tcW w:w="704" w:type="dxa"/>
          </w:tcPr>
          <w:p w14:paraId="788708AB" w14:textId="77777777" w:rsidR="00874637" w:rsidRPr="002D1E6F" w:rsidRDefault="00874637" w:rsidP="00874637">
            <w:pPr>
              <w:jc w:val="center"/>
            </w:pPr>
            <w:r w:rsidRPr="002D1E6F">
              <w:t>SA</w:t>
            </w:r>
          </w:p>
        </w:tc>
        <w:tc>
          <w:tcPr>
            <w:tcW w:w="704" w:type="dxa"/>
          </w:tcPr>
          <w:p w14:paraId="6F647BA8" w14:textId="77777777" w:rsidR="00874637" w:rsidRPr="002D1E6F" w:rsidRDefault="00874637" w:rsidP="00874637">
            <w:pPr>
              <w:jc w:val="center"/>
            </w:pPr>
          </w:p>
        </w:tc>
        <w:tc>
          <w:tcPr>
            <w:tcW w:w="704" w:type="dxa"/>
          </w:tcPr>
          <w:p w14:paraId="7CE8DFD4" w14:textId="77777777" w:rsidR="00874637" w:rsidRPr="002D1E6F" w:rsidRDefault="00874637" w:rsidP="00874637">
            <w:pPr>
              <w:jc w:val="center"/>
            </w:pPr>
          </w:p>
        </w:tc>
        <w:tc>
          <w:tcPr>
            <w:tcW w:w="704" w:type="dxa"/>
          </w:tcPr>
          <w:p w14:paraId="0CDFB557" w14:textId="35F86BB8" w:rsidR="00874637" w:rsidRPr="002D1E6F" w:rsidRDefault="00874637" w:rsidP="00874637">
            <w:pPr>
              <w:jc w:val="center"/>
            </w:pPr>
            <w:r w:rsidRPr="002D1E6F">
              <w:t>SA</w:t>
            </w:r>
          </w:p>
        </w:tc>
        <w:tc>
          <w:tcPr>
            <w:tcW w:w="704" w:type="dxa"/>
          </w:tcPr>
          <w:p w14:paraId="7D3C7EAD" w14:textId="77777777" w:rsidR="00874637" w:rsidRPr="002D1E6F" w:rsidRDefault="00874637" w:rsidP="00874637">
            <w:pPr>
              <w:jc w:val="center"/>
            </w:pPr>
          </w:p>
        </w:tc>
        <w:tc>
          <w:tcPr>
            <w:tcW w:w="704" w:type="dxa"/>
          </w:tcPr>
          <w:p w14:paraId="14D4BC45" w14:textId="77777777" w:rsidR="00874637" w:rsidRPr="002D1E6F" w:rsidRDefault="00874637" w:rsidP="00874637">
            <w:pPr>
              <w:jc w:val="center"/>
            </w:pPr>
            <w:r w:rsidRPr="002D1E6F">
              <w:t>SA</w:t>
            </w:r>
          </w:p>
        </w:tc>
        <w:tc>
          <w:tcPr>
            <w:tcW w:w="704" w:type="dxa"/>
          </w:tcPr>
          <w:p w14:paraId="40475BA3" w14:textId="77777777" w:rsidR="00874637" w:rsidRPr="002D1E6F" w:rsidRDefault="00874637" w:rsidP="00874637">
            <w:pPr>
              <w:jc w:val="center"/>
            </w:pPr>
          </w:p>
        </w:tc>
        <w:tc>
          <w:tcPr>
            <w:tcW w:w="714" w:type="dxa"/>
          </w:tcPr>
          <w:p w14:paraId="0C935B61" w14:textId="77777777" w:rsidR="00874637" w:rsidRPr="002D1E6F" w:rsidRDefault="00874637" w:rsidP="00874637">
            <w:pPr>
              <w:jc w:val="center"/>
            </w:pPr>
            <w:r w:rsidRPr="002D1E6F">
              <w:t>SA</w:t>
            </w:r>
          </w:p>
        </w:tc>
        <w:tc>
          <w:tcPr>
            <w:tcW w:w="714" w:type="dxa"/>
          </w:tcPr>
          <w:p w14:paraId="0C253F94" w14:textId="77777777" w:rsidR="00874637" w:rsidRPr="002D1E6F" w:rsidRDefault="00874637" w:rsidP="00874637">
            <w:pPr>
              <w:jc w:val="center"/>
            </w:pPr>
            <w:r w:rsidRPr="002D1E6F">
              <w:t>SA</w:t>
            </w:r>
          </w:p>
        </w:tc>
        <w:tc>
          <w:tcPr>
            <w:tcW w:w="661" w:type="dxa"/>
          </w:tcPr>
          <w:p w14:paraId="0C04D21B" w14:textId="77777777" w:rsidR="00874637" w:rsidRPr="002D1E6F" w:rsidRDefault="00874637" w:rsidP="00874637">
            <w:pPr>
              <w:jc w:val="center"/>
            </w:pPr>
            <w:r w:rsidRPr="002D1E6F">
              <w:t>SA</w:t>
            </w:r>
          </w:p>
        </w:tc>
        <w:tc>
          <w:tcPr>
            <w:tcW w:w="593" w:type="dxa"/>
          </w:tcPr>
          <w:p w14:paraId="2FFD1845" w14:textId="77777777" w:rsidR="00874637" w:rsidRPr="002D1E6F" w:rsidRDefault="00874637" w:rsidP="00874637">
            <w:pPr>
              <w:jc w:val="center"/>
            </w:pPr>
          </w:p>
        </w:tc>
      </w:tr>
    </w:tbl>
    <w:p w14:paraId="4CCDE56C" w14:textId="77777777" w:rsidR="00434C55" w:rsidRPr="002D1E6F" w:rsidRDefault="00434C55" w:rsidP="00CC2EA3"/>
    <w:p w14:paraId="034C2C0E" w14:textId="77777777" w:rsidR="00A72674" w:rsidRPr="002D1E6F" w:rsidRDefault="00A72674" w:rsidP="00CC2EA3"/>
    <w:p w14:paraId="6824E024" w14:textId="77777777" w:rsidR="00CC2EA3" w:rsidRPr="002D1E6F" w:rsidRDefault="00CC2EA3" w:rsidP="00CC2EA3">
      <w:r w:rsidRPr="002D1E6F">
        <w:t xml:space="preserve">The hierarchies here are comparable with the design classes in WKPICS 2013 </w:t>
      </w:r>
    </w:p>
    <w:p w14:paraId="69B7B0F9" w14:textId="77777777" w:rsidR="00CC2EA3" w:rsidRPr="002D1E6F" w:rsidRDefault="00CC2EA3" w:rsidP="00CC2EA3">
      <w:r w:rsidRPr="002D1E6F">
        <w:t>The WKPICS design classes A, B and C below does not refer to the A, B, C and D in the lower hierarchies in table 2</w:t>
      </w:r>
    </w:p>
    <w:tbl>
      <w:tblPr>
        <w:tblStyle w:val="TableGrid"/>
        <w:tblW w:w="9634" w:type="dxa"/>
        <w:tblLayout w:type="fixed"/>
        <w:tblLook w:val="04A0" w:firstRow="1" w:lastRow="0" w:firstColumn="1" w:lastColumn="0" w:noHBand="0" w:noVBand="1"/>
      </w:tblPr>
      <w:tblGrid>
        <w:gridCol w:w="562"/>
        <w:gridCol w:w="516"/>
        <w:gridCol w:w="708"/>
        <w:gridCol w:w="708"/>
        <w:gridCol w:w="708"/>
        <w:gridCol w:w="709"/>
        <w:gridCol w:w="709"/>
        <w:gridCol w:w="709"/>
        <w:gridCol w:w="709"/>
        <w:gridCol w:w="709"/>
        <w:gridCol w:w="709"/>
        <w:gridCol w:w="709"/>
        <w:gridCol w:w="619"/>
        <w:gridCol w:w="850"/>
      </w:tblGrid>
      <w:tr w:rsidR="004E2F50" w:rsidRPr="002D1E6F" w14:paraId="4B49B4ED" w14:textId="313FD572" w:rsidTr="00481C8A">
        <w:trPr>
          <w:trHeight w:val="660"/>
        </w:trPr>
        <w:tc>
          <w:tcPr>
            <w:tcW w:w="562" w:type="dxa"/>
            <w:noWrap/>
            <w:hideMark/>
          </w:tcPr>
          <w:p w14:paraId="470D2FE0" w14:textId="77777777" w:rsidR="004E2F50" w:rsidRPr="002D1E6F" w:rsidRDefault="004E2F50" w:rsidP="00FE784D">
            <w:pPr>
              <w:rPr>
                <w:sz w:val="16"/>
                <w:szCs w:val="16"/>
              </w:rPr>
            </w:pPr>
          </w:p>
        </w:tc>
        <w:tc>
          <w:tcPr>
            <w:tcW w:w="516" w:type="dxa"/>
            <w:noWrap/>
            <w:vAlign w:val="center"/>
            <w:hideMark/>
          </w:tcPr>
          <w:p w14:paraId="5FF28209" w14:textId="77777777" w:rsidR="004E2F50" w:rsidRPr="002D1E6F" w:rsidRDefault="004E2F50" w:rsidP="00FE784D">
            <w:pPr>
              <w:jc w:val="center"/>
              <w:rPr>
                <w:b/>
                <w:bCs/>
                <w:sz w:val="16"/>
                <w:szCs w:val="16"/>
              </w:rPr>
            </w:pPr>
            <w:r w:rsidRPr="002D1E6F">
              <w:rPr>
                <w:b/>
                <w:bCs/>
                <w:sz w:val="16"/>
                <w:szCs w:val="16"/>
              </w:rPr>
              <w:t>Hierarchy 1</w:t>
            </w:r>
          </w:p>
        </w:tc>
        <w:tc>
          <w:tcPr>
            <w:tcW w:w="708" w:type="dxa"/>
            <w:noWrap/>
            <w:vAlign w:val="center"/>
            <w:hideMark/>
          </w:tcPr>
          <w:p w14:paraId="75736F0E" w14:textId="77777777" w:rsidR="004E2F50" w:rsidRPr="002D1E6F" w:rsidRDefault="004E2F50" w:rsidP="00FE784D">
            <w:pPr>
              <w:jc w:val="center"/>
              <w:rPr>
                <w:b/>
                <w:bCs/>
                <w:sz w:val="16"/>
                <w:szCs w:val="16"/>
              </w:rPr>
            </w:pPr>
            <w:r w:rsidRPr="002D1E6F">
              <w:rPr>
                <w:b/>
                <w:bCs/>
                <w:sz w:val="16"/>
                <w:szCs w:val="16"/>
              </w:rPr>
              <w:t>Hierarchy 2</w:t>
            </w:r>
          </w:p>
        </w:tc>
        <w:tc>
          <w:tcPr>
            <w:tcW w:w="708" w:type="dxa"/>
            <w:noWrap/>
            <w:vAlign w:val="center"/>
            <w:hideMark/>
          </w:tcPr>
          <w:p w14:paraId="6878597B" w14:textId="77777777" w:rsidR="004E2F50" w:rsidRPr="002D1E6F" w:rsidRDefault="004E2F50" w:rsidP="00FE784D">
            <w:pPr>
              <w:jc w:val="center"/>
              <w:rPr>
                <w:b/>
                <w:bCs/>
                <w:sz w:val="16"/>
                <w:szCs w:val="16"/>
              </w:rPr>
            </w:pPr>
            <w:r w:rsidRPr="002D1E6F">
              <w:rPr>
                <w:b/>
                <w:bCs/>
                <w:sz w:val="16"/>
                <w:szCs w:val="16"/>
              </w:rPr>
              <w:t>Hierarchy 3</w:t>
            </w:r>
          </w:p>
        </w:tc>
        <w:tc>
          <w:tcPr>
            <w:tcW w:w="708" w:type="dxa"/>
            <w:noWrap/>
            <w:vAlign w:val="center"/>
            <w:hideMark/>
          </w:tcPr>
          <w:p w14:paraId="6C0DA503" w14:textId="77777777" w:rsidR="004E2F50" w:rsidRPr="002D1E6F" w:rsidRDefault="004E2F50" w:rsidP="00FE784D">
            <w:pPr>
              <w:jc w:val="center"/>
              <w:rPr>
                <w:b/>
                <w:bCs/>
                <w:sz w:val="16"/>
                <w:szCs w:val="16"/>
              </w:rPr>
            </w:pPr>
            <w:r w:rsidRPr="002D1E6F">
              <w:rPr>
                <w:b/>
                <w:bCs/>
                <w:sz w:val="16"/>
                <w:szCs w:val="16"/>
              </w:rPr>
              <w:t>Hierarchy 4</w:t>
            </w:r>
          </w:p>
        </w:tc>
        <w:tc>
          <w:tcPr>
            <w:tcW w:w="709" w:type="dxa"/>
            <w:noWrap/>
            <w:vAlign w:val="center"/>
            <w:hideMark/>
          </w:tcPr>
          <w:p w14:paraId="6280626B" w14:textId="77777777" w:rsidR="004E2F50" w:rsidRPr="002D1E6F" w:rsidRDefault="004E2F50" w:rsidP="00FE784D">
            <w:pPr>
              <w:jc w:val="center"/>
              <w:rPr>
                <w:b/>
                <w:bCs/>
                <w:sz w:val="16"/>
                <w:szCs w:val="16"/>
              </w:rPr>
            </w:pPr>
            <w:r w:rsidRPr="002D1E6F">
              <w:rPr>
                <w:b/>
                <w:bCs/>
                <w:sz w:val="16"/>
                <w:szCs w:val="16"/>
              </w:rPr>
              <w:t>Hierarchy 5</w:t>
            </w:r>
          </w:p>
        </w:tc>
        <w:tc>
          <w:tcPr>
            <w:tcW w:w="709" w:type="dxa"/>
            <w:noWrap/>
            <w:vAlign w:val="center"/>
            <w:hideMark/>
          </w:tcPr>
          <w:p w14:paraId="724C864C" w14:textId="77777777" w:rsidR="004E2F50" w:rsidRPr="002D1E6F" w:rsidRDefault="004E2F50" w:rsidP="00FE784D">
            <w:pPr>
              <w:jc w:val="center"/>
              <w:rPr>
                <w:b/>
                <w:bCs/>
                <w:sz w:val="16"/>
                <w:szCs w:val="16"/>
              </w:rPr>
            </w:pPr>
            <w:r w:rsidRPr="002D1E6F">
              <w:rPr>
                <w:b/>
                <w:bCs/>
                <w:sz w:val="16"/>
                <w:szCs w:val="16"/>
              </w:rPr>
              <w:t>Hierarchy 6</w:t>
            </w:r>
          </w:p>
        </w:tc>
        <w:tc>
          <w:tcPr>
            <w:tcW w:w="709" w:type="dxa"/>
            <w:noWrap/>
            <w:vAlign w:val="center"/>
            <w:hideMark/>
          </w:tcPr>
          <w:p w14:paraId="7CC9133B" w14:textId="77777777" w:rsidR="004E2F50" w:rsidRPr="002D1E6F" w:rsidRDefault="004E2F50" w:rsidP="00FE784D">
            <w:pPr>
              <w:jc w:val="center"/>
              <w:rPr>
                <w:b/>
                <w:bCs/>
                <w:sz w:val="16"/>
                <w:szCs w:val="16"/>
              </w:rPr>
            </w:pPr>
            <w:r w:rsidRPr="002D1E6F">
              <w:rPr>
                <w:b/>
                <w:bCs/>
                <w:sz w:val="16"/>
                <w:szCs w:val="16"/>
              </w:rPr>
              <w:t>Hierarchy 7</w:t>
            </w:r>
          </w:p>
        </w:tc>
        <w:tc>
          <w:tcPr>
            <w:tcW w:w="709" w:type="dxa"/>
            <w:noWrap/>
            <w:vAlign w:val="center"/>
            <w:hideMark/>
          </w:tcPr>
          <w:p w14:paraId="48F3C7ED" w14:textId="77777777" w:rsidR="004E2F50" w:rsidRPr="002D1E6F" w:rsidRDefault="004E2F50" w:rsidP="00FE784D">
            <w:pPr>
              <w:jc w:val="center"/>
              <w:rPr>
                <w:b/>
                <w:bCs/>
                <w:sz w:val="16"/>
                <w:szCs w:val="16"/>
              </w:rPr>
            </w:pPr>
            <w:r w:rsidRPr="002D1E6F">
              <w:rPr>
                <w:b/>
                <w:bCs/>
                <w:sz w:val="16"/>
                <w:szCs w:val="16"/>
              </w:rPr>
              <w:t>Hierarchy 8</w:t>
            </w:r>
          </w:p>
        </w:tc>
        <w:tc>
          <w:tcPr>
            <w:tcW w:w="709" w:type="dxa"/>
          </w:tcPr>
          <w:p w14:paraId="535D5631" w14:textId="132ED214" w:rsidR="004E2F50" w:rsidRPr="002D1E6F" w:rsidRDefault="004E2F50" w:rsidP="00FE784D">
            <w:pPr>
              <w:jc w:val="center"/>
              <w:rPr>
                <w:b/>
                <w:bCs/>
                <w:sz w:val="16"/>
                <w:szCs w:val="16"/>
              </w:rPr>
            </w:pPr>
            <w:r w:rsidRPr="002D1E6F">
              <w:rPr>
                <w:b/>
                <w:bCs/>
                <w:sz w:val="16"/>
                <w:szCs w:val="16"/>
              </w:rPr>
              <w:t>Hierarchy 9</w:t>
            </w:r>
          </w:p>
        </w:tc>
        <w:tc>
          <w:tcPr>
            <w:tcW w:w="709" w:type="dxa"/>
          </w:tcPr>
          <w:p w14:paraId="36EB50FB" w14:textId="2E851DB1" w:rsidR="004E2F50" w:rsidRPr="002D1E6F" w:rsidRDefault="004E2F50" w:rsidP="00FE784D">
            <w:pPr>
              <w:jc w:val="center"/>
              <w:rPr>
                <w:b/>
                <w:bCs/>
                <w:sz w:val="16"/>
                <w:szCs w:val="16"/>
              </w:rPr>
            </w:pPr>
            <w:r w:rsidRPr="002D1E6F">
              <w:rPr>
                <w:b/>
                <w:bCs/>
                <w:sz w:val="16"/>
                <w:szCs w:val="16"/>
              </w:rPr>
              <w:t>Hierarchy 10</w:t>
            </w:r>
          </w:p>
        </w:tc>
        <w:tc>
          <w:tcPr>
            <w:tcW w:w="709" w:type="dxa"/>
          </w:tcPr>
          <w:p w14:paraId="245551F9" w14:textId="405F1948" w:rsidR="004E2F50" w:rsidRPr="002D1E6F" w:rsidRDefault="004E2F50" w:rsidP="00FE784D">
            <w:pPr>
              <w:jc w:val="center"/>
              <w:rPr>
                <w:b/>
                <w:bCs/>
                <w:sz w:val="16"/>
                <w:szCs w:val="16"/>
              </w:rPr>
            </w:pPr>
            <w:r w:rsidRPr="002D1E6F">
              <w:rPr>
                <w:b/>
                <w:bCs/>
                <w:sz w:val="16"/>
                <w:szCs w:val="16"/>
              </w:rPr>
              <w:t>Hierarchy 11</w:t>
            </w:r>
          </w:p>
        </w:tc>
        <w:tc>
          <w:tcPr>
            <w:tcW w:w="619" w:type="dxa"/>
          </w:tcPr>
          <w:p w14:paraId="2E33D296" w14:textId="0DFE4FD7" w:rsidR="004E2F50" w:rsidRPr="002D1E6F" w:rsidRDefault="004E2F50" w:rsidP="00FE784D">
            <w:pPr>
              <w:jc w:val="center"/>
              <w:rPr>
                <w:b/>
                <w:bCs/>
                <w:sz w:val="16"/>
                <w:szCs w:val="16"/>
              </w:rPr>
            </w:pPr>
            <w:r w:rsidRPr="002D1E6F">
              <w:rPr>
                <w:b/>
                <w:bCs/>
                <w:sz w:val="16"/>
                <w:szCs w:val="16"/>
              </w:rPr>
              <w:t>12</w:t>
            </w:r>
          </w:p>
        </w:tc>
        <w:tc>
          <w:tcPr>
            <w:tcW w:w="850" w:type="dxa"/>
          </w:tcPr>
          <w:p w14:paraId="008BED69" w14:textId="729AC122" w:rsidR="004E2F50" w:rsidRPr="002D1E6F" w:rsidRDefault="004E2F50" w:rsidP="00FE784D">
            <w:pPr>
              <w:jc w:val="center"/>
              <w:rPr>
                <w:b/>
                <w:bCs/>
                <w:sz w:val="16"/>
                <w:szCs w:val="16"/>
              </w:rPr>
            </w:pPr>
            <w:r w:rsidRPr="002D1E6F">
              <w:rPr>
                <w:b/>
                <w:bCs/>
                <w:sz w:val="16"/>
                <w:szCs w:val="16"/>
              </w:rPr>
              <w:t>Hierarchy</w:t>
            </w:r>
          </w:p>
          <w:p w14:paraId="78EC4263" w14:textId="37AA5A89" w:rsidR="004E2F50" w:rsidRPr="002D1E6F" w:rsidRDefault="004E2F50" w:rsidP="00FE784D">
            <w:pPr>
              <w:jc w:val="center"/>
              <w:rPr>
                <w:b/>
                <w:bCs/>
                <w:sz w:val="16"/>
                <w:szCs w:val="16"/>
              </w:rPr>
            </w:pPr>
            <w:r w:rsidRPr="002D1E6F">
              <w:rPr>
                <w:b/>
                <w:bCs/>
                <w:sz w:val="16"/>
                <w:szCs w:val="16"/>
              </w:rPr>
              <w:t>13</w:t>
            </w:r>
          </w:p>
        </w:tc>
      </w:tr>
      <w:tr w:rsidR="004E2F50" w:rsidRPr="002D1E6F" w14:paraId="150EB4FF" w14:textId="1ABBD737" w:rsidTr="00481C8A">
        <w:trPr>
          <w:trHeight w:val="1348"/>
        </w:trPr>
        <w:tc>
          <w:tcPr>
            <w:tcW w:w="562" w:type="dxa"/>
            <w:textDirection w:val="btLr"/>
          </w:tcPr>
          <w:p w14:paraId="65AEBC2A" w14:textId="77777777" w:rsidR="004E2F50" w:rsidRPr="002D1E6F" w:rsidRDefault="004E2F50" w:rsidP="00CC2EA3">
            <w:pPr>
              <w:ind w:left="113" w:right="113"/>
              <w:rPr>
                <w:b/>
                <w:bCs/>
                <w:sz w:val="16"/>
                <w:szCs w:val="16"/>
              </w:rPr>
            </w:pPr>
            <w:r w:rsidRPr="002D1E6F">
              <w:rPr>
                <w:b/>
                <w:bCs/>
                <w:sz w:val="16"/>
                <w:szCs w:val="16"/>
              </w:rPr>
              <w:t>Design class (WKPICS, 2013)</w:t>
            </w:r>
          </w:p>
        </w:tc>
        <w:tc>
          <w:tcPr>
            <w:tcW w:w="516" w:type="dxa"/>
            <w:noWrap/>
            <w:vAlign w:val="center"/>
          </w:tcPr>
          <w:p w14:paraId="7B758FD0" w14:textId="77777777" w:rsidR="004E2F50" w:rsidRPr="002D1E6F" w:rsidRDefault="004E2F50" w:rsidP="00CC2EA3">
            <w:pPr>
              <w:jc w:val="center"/>
              <w:rPr>
                <w:b/>
                <w:bCs/>
                <w:sz w:val="16"/>
                <w:szCs w:val="16"/>
              </w:rPr>
            </w:pPr>
            <w:r w:rsidRPr="002D1E6F">
              <w:rPr>
                <w:b/>
                <w:bCs/>
                <w:sz w:val="16"/>
                <w:szCs w:val="16"/>
              </w:rPr>
              <w:t>B</w:t>
            </w:r>
          </w:p>
        </w:tc>
        <w:tc>
          <w:tcPr>
            <w:tcW w:w="708" w:type="dxa"/>
            <w:noWrap/>
            <w:vAlign w:val="center"/>
          </w:tcPr>
          <w:p w14:paraId="681B28BA" w14:textId="77777777" w:rsidR="004E2F50" w:rsidRPr="002D1E6F" w:rsidRDefault="004E2F50" w:rsidP="00CC2EA3">
            <w:pPr>
              <w:jc w:val="center"/>
              <w:rPr>
                <w:b/>
                <w:bCs/>
                <w:sz w:val="16"/>
                <w:szCs w:val="16"/>
              </w:rPr>
            </w:pPr>
            <w:r w:rsidRPr="002D1E6F">
              <w:rPr>
                <w:b/>
                <w:bCs/>
                <w:sz w:val="16"/>
                <w:szCs w:val="16"/>
              </w:rPr>
              <w:t>A</w:t>
            </w:r>
          </w:p>
        </w:tc>
        <w:tc>
          <w:tcPr>
            <w:tcW w:w="708" w:type="dxa"/>
            <w:noWrap/>
            <w:vAlign w:val="center"/>
          </w:tcPr>
          <w:p w14:paraId="74F665AC" w14:textId="77777777" w:rsidR="004E2F50" w:rsidRPr="002D1E6F" w:rsidRDefault="004E2F50" w:rsidP="00CC2EA3">
            <w:pPr>
              <w:jc w:val="center"/>
              <w:rPr>
                <w:b/>
                <w:bCs/>
                <w:sz w:val="16"/>
                <w:szCs w:val="16"/>
              </w:rPr>
            </w:pPr>
            <w:r w:rsidRPr="002D1E6F">
              <w:rPr>
                <w:b/>
                <w:bCs/>
                <w:sz w:val="16"/>
                <w:szCs w:val="16"/>
              </w:rPr>
              <w:t>Not defined</w:t>
            </w:r>
          </w:p>
        </w:tc>
        <w:tc>
          <w:tcPr>
            <w:tcW w:w="708" w:type="dxa"/>
            <w:noWrap/>
            <w:vAlign w:val="center"/>
          </w:tcPr>
          <w:p w14:paraId="2BA76C39" w14:textId="77777777" w:rsidR="004E2F50" w:rsidRPr="002D1E6F" w:rsidRDefault="004E2F50" w:rsidP="00CC2EA3">
            <w:pPr>
              <w:jc w:val="center"/>
              <w:rPr>
                <w:b/>
                <w:bCs/>
                <w:sz w:val="16"/>
                <w:szCs w:val="16"/>
              </w:rPr>
            </w:pPr>
            <w:r w:rsidRPr="002D1E6F">
              <w:rPr>
                <w:b/>
                <w:bCs/>
                <w:sz w:val="16"/>
                <w:szCs w:val="16"/>
              </w:rPr>
              <w:t>C</w:t>
            </w:r>
          </w:p>
        </w:tc>
        <w:tc>
          <w:tcPr>
            <w:tcW w:w="709" w:type="dxa"/>
            <w:noWrap/>
            <w:vAlign w:val="center"/>
          </w:tcPr>
          <w:p w14:paraId="50EFA08C" w14:textId="77777777" w:rsidR="004E2F50" w:rsidRPr="002D1E6F" w:rsidRDefault="004E2F50" w:rsidP="00CC2EA3">
            <w:pPr>
              <w:jc w:val="center"/>
              <w:rPr>
                <w:b/>
                <w:bCs/>
                <w:sz w:val="16"/>
                <w:szCs w:val="16"/>
              </w:rPr>
            </w:pPr>
            <w:r w:rsidRPr="002D1E6F">
              <w:rPr>
                <w:b/>
                <w:bCs/>
                <w:sz w:val="16"/>
                <w:szCs w:val="16"/>
              </w:rPr>
              <w:t>C</w:t>
            </w:r>
          </w:p>
        </w:tc>
        <w:tc>
          <w:tcPr>
            <w:tcW w:w="709" w:type="dxa"/>
            <w:noWrap/>
            <w:vAlign w:val="center"/>
          </w:tcPr>
          <w:p w14:paraId="13EEEC89" w14:textId="77777777" w:rsidR="004E2F50" w:rsidRPr="002D1E6F" w:rsidRDefault="004E2F50" w:rsidP="00CC2EA3">
            <w:pPr>
              <w:jc w:val="center"/>
              <w:rPr>
                <w:b/>
                <w:bCs/>
                <w:sz w:val="16"/>
                <w:szCs w:val="16"/>
              </w:rPr>
            </w:pPr>
            <w:r w:rsidRPr="002D1E6F">
              <w:rPr>
                <w:b/>
                <w:bCs/>
                <w:sz w:val="16"/>
                <w:szCs w:val="16"/>
              </w:rPr>
              <w:t>C</w:t>
            </w:r>
          </w:p>
        </w:tc>
        <w:tc>
          <w:tcPr>
            <w:tcW w:w="709" w:type="dxa"/>
            <w:noWrap/>
            <w:vAlign w:val="center"/>
          </w:tcPr>
          <w:p w14:paraId="4FF4F6CC" w14:textId="77777777" w:rsidR="004E2F50" w:rsidRPr="002D1E6F" w:rsidRDefault="004E2F50" w:rsidP="00CC2EA3">
            <w:pPr>
              <w:jc w:val="center"/>
              <w:rPr>
                <w:b/>
                <w:bCs/>
                <w:sz w:val="16"/>
                <w:szCs w:val="16"/>
              </w:rPr>
            </w:pPr>
            <w:r w:rsidRPr="002D1E6F">
              <w:rPr>
                <w:b/>
                <w:bCs/>
                <w:sz w:val="16"/>
                <w:szCs w:val="16"/>
              </w:rPr>
              <w:t>C</w:t>
            </w:r>
          </w:p>
        </w:tc>
        <w:tc>
          <w:tcPr>
            <w:tcW w:w="709" w:type="dxa"/>
            <w:noWrap/>
            <w:vAlign w:val="center"/>
          </w:tcPr>
          <w:p w14:paraId="03ACBE57" w14:textId="77777777" w:rsidR="004E2F50" w:rsidRPr="002D1E6F" w:rsidRDefault="004E2F50" w:rsidP="00CC2EA3">
            <w:pPr>
              <w:jc w:val="center"/>
              <w:rPr>
                <w:b/>
                <w:bCs/>
                <w:sz w:val="16"/>
                <w:szCs w:val="16"/>
              </w:rPr>
            </w:pPr>
            <w:r w:rsidRPr="002D1E6F">
              <w:rPr>
                <w:b/>
                <w:bCs/>
                <w:sz w:val="16"/>
                <w:szCs w:val="16"/>
              </w:rPr>
              <w:t>Not defined</w:t>
            </w:r>
          </w:p>
        </w:tc>
        <w:tc>
          <w:tcPr>
            <w:tcW w:w="709" w:type="dxa"/>
            <w:vAlign w:val="center"/>
          </w:tcPr>
          <w:p w14:paraId="780072D1" w14:textId="5BC6A427" w:rsidR="004E2F50" w:rsidRPr="002D1E6F" w:rsidRDefault="004E2F50" w:rsidP="004E2F50">
            <w:pPr>
              <w:jc w:val="center"/>
              <w:rPr>
                <w:b/>
                <w:bCs/>
                <w:sz w:val="16"/>
                <w:szCs w:val="16"/>
              </w:rPr>
            </w:pPr>
            <w:r w:rsidRPr="002D1E6F">
              <w:rPr>
                <w:b/>
                <w:bCs/>
                <w:sz w:val="16"/>
                <w:szCs w:val="16"/>
              </w:rPr>
              <w:t>D</w:t>
            </w:r>
          </w:p>
        </w:tc>
        <w:tc>
          <w:tcPr>
            <w:tcW w:w="709" w:type="dxa"/>
            <w:vAlign w:val="center"/>
          </w:tcPr>
          <w:p w14:paraId="0266084A" w14:textId="09B92DB7" w:rsidR="004E2F50" w:rsidRPr="002D1E6F" w:rsidRDefault="00481C8A" w:rsidP="00481C8A">
            <w:pPr>
              <w:jc w:val="center"/>
              <w:rPr>
                <w:b/>
                <w:bCs/>
                <w:sz w:val="16"/>
                <w:szCs w:val="16"/>
              </w:rPr>
            </w:pPr>
            <w:r w:rsidRPr="002D1E6F">
              <w:rPr>
                <w:b/>
                <w:bCs/>
                <w:sz w:val="16"/>
                <w:szCs w:val="16"/>
              </w:rPr>
              <w:t>B</w:t>
            </w:r>
          </w:p>
        </w:tc>
        <w:tc>
          <w:tcPr>
            <w:tcW w:w="709" w:type="dxa"/>
            <w:vAlign w:val="center"/>
          </w:tcPr>
          <w:p w14:paraId="5E493375" w14:textId="0C159C55" w:rsidR="004E2F50" w:rsidRPr="002D1E6F" w:rsidRDefault="00481C8A" w:rsidP="00481C8A">
            <w:pPr>
              <w:jc w:val="center"/>
              <w:rPr>
                <w:b/>
                <w:bCs/>
                <w:sz w:val="16"/>
                <w:szCs w:val="16"/>
              </w:rPr>
            </w:pPr>
            <w:r w:rsidRPr="002D1E6F">
              <w:rPr>
                <w:b/>
                <w:bCs/>
                <w:sz w:val="16"/>
                <w:szCs w:val="16"/>
              </w:rPr>
              <w:t>D</w:t>
            </w:r>
          </w:p>
        </w:tc>
        <w:tc>
          <w:tcPr>
            <w:tcW w:w="619" w:type="dxa"/>
            <w:vAlign w:val="center"/>
          </w:tcPr>
          <w:p w14:paraId="680D837E" w14:textId="052C9DAF" w:rsidR="004E2F50" w:rsidRPr="002D1E6F" w:rsidRDefault="00481C8A" w:rsidP="00481C8A">
            <w:pPr>
              <w:jc w:val="center"/>
              <w:rPr>
                <w:b/>
                <w:bCs/>
                <w:sz w:val="16"/>
                <w:szCs w:val="16"/>
              </w:rPr>
            </w:pPr>
            <w:r w:rsidRPr="002D1E6F">
              <w:rPr>
                <w:b/>
                <w:bCs/>
                <w:sz w:val="16"/>
                <w:szCs w:val="16"/>
              </w:rPr>
              <w:t>D</w:t>
            </w:r>
          </w:p>
        </w:tc>
        <w:tc>
          <w:tcPr>
            <w:tcW w:w="850" w:type="dxa"/>
            <w:vAlign w:val="center"/>
          </w:tcPr>
          <w:p w14:paraId="333C0736" w14:textId="6DC3FE16" w:rsidR="004E2F50" w:rsidRPr="002D1E6F" w:rsidRDefault="004E2F50" w:rsidP="00481C8A">
            <w:pPr>
              <w:jc w:val="center"/>
              <w:rPr>
                <w:b/>
                <w:bCs/>
                <w:sz w:val="16"/>
                <w:szCs w:val="16"/>
              </w:rPr>
            </w:pPr>
            <w:r w:rsidRPr="002D1E6F">
              <w:rPr>
                <w:b/>
                <w:bCs/>
                <w:sz w:val="16"/>
                <w:szCs w:val="16"/>
              </w:rPr>
              <w:t>Not defined</w:t>
            </w:r>
          </w:p>
        </w:tc>
      </w:tr>
    </w:tbl>
    <w:p w14:paraId="7042669D" w14:textId="77777777" w:rsidR="00CC2EA3" w:rsidRPr="002D1E6F" w:rsidRDefault="00CC2EA3" w:rsidP="00CC2EA3">
      <w:pPr>
        <w:pStyle w:val="Caption"/>
        <w:keepNext/>
      </w:pPr>
    </w:p>
    <w:p w14:paraId="3E6775EB" w14:textId="78122B6E" w:rsidR="00CC2EA3" w:rsidRPr="002D1E6F" w:rsidRDefault="00CC2EA3" w:rsidP="00377909">
      <w:pPr>
        <w:pStyle w:val="Heading2"/>
      </w:pPr>
      <w:bookmarkStart w:id="15" w:name="_Toc56083406"/>
      <w:r w:rsidRPr="002D1E6F">
        <w:t xml:space="preserve">Table </w:t>
      </w:r>
      <w:fldSimple w:instr=" SEQ Table \* ARABIC ">
        <w:r w:rsidR="006C0762" w:rsidRPr="002D1E6F">
          <w:rPr>
            <w:noProof/>
          </w:rPr>
          <w:t>2</w:t>
        </w:r>
      </w:fldSimple>
      <w:r w:rsidRPr="002D1E6F">
        <w:t xml:space="preserve"> Lower hierarchies</w:t>
      </w:r>
      <w:bookmarkEnd w:id="15"/>
    </w:p>
    <w:tbl>
      <w:tblPr>
        <w:tblStyle w:val="TableGrid"/>
        <w:tblW w:w="0" w:type="auto"/>
        <w:tblLook w:val="04A0" w:firstRow="1" w:lastRow="0" w:firstColumn="1" w:lastColumn="0" w:noHBand="0" w:noVBand="1"/>
      </w:tblPr>
      <w:tblGrid>
        <w:gridCol w:w="1606"/>
        <w:gridCol w:w="2029"/>
        <w:gridCol w:w="1623"/>
        <w:gridCol w:w="2029"/>
        <w:gridCol w:w="1808"/>
      </w:tblGrid>
      <w:tr w:rsidR="00CC2EA3" w:rsidRPr="002D1E6F" w14:paraId="6267AD9E" w14:textId="77777777" w:rsidTr="00CC2EA3">
        <w:trPr>
          <w:trHeight w:val="430"/>
        </w:trPr>
        <w:tc>
          <w:tcPr>
            <w:tcW w:w="1645" w:type="dxa"/>
            <w:noWrap/>
            <w:hideMark/>
          </w:tcPr>
          <w:p w14:paraId="22238CF8" w14:textId="77777777" w:rsidR="00CC2EA3" w:rsidRPr="002D1E6F" w:rsidRDefault="00CC2EA3" w:rsidP="00CC2EA3">
            <w:pPr>
              <w:rPr>
                <w:sz w:val="16"/>
                <w:szCs w:val="16"/>
              </w:rPr>
            </w:pPr>
          </w:p>
        </w:tc>
        <w:tc>
          <w:tcPr>
            <w:tcW w:w="2080" w:type="dxa"/>
            <w:noWrap/>
            <w:vAlign w:val="center"/>
            <w:hideMark/>
          </w:tcPr>
          <w:p w14:paraId="48E3BC57" w14:textId="77777777" w:rsidR="00CC2EA3" w:rsidRPr="002D1E6F" w:rsidRDefault="00CC2EA3" w:rsidP="00CC2EA3">
            <w:pPr>
              <w:jc w:val="center"/>
              <w:rPr>
                <w:b/>
                <w:sz w:val="16"/>
                <w:szCs w:val="16"/>
              </w:rPr>
            </w:pPr>
            <w:r w:rsidRPr="002D1E6F">
              <w:rPr>
                <w:b/>
                <w:sz w:val="16"/>
                <w:szCs w:val="16"/>
              </w:rPr>
              <w:t>Lower Hierarchy A</w:t>
            </w:r>
          </w:p>
        </w:tc>
        <w:tc>
          <w:tcPr>
            <w:tcW w:w="1663" w:type="dxa"/>
            <w:noWrap/>
            <w:vAlign w:val="center"/>
            <w:hideMark/>
          </w:tcPr>
          <w:p w14:paraId="63BD42ED" w14:textId="77777777" w:rsidR="00CC2EA3" w:rsidRPr="002D1E6F" w:rsidRDefault="00CC2EA3" w:rsidP="00CC2EA3">
            <w:pPr>
              <w:jc w:val="center"/>
              <w:rPr>
                <w:b/>
                <w:sz w:val="16"/>
                <w:szCs w:val="16"/>
              </w:rPr>
            </w:pPr>
            <w:r w:rsidRPr="002D1E6F">
              <w:rPr>
                <w:b/>
                <w:sz w:val="16"/>
                <w:szCs w:val="16"/>
              </w:rPr>
              <w:t>Lower Hierarchy B</w:t>
            </w:r>
          </w:p>
        </w:tc>
        <w:tc>
          <w:tcPr>
            <w:tcW w:w="2080" w:type="dxa"/>
            <w:noWrap/>
            <w:vAlign w:val="center"/>
            <w:hideMark/>
          </w:tcPr>
          <w:p w14:paraId="6EBD5875" w14:textId="77777777" w:rsidR="00CC2EA3" w:rsidRPr="002D1E6F" w:rsidRDefault="00CC2EA3" w:rsidP="00CC2EA3">
            <w:pPr>
              <w:jc w:val="center"/>
              <w:rPr>
                <w:b/>
                <w:sz w:val="16"/>
                <w:szCs w:val="16"/>
              </w:rPr>
            </w:pPr>
            <w:r w:rsidRPr="002D1E6F">
              <w:rPr>
                <w:b/>
                <w:sz w:val="16"/>
                <w:szCs w:val="16"/>
              </w:rPr>
              <w:t>Lower Hierarchy C</w:t>
            </w:r>
          </w:p>
        </w:tc>
        <w:tc>
          <w:tcPr>
            <w:tcW w:w="1853" w:type="dxa"/>
            <w:noWrap/>
            <w:vAlign w:val="center"/>
            <w:hideMark/>
          </w:tcPr>
          <w:p w14:paraId="70F782F4" w14:textId="77777777" w:rsidR="00CC2EA3" w:rsidRPr="002D1E6F" w:rsidRDefault="00CC2EA3" w:rsidP="00CC2EA3">
            <w:pPr>
              <w:jc w:val="center"/>
              <w:rPr>
                <w:b/>
                <w:sz w:val="16"/>
                <w:szCs w:val="16"/>
              </w:rPr>
            </w:pPr>
            <w:r w:rsidRPr="002D1E6F">
              <w:rPr>
                <w:b/>
                <w:sz w:val="16"/>
                <w:szCs w:val="16"/>
              </w:rPr>
              <w:t>Lower Hierarchy D</w:t>
            </w:r>
          </w:p>
        </w:tc>
      </w:tr>
      <w:tr w:rsidR="00CC2EA3" w:rsidRPr="002D1E6F" w14:paraId="65C6DE01" w14:textId="77777777" w:rsidTr="00CC2EA3">
        <w:trPr>
          <w:trHeight w:val="300"/>
        </w:trPr>
        <w:tc>
          <w:tcPr>
            <w:tcW w:w="1645" w:type="dxa"/>
            <w:vMerge w:val="restart"/>
            <w:hideMark/>
          </w:tcPr>
          <w:p w14:paraId="3E7C84A7" w14:textId="77777777" w:rsidR="00CC2EA3" w:rsidRPr="002D1E6F" w:rsidRDefault="00CC2EA3" w:rsidP="00CC2EA3">
            <w:pPr>
              <w:rPr>
                <w:b/>
                <w:bCs/>
                <w:sz w:val="16"/>
                <w:szCs w:val="16"/>
              </w:rPr>
            </w:pPr>
            <w:r w:rsidRPr="002D1E6F">
              <w:rPr>
                <w:b/>
                <w:bCs/>
                <w:sz w:val="16"/>
                <w:szCs w:val="16"/>
              </w:rPr>
              <w:t>Tables in the lower hierarchy</w:t>
            </w:r>
          </w:p>
        </w:tc>
        <w:tc>
          <w:tcPr>
            <w:tcW w:w="2080" w:type="dxa"/>
            <w:noWrap/>
            <w:hideMark/>
          </w:tcPr>
          <w:p w14:paraId="49F9D6FB" w14:textId="77777777" w:rsidR="00CC2EA3" w:rsidRPr="002D1E6F" w:rsidRDefault="00CC2EA3" w:rsidP="00CC2EA3">
            <w:pPr>
              <w:rPr>
                <w:sz w:val="16"/>
                <w:szCs w:val="16"/>
              </w:rPr>
            </w:pPr>
            <w:r w:rsidRPr="002D1E6F">
              <w:rPr>
                <w:sz w:val="16"/>
                <w:szCs w:val="16"/>
              </w:rPr>
              <w:t>Length frequency</w:t>
            </w:r>
          </w:p>
        </w:tc>
        <w:tc>
          <w:tcPr>
            <w:tcW w:w="1663" w:type="dxa"/>
            <w:noWrap/>
            <w:hideMark/>
          </w:tcPr>
          <w:p w14:paraId="10B92CA2" w14:textId="77777777" w:rsidR="00CC2EA3" w:rsidRPr="002D1E6F" w:rsidRDefault="00CC2EA3" w:rsidP="00CC2EA3">
            <w:pPr>
              <w:rPr>
                <w:sz w:val="16"/>
                <w:szCs w:val="16"/>
              </w:rPr>
            </w:pPr>
            <w:r w:rsidRPr="002D1E6F">
              <w:rPr>
                <w:sz w:val="16"/>
                <w:szCs w:val="16"/>
              </w:rPr>
              <w:t>Length frequency</w:t>
            </w:r>
          </w:p>
        </w:tc>
        <w:tc>
          <w:tcPr>
            <w:tcW w:w="2080" w:type="dxa"/>
            <w:noWrap/>
            <w:hideMark/>
          </w:tcPr>
          <w:p w14:paraId="2AF20756" w14:textId="70C2FC40" w:rsidR="00CC2EA3" w:rsidRPr="002D1E6F" w:rsidRDefault="00CC2EA3" w:rsidP="00FE784D">
            <w:pPr>
              <w:rPr>
                <w:sz w:val="16"/>
                <w:szCs w:val="16"/>
              </w:rPr>
            </w:pPr>
            <w:r w:rsidRPr="002D1E6F">
              <w:rPr>
                <w:sz w:val="16"/>
                <w:szCs w:val="16"/>
              </w:rPr>
              <w:t>Biological Variable</w:t>
            </w:r>
          </w:p>
        </w:tc>
        <w:tc>
          <w:tcPr>
            <w:tcW w:w="1853" w:type="dxa"/>
            <w:noWrap/>
            <w:hideMark/>
          </w:tcPr>
          <w:p w14:paraId="221048D5" w14:textId="77777777" w:rsidR="00CC2EA3" w:rsidRPr="002D1E6F" w:rsidRDefault="00CC2EA3" w:rsidP="00CC2EA3">
            <w:pPr>
              <w:rPr>
                <w:sz w:val="16"/>
                <w:szCs w:val="16"/>
              </w:rPr>
            </w:pPr>
            <w:r w:rsidRPr="002D1E6F">
              <w:rPr>
                <w:sz w:val="16"/>
                <w:szCs w:val="16"/>
              </w:rPr>
              <w:t> </w:t>
            </w:r>
          </w:p>
        </w:tc>
      </w:tr>
      <w:tr w:rsidR="00CC2EA3" w:rsidRPr="002D1E6F" w14:paraId="01A1535E" w14:textId="77777777" w:rsidTr="00CC2EA3">
        <w:trPr>
          <w:trHeight w:val="300"/>
        </w:trPr>
        <w:tc>
          <w:tcPr>
            <w:tcW w:w="1645" w:type="dxa"/>
            <w:vMerge/>
            <w:hideMark/>
          </w:tcPr>
          <w:p w14:paraId="193FC945" w14:textId="77777777" w:rsidR="00CC2EA3" w:rsidRPr="002D1E6F" w:rsidRDefault="00CC2EA3" w:rsidP="00CC2EA3">
            <w:pPr>
              <w:rPr>
                <w:b/>
                <w:bCs/>
                <w:sz w:val="16"/>
                <w:szCs w:val="16"/>
              </w:rPr>
            </w:pPr>
          </w:p>
        </w:tc>
        <w:tc>
          <w:tcPr>
            <w:tcW w:w="2080" w:type="dxa"/>
            <w:noWrap/>
            <w:hideMark/>
          </w:tcPr>
          <w:p w14:paraId="3F192E0A" w14:textId="6E6CF6C2" w:rsidR="00CC2EA3" w:rsidRPr="002D1E6F" w:rsidRDefault="00CC2EA3" w:rsidP="00FE784D">
            <w:pPr>
              <w:rPr>
                <w:sz w:val="16"/>
                <w:szCs w:val="16"/>
              </w:rPr>
            </w:pPr>
            <w:r w:rsidRPr="002D1E6F">
              <w:rPr>
                <w:sz w:val="16"/>
                <w:szCs w:val="16"/>
              </w:rPr>
              <w:t>Biological Variable</w:t>
            </w:r>
          </w:p>
        </w:tc>
        <w:tc>
          <w:tcPr>
            <w:tcW w:w="1663" w:type="dxa"/>
            <w:noWrap/>
            <w:hideMark/>
          </w:tcPr>
          <w:p w14:paraId="44080488" w14:textId="77777777" w:rsidR="00CC2EA3" w:rsidRPr="002D1E6F" w:rsidRDefault="00CC2EA3" w:rsidP="00CC2EA3">
            <w:pPr>
              <w:rPr>
                <w:sz w:val="16"/>
                <w:szCs w:val="16"/>
              </w:rPr>
            </w:pPr>
            <w:r w:rsidRPr="002D1E6F">
              <w:rPr>
                <w:sz w:val="16"/>
                <w:szCs w:val="16"/>
              </w:rPr>
              <w:t> </w:t>
            </w:r>
          </w:p>
        </w:tc>
        <w:tc>
          <w:tcPr>
            <w:tcW w:w="2080" w:type="dxa"/>
            <w:noWrap/>
            <w:hideMark/>
          </w:tcPr>
          <w:p w14:paraId="02A2B984" w14:textId="77777777" w:rsidR="00CC2EA3" w:rsidRPr="002D1E6F" w:rsidRDefault="00CC2EA3" w:rsidP="00CC2EA3">
            <w:pPr>
              <w:rPr>
                <w:sz w:val="16"/>
                <w:szCs w:val="16"/>
              </w:rPr>
            </w:pPr>
            <w:r w:rsidRPr="002D1E6F">
              <w:rPr>
                <w:sz w:val="16"/>
                <w:szCs w:val="16"/>
              </w:rPr>
              <w:t> </w:t>
            </w:r>
          </w:p>
        </w:tc>
        <w:tc>
          <w:tcPr>
            <w:tcW w:w="1853" w:type="dxa"/>
            <w:noWrap/>
            <w:hideMark/>
          </w:tcPr>
          <w:p w14:paraId="37B3A3D7" w14:textId="77777777" w:rsidR="00CC2EA3" w:rsidRPr="002D1E6F" w:rsidRDefault="00CC2EA3" w:rsidP="00CC2EA3">
            <w:pPr>
              <w:rPr>
                <w:sz w:val="16"/>
                <w:szCs w:val="16"/>
              </w:rPr>
            </w:pPr>
            <w:r w:rsidRPr="002D1E6F">
              <w:rPr>
                <w:sz w:val="16"/>
                <w:szCs w:val="16"/>
              </w:rPr>
              <w:t> </w:t>
            </w:r>
          </w:p>
        </w:tc>
      </w:tr>
    </w:tbl>
    <w:p w14:paraId="2507E29D" w14:textId="77777777" w:rsidR="00CC2EA3" w:rsidRPr="002D1E6F" w:rsidRDefault="00CC2EA3" w:rsidP="00CC2EA3"/>
    <w:p w14:paraId="3A8D73FC" w14:textId="1C5E508F" w:rsidR="00CC2EA3" w:rsidRPr="002D1E6F" w:rsidRDefault="00CC2EA3" w:rsidP="00CC2EA3">
      <w:r w:rsidRPr="002D1E6F">
        <w:lastRenderedPageBreak/>
        <w:t xml:space="preserve">Typically each of an Institute’s sampling designs will be mapped to a single Upper Hierarchy.  For example </w:t>
      </w:r>
      <w:r w:rsidR="00481C8A" w:rsidRPr="002D1E6F">
        <w:t>an institute</w:t>
      </w:r>
      <w:r w:rsidRPr="002D1E6F">
        <w:t xml:space="preserve"> might determine that Upper Hierarchy 1 is the best match for its sampling-at-sea programme.  Although the samples from this programme are all recorded using the same Upper Hierarchy they can actually use different Lower Hierarchies if required.  This can be relevant if there are different ways of recording length frequency data and biological data within a sampling programme – for example, length data might be recorded at the haul level whilst biological measurements are recorded at the trip level.  In this case the samples that are linked to individual hauls could use Lower Hierarchy B (which just stores length data) whilst those samples that are linked to the trip level could use Lower Hierarchy C (which just stores biological data). This could also be relevant if length frequency are taken on all species , but biological measurement are only taken on a specific group of species, these species will then have Lower Hierarchy A while the others will have Lower Hierarchy B.</w:t>
      </w:r>
    </w:p>
    <w:p w14:paraId="1E95F62C" w14:textId="5121D245" w:rsidR="00F56F46" w:rsidRPr="002D1E6F" w:rsidRDefault="00F56F46" w:rsidP="00165918">
      <w:pPr>
        <w:pStyle w:val="Heading1"/>
      </w:pPr>
      <w:bookmarkStart w:id="16" w:name="_Toc56083407"/>
      <w:r w:rsidRPr="002D1E6F">
        <w:t>The new design variables</w:t>
      </w:r>
      <w:r w:rsidR="009F6A82" w:rsidRPr="002D1E6F">
        <w:t xml:space="preserve"> and hierarchies</w:t>
      </w:r>
      <w:bookmarkEnd w:id="16"/>
    </w:p>
    <w:p w14:paraId="55DC63F1" w14:textId="1A77B816" w:rsidR="00937EB9" w:rsidRPr="002D1E6F" w:rsidRDefault="00937EB9" w:rsidP="00937EB9">
      <w:pPr>
        <w:pStyle w:val="Heading2"/>
      </w:pPr>
      <w:bookmarkStart w:id="17" w:name="_Toc56083408"/>
      <w:r w:rsidRPr="002D1E6F">
        <w:t>Design variables (applies to all tables that are part of hierarchies)</w:t>
      </w:r>
      <w:bookmarkEnd w:id="17"/>
    </w:p>
    <w:p w14:paraId="704026D3" w14:textId="5EE6B455" w:rsidR="00937EB9" w:rsidRPr="002D1E6F" w:rsidRDefault="00937EB9" w:rsidP="00481C8A">
      <w:r w:rsidRPr="002D1E6F">
        <w:t xml:space="preserve">The RDBES makes a strong push towards the specification of the core variables needed </w:t>
      </w:r>
      <w:r w:rsidR="009F6A82" w:rsidRPr="002D1E6F">
        <w:t xml:space="preserve">to describe the sampling and carry out </w:t>
      </w:r>
      <w:r w:rsidRPr="002D1E6F">
        <w:t xml:space="preserve">design-based estimation. Those variables are termed Design Variables and </w:t>
      </w:r>
      <w:r w:rsidR="009F6A82" w:rsidRPr="002D1E6F">
        <w:t xml:space="preserve">are </w:t>
      </w:r>
      <w:r w:rsidRPr="002D1E6F">
        <w:t xml:space="preserve">identified </w:t>
      </w:r>
      <w:r w:rsidR="009F6A82" w:rsidRPr="002D1E6F">
        <w:t xml:space="preserve">in the data model </w:t>
      </w:r>
      <w:r w:rsidRPr="002D1E6F">
        <w:t xml:space="preserve">with the acronym “DV”. Among the mandatory Design Variables (DV, M) are essential aspects of the design like stratification, clustering and selection methods. </w:t>
      </w:r>
      <w:r w:rsidR="009F6A82" w:rsidRPr="002D1E6F">
        <w:t xml:space="preserve">Optional </w:t>
      </w:r>
      <w:r w:rsidRPr="002D1E6F">
        <w:t xml:space="preserve"> Design Variables (DV, O) include aspects that, albeit essent</w:t>
      </w:r>
      <w:r w:rsidR="009F6A82" w:rsidRPr="002D1E6F">
        <w:t xml:space="preserve">ial for design-based estimation, are frequently </w:t>
      </w:r>
      <w:r w:rsidRPr="002D1E6F">
        <w:t xml:space="preserve">not available in </w:t>
      </w:r>
      <w:r w:rsidR="009F6A82" w:rsidRPr="002D1E6F">
        <w:t xml:space="preserve">more ad-hoc </w:t>
      </w:r>
      <w:r w:rsidRPr="002D1E6F">
        <w:t xml:space="preserve">designs such as the </w:t>
      </w:r>
      <w:r w:rsidR="009F6A82" w:rsidRPr="002D1E6F">
        <w:t xml:space="preserve">total number of </w:t>
      </w:r>
      <w:r w:rsidRPr="002D1E6F">
        <w:t>units</w:t>
      </w:r>
      <w:r w:rsidR="009F6A82" w:rsidRPr="002D1E6F">
        <w:t xml:space="preserve">, the number of units sampled or </w:t>
      </w:r>
      <w:r w:rsidRPr="002D1E6F">
        <w:t xml:space="preserve">the probability of inclusion.  </w:t>
      </w:r>
    </w:p>
    <w:p w14:paraId="1E95F62D" w14:textId="681E69A1" w:rsidR="00F56F46" w:rsidRPr="002D1E6F" w:rsidRDefault="00F56F46" w:rsidP="00973362">
      <w:pPr>
        <w:pStyle w:val="Heading2"/>
      </w:pPr>
      <w:bookmarkStart w:id="18" w:name="_Toc56083409"/>
      <w:r w:rsidRPr="002D1E6F">
        <w:t>Sampling hierarchies (</w:t>
      </w:r>
      <w:r w:rsidR="00083BA9" w:rsidRPr="002D1E6F">
        <w:t>applies to</w:t>
      </w:r>
      <w:r w:rsidRPr="002D1E6F">
        <w:t xml:space="preserve"> Design Table; Sample Table)</w:t>
      </w:r>
      <w:bookmarkEnd w:id="18"/>
    </w:p>
    <w:p w14:paraId="1E95F62E" w14:textId="51330754" w:rsidR="00F56F46" w:rsidRPr="002D1E6F" w:rsidRDefault="00F56F46" w:rsidP="00F56F46">
      <w:r w:rsidRPr="002D1E6F">
        <w:t>The designs used in the sampling of commercial fisheries in ICES waters are mostly, if not all, multi-stage. In multi-stage designs the final sample (e.g., the fish sampled) is selected through a set of stages where the sampling units at each stage are (sub-)</w:t>
      </w:r>
      <w:r w:rsidR="00145ACE" w:rsidRPr="002D1E6F">
        <w:t xml:space="preserve"> </w:t>
      </w:r>
      <w:r w:rsidRPr="002D1E6F">
        <w:t xml:space="preserve">sampled from the (larger) units chosen at the previous stage. </w:t>
      </w:r>
    </w:p>
    <w:p w14:paraId="1E95F62F" w14:textId="72A3DF23" w:rsidR="00F56F46" w:rsidRPr="002D1E6F" w:rsidRDefault="00F56F46" w:rsidP="00F56F46">
      <w:r w:rsidRPr="002D1E6F">
        <w:t xml:space="preserve">In the RDBES the </w:t>
      </w:r>
      <w:r w:rsidRPr="002D1E6F">
        <w:rPr>
          <w:b/>
        </w:rPr>
        <w:t>sampling hierarchy</w:t>
      </w:r>
      <w:r w:rsidRPr="002D1E6F">
        <w:t xml:space="preserve"> is a set of instructions that indicates what sampling levels are included in the multi-stage sampling of the commercial catches and how they are (hierarchically) related to each other. In a sampling hierarchy each level of a multi-stage sampling design is represented by a hierarchy table that holds the units sampled and details on how that sampling was done. The RDBES is very flexible with regards to the sampling levels that can be included in a hierarchy, allowing for a wide variety of sampling units to be specified such as ports, vessels, trips, fishing operations, time, amongst other. </w:t>
      </w:r>
      <w:r w:rsidR="00FD1F11" w:rsidRPr="002D1E6F">
        <w:t>The kind of sampling units supported are distilled from analyses of commercial sampling programs by a range of ICES expert groups and workshops. Less common sampling units are not supported with designated tables, but may be modelled through the use of columns that describe clustered sampling (see Section “The new design variables”).</w:t>
      </w:r>
    </w:p>
    <w:p w14:paraId="1E95F630" w14:textId="2E938910" w:rsidR="00F56F46" w:rsidRPr="002D1E6F" w:rsidRDefault="00F56F46" w:rsidP="00F56F46">
      <w:r w:rsidRPr="002D1E6F">
        <w:t>The sampling hierarchies are fundamental to the RDBES data model because they determine which information each country should upload to it. Two types of sampling hierarchies must be defined for each sampling programme</w:t>
      </w:r>
      <w:r w:rsidR="00B336EF" w:rsidRPr="002D1E6F">
        <w:t>. A</w:t>
      </w:r>
      <w:r w:rsidRPr="002D1E6F">
        <w:t xml:space="preserve">n </w:t>
      </w:r>
      <w:r w:rsidRPr="002D1E6F">
        <w:rPr>
          <w:b/>
        </w:rPr>
        <w:t>upper hierarchy</w:t>
      </w:r>
      <w:r w:rsidRPr="002D1E6F">
        <w:t xml:space="preserve"> – defined in the “Design table” and that includes the upper levels of the design from “programme” to “fish sample”</w:t>
      </w:r>
      <w:r w:rsidR="00B336EF" w:rsidRPr="002D1E6F">
        <w:t>.</w:t>
      </w:r>
      <w:r w:rsidRPr="002D1E6F">
        <w:t xml:space="preserve"> </w:t>
      </w:r>
      <w:r w:rsidR="00B336EF" w:rsidRPr="002D1E6F">
        <w:t>A</w:t>
      </w:r>
      <w:r w:rsidRPr="002D1E6F">
        <w:rPr>
          <w:b/>
        </w:rPr>
        <w:t xml:space="preserve"> lower hierarchy</w:t>
      </w:r>
      <w:r w:rsidRPr="002D1E6F">
        <w:t xml:space="preserve"> – defined in the “Sample Table” and that respects to the lower levels of the design, i.e., from “fish sample” downwards to length measurements and/or biological analyses carried out at the level of individuals. </w:t>
      </w:r>
    </w:p>
    <w:p w14:paraId="1E95F632" w14:textId="3387F789" w:rsidR="00F56F46" w:rsidRPr="002D1E6F" w:rsidRDefault="00F56F46" w:rsidP="00973362">
      <w:pPr>
        <w:pStyle w:val="Heading2"/>
      </w:pPr>
      <w:bookmarkStart w:id="19" w:name="_Toc56083410"/>
      <w:r w:rsidRPr="002D1E6F">
        <w:t>Samples (</w:t>
      </w:r>
      <w:r w:rsidR="00083BA9" w:rsidRPr="002D1E6F">
        <w:t xml:space="preserve">applies </w:t>
      </w:r>
      <w:r w:rsidR="00196F9A" w:rsidRPr="002D1E6F">
        <w:t>to all</w:t>
      </w:r>
      <w:r w:rsidRPr="002D1E6F">
        <w:t xml:space="preserve"> tables that are part of hierarchies)</w:t>
      </w:r>
      <w:bookmarkEnd w:id="19"/>
    </w:p>
    <w:p w14:paraId="1E95F633" w14:textId="4E9CB080" w:rsidR="00F56F46" w:rsidRPr="002D1E6F" w:rsidRDefault="00F56F46" w:rsidP="00F56F46">
      <w:r w:rsidRPr="002D1E6F">
        <w:t xml:space="preserve">In the hierarchy tables of the RDBES a row represents a unit sampled at that level of the hierarchy. E.g., in the port table, each row represents a port sampled; in the vessel table each row represents a </w:t>
      </w:r>
      <w:r w:rsidRPr="002D1E6F">
        <w:lastRenderedPageBreak/>
        <w:t>vessel sampled; and so on. Consequently the number of rows in each hierarchy table generally correspond</w:t>
      </w:r>
      <w:r w:rsidR="00A82C35" w:rsidRPr="002D1E6F">
        <w:t>s</w:t>
      </w:r>
      <w:r w:rsidRPr="002D1E6F">
        <w:t xml:space="preserve"> to the number of elements in the sample taken from that level. An exception occurs when one or more strata </w:t>
      </w:r>
      <w:r w:rsidR="00A82C35" w:rsidRPr="002D1E6F">
        <w:t>were not</w:t>
      </w:r>
      <w:r w:rsidRPr="002D1E6F">
        <w:t xml:space="preserve"> sampled (see </w:t>
      </w:r>
      <w:r w:rsidRPr="002D1E6F">
        <w:rPr>
          <w:i/>
        </w:rPr>
        <w:t>stratification</w:t>
      </w:r>
      <w:r w:rsidRPr="002D1E6F">
        <w:t>).</w:t>
      </w:r>
    </w:p>
    <w:p w14:paraId="1E95F635" w14:textId="35E1B54F" w:rsidR="00F56F46" w:rsidRPr="002D1E6F" w:rsidRDefault="00F56F46" w:rsidP="00973362">
      <w:pPr>
        <w:pStyle w:val="Heading2"/>
      </w:pPr>
      <w:bookmarkStart w:id="20" w:name="_Toc56083411"/>
      <w:r w:rsidRPr="002D1E6F">
        <w:t>Total units and Sampled units (</w:t>
      </w:r>
      <w:r w:rsidR="00083BA9" w:rsidRPr="002D1E6F">
        <w:t>applies to</w:t>
      </w:r>
      <w:r w:rsidRPr="002D1E6F">
        <w:t xml:space="preserve"> all tables that are part of hierarchies)</w:t>
      </w:r>
      <w:bookmarkEnd w:id="20"/>
      <w:r w:rsidRPr="002D1E6F">
        <w:t xml:space="preserve"> </w:t>
      </w:r>
    </w:p>
    <w:p w14:paraId="1E95F636" w14:textId="11F0DE03" w:rsidR="00F56F46" w:rsidRPr="002D1E6F" w:rsidRDefault="00F56F46" w:rsidP="00F56F46">
      <w:r w:rsidRPr="002D1E6F">
        <w:t xml:space="preserve">All tables involved in the hierarchies defined in the RDBES include columns for </w:t>
      </w:r>
      <w:r w:rsidR="0063440E" w:rsidRPr="002D1E6F">
        <w:t>t</w:t>
      </w:r>
      <w:r w:rsidRPr="002D1E6F">
        <w:t xml:space="preserve">otal </w:t>
      </w:r>
      <w:r w:rsidR="0063440E" w:rsidRPr="002D1E6F">
        <w:t>u</w:t>
      </w:r>
      <w:r w:rsidRPr="002D1E6F">
        <w:t xml:space="preserve">nits and </w:t>
      </w:r>
      <w:r w:rsidR="0063440E" w:rsidRPr="002D1E6F">
        <w:t>s</w:t>
      </w:r>
      <w:r w:rsidRPr="002D1E6F">
        <w:t xml:space="preserve">ampled </w:t>
      </w:r>
      <w:r w:rsidR="0063440E" w:rsidRPr="002D1E6F">
        <w:t>u</w:t>
      </w:r>
      <w:r w:rsidRPr="002D1E6F">
        <w:t xml:space="preserve">nits </w:t>
      </w:r>
      <w:r w:rsidR="00067D76" w:rsidRPr="002D1E6F">
        <w:t xml:space="preserve">- named </w:t>
      </w:r>
      <w:r w:rsidR="00C954BD" w:rsidRPr="002D1E6F">
        <w:t xml:space="preserve">numberTotal </w:t>
      </w:r>
      <w:r w:rsidR="00067D76" w:rsidRPr="002D1E6F">
        <w:t xml:space="preserve">and </w:t>
      </w:r>
      <w:r w:rsidR="00C954BD" w:rsidRPr="002D1E6F">
        <w:t xml:space="preserve">numberSampled </w:t>
      </w:r>
      <w:r w:rsidR="00067D76" w:rsidRPr="002D1E6F">
        <w:t xml:space="preserve">in all table with table name as prefix </w:t>
      </w:r>
      <w:r w:rsidRPr="002D1E6F">
        <w:t>e.g.</w:t>
      </w:r>
      <w:r w:rsidRPr="002D1E6F">
        <w:rPr>
          <w:color w:val="FF0000"/>
        </w:rPr>
        <w:t xml:space="preserve"> </w:t>
      </w:r>
      <w:r w:rsidRPr="002D1E6F">
        <w:t>V</w:t>
      </w:r>
      <w:r w:rsidR="0063440E" w:rsidRPr="002D1E6F">
        <w:t>S</w:t>
      </w:r>
      <w:r w:rsidR="00C954BD" w:rsidRPr="002D1E6F">
        <w:t>numberT</w:t>
      </w:r>
      <w:r w:rsidRPr="002D1E6F">
        <w:t>otal and V</w:t>
      </w:r>
      <w:r w:rsidR="0063440E" w:rsidRPr="002D1E6F">
        <w:t>S</w:t>
      </w:r>
      <w:r w:rsidR="00C954BD" w:rsidRPr="002D1E6F">
        <w:t>numberS</w:t>
      </w:r>
      <w:r w:rsidRPr="002D1E6F">
        <w:t xml:space="preserve">ampled in the </w:t>
      </w:r>
      <w:r w:rsidR="0063440E" w:rsidRPr="002D1E6F">
        <w:t>Vessel Selection table</w:t>
      </w:r>
      <w:r w:rsidRPr="002D1E6F">
        <w:t xml:space="preserve">. </w:t>
      </w:r>
      <w:r w:rsidR="00385B1F" w:rsidRPr="002D1E6F">
        <w:t>In general, t</w:t>
      </w:r>
      <w:r w:rsidRPr="002D1E6F">
        <w:t xml:space="preserve">he </w:t>
      </w:r>
      <w:r w:rsidR="0063440E" w:rsidRPr="002D1E6F">
        <w:t>t</w:t>
      </w:r>
      <w:r w:rsidRPr="002D1E6F">
        <w:t xml:space="preserve">otal column is </w:t>
      </w:r>
      <w:r w:rsidR="000273F9" w:rsidRPr="002D1E6F">
        <w:t>defined as</w:t>
      </w:r>
      <w:r w:rsidRPr="002D1E6F">
        <w:t xml:space="preserve"> the total number of sampling units in that sampling stage</w:t>
      </w:r>
      <w:r w:rsidR="00385B1F" w:rsidRPr="002D1E6F">
        <w:t>; and</w:t>
      </w:r>
      <w:r w:rsidRPr="002D1E6F">
        <w:t xml:space="preserve"> </w:t>
      </w:r>
      <w:r w:rsidR="00385B1F" w:rsidRPr="002D1E6F">
        <w:t>t</w:t>
      </w:r>
      <w:r w:rsidRPr="002D1E6F">
        <w:t xml:space="preserve">he </w:t>
      </w:r>
      <w:r w:rsidR="0063440E" w:rsidRPr="002D1E6F">
        <w:t>s</w:t>
      </w:r>
      <w:r w:rsidRPr="002D1E6F">
        <w:t xml:space="preserve">ampled column is </w:t>
      </w:r>
      <w:r w:rsidR="000273F9" w:rsidRPr="002D1E6F">
        <w:t>defined as</w:t>
      </w:r>
      <w:r w:rsidRPr="002D1E6F">
        <w:t xml:space="preserve"> the number of units sampled in that sampling stage. In the case of stratification (see </w:t>
      </w:r>
      <w:r w:rsidRPr="002D1E6F">
        <w:rPr>
          <w:i/>
        </w:rPr>
        <w:t>stratification</w:t>
      </w:r>
      <w:r w:rsidRPr="002D1E6F">
        <w:t>) the totals and sample</w:t>
      </w:r>
      <w:r w:rsidR="0063440E" w:rsidRPr="002D1E6F">
        <w:t>d</w:t>
      </w:r>
      <w:r w:rsidRPr="002D1E6F">
        <w:t xml:space="preserve"> respect to the total size and sample size of each stratum (see example 1 below). </w:t>
      </w:r>
      <w:r w:rsidR="00385B1F" w:rsidRPr="002D1E6F">
        <w:t>In the case of clustering</w:t>
      </w:r>
      <w:r w:rsidR="00940F8C" w:rsidRPr="002D1E6F">
        <w:t xml:space="preserve"> (see </w:t>
      </w:r>
      <w:r w:rsidR="00940F8C" w:rsidRPr="002D1E6F">
        <w:rPr>
          <w:i/>
        </w:rPr>
        <w:t>clustering</w:t>
      </w:r>
      <w:r w:rsidR="00940F8C" w:rsidRPr="002D1E6F">
        <w:t>)</w:t>
      </w:r>
      <w:r w:rsidR="00385B1F" w:rsidRPr="002D1E6F">
        <w:t xml:space="preserve">, </w:t>
      </w:r>
      <w:r w:rsidR="00184002" w:rsidRPr="002D1E6F">
        <w:t xml:space="preserve">total </w:t>
      </w:r>
      <w:r w:rsidR="00385B1F" w:rsidRPr="002D1E6F">
        <w:t xml:space="preserve">and </w:t>
      </w:r>
      <w:r w:rsidR="00184002" w:rsidRPr="002D1E6F">
        <w:t xml:space="preserve">sampled </w:t>
      </w:r>
      <w:r w:rsidR="00385B1F" w:rsidRPr="002D1E6F">
        <w:t xml:space="preserve">columns refer to the total and sampled number of units in each cluster </w:t>
      </w:r>
      <w:r w:rsidR="00385B1F" w:rsidRPr="002D1E6F">
        <w:rPr>
          <w:i/>
        </w:rPr>
        <w:t>and</w:t>
      </w:r>
      <w:r w:rsidR="00385B1F" w:rsidRPr="002D1E6F">
        <w:t xml:space="preserve"> two new variables are used </w:t>
      </w:r>
      <w:r w:rsidR="00C954BD" w:rsidRPr="002D1E6F">
        <w:t>numberT</w:t>
      </w:r>
      <w:r w:rsidR="00067D76" w:rsidRPr="002D1E6F">
        <w:t xml:space="preserve">otalClusters </w:t>
      </w:r>
      <w:r w:rsidR="00385B1F" w:rsidRPr="002D1E6F">
        <w:t xml:space="preserve">and </w:t>
      </w:r>
      <w:r w:rsidR="00C954BD" w:rsidRPr="002D1E6F">
        <w:t>numberSampledClusters</w:t>
      </w:r>
      <w:r w:rsidR="00C954BD" w:rsidRPr="002D1E6F" w:rsidDel="00687F3A">
        <w:t xml:space="preserve"> </w:t>
      </w:r>
      <w:r w:rsidR="00C954BD" w:rsidRPr="002D1E6F">
        <w:t xml:space="preserve"> </w:t>
      </w:r>
      <w:r w:rsidR="00687F3A" w:rsidRPr="002D1E6F">
        <w:t xml:space="preserve">(also prefixed with table name) </w:t>
      </w:r>
      <w:r w:rsidR="00385B1F" w:rsidRPr="002D1E6F">
        <w:t xml:space="preserve">that indicate the total (in the population) and sampled number of clusters. </w:t>
      </w:r>
      <w:r w:rsidRPr="002D1E6F">
        <w:t xml:space="preserve">In the particular case of </w:t>
      </w:r>
      <w:r w:rsidR="00C0089D" w:rsidRPr="002D1E6F">
        <w:t xml:space="preserve">Selection method </w:t>
      </w:r>
      <w:r w:rsidRPr="002D1E6F">
        <w:t>= “census” total and sampled are equal.</w:t>
      </w:r>
    </w:p>
    <w:p w14:paraId="1E95F639" w14:textId="0A44D785" w:rsidR="00F56F46" w:rsidRPr="002D1E6F" w:rsidRDefault="00F56F46" w:rsidP="00973362">
      <w:pPr>
        <w:pStyle w:val="Heading2"/>
      </w:pPr>
      <w:bookmarkStart w:id="21" w:name="_Toc56083412"/>
      <w:r w:rsidRPr="002D1E6F">
        <w:t>Stratification (</w:t>
      </w:r>
      <w:r w:rsidR="00083BA9" w:rsidRPr="002D1E6F">
        <w:t>applies to</w:t>
      </w:r>
      <w:r w:rsidRPr="002D1E6F">
        <w:t xml:space="preserve"> all tables that are part of hierarchies)</w:t>
      </w:r>
      <w:bookmarkEnd w:id="21"/>
      <w:r w:rsidRPr="002D1E6F">
        <w:t xml:space="preserve"> </w:t>
      </w:r>
    </w:p>
    <w:p w14:paraId="1E95F63A" w14:textId="0762B952" w:rsidR="00F56F46" w:rsidRPr="002D1E6F" w:rsidRDefault="00F56F46" w:rsidP="00F56F46">
      <w:r w:rsidRPr="002D1E6F">
        <w:t xml:space="preserve">A column is included in every hierarchy table that allows the </w:t>
      </w:r>
      <w:r w:rsidR="00940F8C" w:rsidRPr="002D1E6F">
        <w:t xml:space="preserve">presence </w:t>
      </w:r>
      <w:r w:rsidRPr="002D1E6F">
        <w:t xml:space="preserve">of stratification </w:t>
      </w:r>
      <w:r w:rsidR="00083BA9" w:rsidRPr="002D1E6F">
        <w:t>at</w:t>
      </w:r>
      <w:r w:rsidR="00940F8C" w:rsidRPr="002D1E6F">
        <w:t xml:space="preserve"> </w:t>
      </w:r>
      <w:r w:rsidRPr="002D1E6F">
        <w:t>each sampling level</w:t>
      </w:r>
      <w:r w:rsidR="00083BA9" w:rsidRPr="002D1E6F">
        <w:t xml:space="preserve"> to be declared</w:t>
      </w:r>
      <w:r w:rsidR="00940F8C" w:rsidRPr="002D1E6F">
        <w:t xml:space="preserve"> </w:t>
      </w:r>
      <w:r w:rsidR="00687F3A" w:rsidRPr="002D1E6F">
        <w:t>- named stratification in all table with table name as prefix e.g.</w:t>
      </w:r>
      <w:r w:rsidR="00687F3A" w:rsidRPr="002D1E6F">
        <w:rPr>
          <w:color w:val="FF0000"/>
        </w:rPr>
        <w:t xml:space="preserve"> </w:t>
      </w:r>
      <w:r w:rsidR="00687F3A" w:rsidRPr="002D1E6F">
        <w:t xml:space="preserve">VSstratification in the Vessel Selection table. </w:t>
      </w:r>
      <w:r w:rsidR="00940F8C" w:rsidRPr="002D1E6F">
        <w:t>When stratification exists, the strata names are declared in the stratum column</w:t>
      </w:r>
      <w:r w:rsidR="00687F3A" w:rsidRPr="002D1E6F">
        <w:t xml:space="preserve"> (also prefixed with table name). </w:t>
      </w:r>
    </w:p>
    <w:p w14:paraId="1E95F63B" w14:textId="1B0E108D" w:rsidR="00F56F46" w:rsidRPr="002D1E6F" w:rsidRDefault="00070A39" w:rsidP="00F56F46">
      <w:r w:rsidRPr="002D1E6F">
        <w:t>The vast majority of strata considered in the sampling of commercial fisheries have known size and are composed of countable units. Accordingly when stratification is implemented the tables of the RDBES require the specification of</w:t>
      </w:r>
      <w:r w:rsidR="00F56F46" w:rsidRPr="002D1E6F">
        <w:t xml:space="preserve"> a) the total size of each stratum </w:t>
      </w:r>
      <w:r w:rsidR="00A82C35" w:rsidRPr="002D1E6F">
        <w:t xml:space="preserve">and </w:t>
      </w:r>
      <w:r w:rsidR="00F56F46" w:rsidRPr="002D1E6F">
        <w:t>b) the size of the sample is known</w:t>
      </w:r>
      <w:r w:rsidR="00A82C35" w:rsidRPr="002D1E6F">
        <w:t>. This is necessary</w:t>
      </w:r>
      <w:r w:rsidR="00F56F46" w:rsidRPr="002D1E6F">
        <w:t xml:space="preserve"> because each unit sampled is only meaningful when related to the size of the stratum size and the sample it c</w:t>
      </w:r>
      <w:r w:rsidR="00A82C35" w:rsidRPr="002D1E6F">
        <w:t>a</w:t>
      </w:r>
      <w:r w:rsidR="00F56F46" w:rsidRPr="002D1E6F">
        <w:t>me from. Additionally it is important that every strat</w:t>
      </w:r>
      <w:r w:rsidR="00A81804" w:rsidRPr="002D1E6F">
        <w:t>um</w:t>
      </w:r>
      <w:r w:rsidR="00F56F46" w:rsidRPr="002D1E6F">
        <w:t xml:space="preserve"> is sampled</w:t>
      </w:r>
      <w:r w:rsidR="000B1440" w:rsidRPr="002D1E6F">
        <w:t xml:space="preserve"> (</w:t>
      </w:r>
      <w:r w:rsidR="00EC1427" w:rsidRPr="002D1E6F">
        <w:t>e</w:t>
      </w:r>
      <w:r w:rsidR="000B1440" w:rsidRPr="002D1E6F">
        <w:t>xamples 1a and 1b)</w:t>
      </w:r>
      <w:r w:rsidR="00F56F46" w:rsidRPr="002D1E6F">
        <w:t xml:space="preserve">. </w:t>
      </w:r>
    </w:p>
    <w:p w14:paraId="735ED45E" w14:textId="0A26471A" w:rsidR="005C526B" w:rsidRPr="002D1E6F" w:rsidRDefault="005C526B" w:rsidP="005C526B">
      <w:r w:rsidRPr="002D1E6F">
        <w:t>In the RDBES stratum total and sample size</w:t>
      </w:r>
      <w:r w:rsidR="000273F9" w:rsidRPr="002D1E6F">
        <w:t xml:space="preserve"> values</w:t>
      </w:r>
      <w:r w:rsidRPr="002D1E6F">
        <w:t xml:space="preserve"> are </w:t>
      </w:r>
      <w:r w:rsidR="000273F9" w:rsidRPr="002D1E6F">
        <w:t>expressed</w:t>
      </w:r>
      <w:r w:rsidRPr="002D1E6F">
        <w:t xml:space="preserve"> </w:t>
      </w:r>
      <w:r w:rsidR="000273F9" w:rsidRPr="002D1E6F">
        <w:t>as a</w:t>
      </w:r>
      <w:r w:rsidRPr="002D1E6F">
        <w:t xml:space="preserve"> number of sampling units (e.g., number of vessels in the stratum and number of vessels sampled from that stratum). Depending on the table, other common units of strata size may also be available (e.g., weight). </w:t>
      </w:r>
    </w:p>
    <w:p w14:paraId="180620A6" w14:textId="77777777" w:rsidR="005C526B" w:rsidRPr="002D1E6F" w:rsidRDefault="005C526B" w:rsidP="005C526B">
      <w:pPr>
        <w:ind w:left="1134"/>
        <w:rPr>
          <w:b/>
          <w:sz w:val="18"/>
          <w:szCs w:val="18"/>
        </w:rPr>
      </w:pPr>
      <w:r w:rsidRPr="002D1E6F">
        <w:rPr>
          <w:b/>
          <w:sz w:val="18"/>
          <w:szCs w:val="18"/>
        </w:rPr>
        <w:t xml:space="preserve">Example 1a: Simplified example of unstratified vessel table. 7 samples were taken from the entire (non-stratified) population of vessels. Compare with 1b (stratified).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49"/>
        <w:gridCol w:w="1367"/>
        <w:gridCol w:w="1000"/>
        <w:gridCol w:w="1681"/>
        <w:gridCol w:w="1380"/>
        <w:gridCol w:w="1647"/>
      </w:tblGrid>
      <w:tr w:rsidR="001D3992" w:rsidRPr="002D1E6F" w14:paraId="0DCC0AEB" w14:textId="77777777" w:rsidTr="00973362">
        <w:trPr>
          <w:trHeight w:val="57"/>
          <w:jc w:val="center"/>
        </w:trPr>
        <w:tc>
          <w:tcPr>
            <w:tcW w:w="0" w:type="auto"/>
            <w:shd w:val="clear" w:color="auto" w:fill="auto"/>
            <w:noWrap/>
            <w:vAlign w:val="center"/>
            <w:hideMark/>
          </w:tcPr>
          <w:p w14:paraId="3E1F3594" w14:textId="716C437F" w:rsidR="00254E66" w:rsidRPr="002D1E6F" w:rsidRDefault="00254E66" w:rsidP="008D2AB9">
            <w:pPr>
              <w:spacing w:after="0" w:line="240" w:lineRule="auto"/>
              <w:jc w:val="center"/>
              <w:rPr>
                <w:rFonts w:ascii="Calibri" w:eastAsia="Times New Roman" w:hAnsi="Calibri" w:cs="Times New Roman"/>
                <w:b/>
                <w:color w:val="000000"/>
                <w:sz w:val="18"/>
                <w:szCs w:val="18"/>
                <w:lang w:eastAsia="en-GB"/>
              </w:rPr>
            </w:pPr>
            <w:r w:rsidRPr="002D1E6F">
              <w:rPr>
                <w:rFonts w:ascii="Calibri" w:eastAsia="Times New Roman" w:hAnsi="Calibri" w:cs="Times New Roman"/>
                <w:b/>
                <w:color w:val="000000"/>
                <w:sz w:val="18"/>
                <w:szCs w:val="18"/>
                <w:lang w:eastAsia="en-GB"/>
              </w:rPr>
              <w:t>VSid</w:t>
            </w:r>
          </w:p>
        </w:tc>
        <w:tc>
          <w:tcPr>
            <w:tcW w:w="0" w:type="auto"/>
          </w:tcPr>
          <w:p w14:paraId="5DAAD3BD" w14:textId="5B44B2F7" w:rsidR="00254E66" w:rsidRPr="002D1E6F" w:rsidRDefault="00254E66" w:rsidP="008D2AB9">
            <w:pPr>
              <w:spacing w:after="0" w:line="240" w:lineRule="auto"/>
              <w:jc w:val="center"/>
              <w:rPr>
                <w:rFonts w:ascii="Calibri" w:eastAsia="Times New Roman" w:hAnsi="Calibri" w:cs="Times New Roman"/>
                <w:b/>
                <w:color w:val="000000"/>
                <w:sz w:val="18"/>
                <w:szCs w:val="18"/>
                <w:lang w:eastAsia="en-GB"/>
              </w:rPr>
            </w:pPr>
            <w:r w:rsidRPr="002D1E6F">
              <w:rPr>
                <w:rFonts w:ascii="Calibri" w:eastAsia="Times New Roman" w:hAnsi="Calibri" w:cs="Times New Roman"/>
                <w:b/>
                <w:color w:val="000000"/>
                <w:sz w:val="18"/>
                <w:szCs w:val="18"/>
                <w:lang w:eastAsia="en-GB"/>
              </w:rPr>
              <w:t>VSstratification</w:t>
            </w:r>
          </w:p>
        </w:tc>
        <w:tc>
          <w:tcPr>
            <w:tcW w:w="0" w:type="auto"/>
          </w:tcPr>
          <w:p w14:paraId="4E574E39" w14:textId="61664EA1" w:rsidR="00254E66" w:rsidRPr="002D1E6F" w:rsidRDefault="00254E66" w:rsidP="008D2AB9">
            <w:pPr>
              <w:spacing w:after="0" w:line="240" w:lineRule="auto"/>
              <w:jc w:val="center"/>
              <w:rPr>
                <w:rFonts w:ascii="Calibri" w:eastAsia="Times New Roman" w:hAnsi="Calibri" w:cs="Times New Roman"/>
                <w:b/>
                <w:color w:val="000000"/>
                <w:sz w:val="18"/>
                <w:szCs w:val="18"/>
                <w:lang w:eastAsia="en-GB"/>
              </w:rPr>
            </w:pPr>
            <w:r w:rsidRPr="002D1E6F">
              <w:rPr>
                <w:rFonts w:ascii="Calibri" w:eastAsia="Times New Roman" w:hAnsi="Calibri" w:cs="Times New Roman"/>
                <w:b/>
                <w:color w:val="000000"/>
                <w:sz w:val="18"/>
                <w:szCs w:val="18"/>
                <w:lang w:eastAsia="en-GB"/>
              </w:rPr>
              <w:t>VSstratum</w:t>
            </w:r>
          </w:p>
        </w:tc>
        <w:tc>
          <w:tcPr>
            <w:tcW w:w="0" w:type="auto"/>
            <w:shd w:val="clear" w:color="auto" w:fill="auto"/>
            <w:noWrap/>
            <w:vAlign w:val="center"/>
            <w:hideMark/>
          </w:tcPr>
          <w:p w14:paraId="0660CA49" w14:textId="2CE35B1E" w:rsidR="00254E66" w:rsidRPr="002D1E6F" w:rsidRDefault="00254E66" w:rsidP="008D2AB9">
            <w:pPr>
              <w:spacing w:after="0" w:line="240" w:lineRule="auto"/>
              <w:jc w:val="center"/>
              <w:rPr>
                <w:rFonts w:ascii="Calibri" w:eastAsia="Times New Roman" w:hAnsi="Calibri" w:cs="Times New Roman"/>
                <w:b/>
                <w:color w:val="000000"/>
                <w:sz w:val="18"/>
                <w:szCs w:val="18"/>
                <w:lang w:eastAsia="en-GB"/>
              </w:rPr>
            </w:pPr>
            <w:r w:rsidRPr="002D1E6F">
              <w:rPr>
                <w:rFonts w:ascii="Calibri" w:eastAsia="Times New Roman" w:hAnsi="Calibri" w:cs="Times New Roman"/>
                <w:b/>
                <w:color w:val="000000"/>
                <w:sz w:val="18"/>
                <w:szCs w:val="18"/>
                <w:lang w:eastAsia="en-GB"/>
              </w:rPr>
              <w:t>VSselectionMethod</w:t>
            </w:r>
          </w:p>
        </w:tc>
        <w:tc>
          <w:tcPr>
            <w:tcW w:w="0" w:type="auto"/>
            <w:shd w:val="clear" w:color="auto" w:fill="auto"/>
            <w:noWrap/>
            <w:vAlign w:val="center"/>
            <w:hideMark/>
          </w:tcPr>
          <w:p w14:paraId="4A3D035F" w14:textId="08C28237" w:rsidR="00254E66" w:rsidRPr="002D1E6F" w:rsidRDefault="00C954BD" w:rsidP="00C954BD">
            <w:pPr>
              <w:spacing w:after="0" w:line="240" w:lineRule="auto"/>
              <w:jc w:val="center"/>
              <w:rPr>
                <w:rFonts w:ascii="Calibri" w:eastAsia="Times New Roman" w:hAnsi="Calibri" w:cs="Times New Roman"/>
                <w:b/>
                <w:color w:val="000000"/>
                <w:sz w:val="18"/>
                <w:szCs w:val="18"/>
                <w:lang w:eastAsia="en-GB"/>
              </w:rPr>
            </w:pPr>
            <w:r w:rsidRPr="002D1E6F">
              <w:rPr>
                <w:rFonts w:ascii="Calibri" w:eastAsia="Times New Roman" w:hAnsi="Calibri" w:cs="Times New Roman"/>
                <w:b/>
                <w:color w:val="000000"/>
                <w:sz w:val="18"/>
                <w:szCs w:val="18"/>
                <w:lang w:eastAsia="en-GB"/>
              </w:rPr>
              <w:t>VSnumberTotal</w:t>
            </w:r>
          </w:p>
        </w:tc>
        <w:tc>
          <w:tcPr>
            <w:tcW w:w="0" w:type="auto"/>
            <w:shd w:val="clear" w:color="auto" w:fill="auto"/>
            <w:noWrap/>
            <w:vAlign w:val="center"/>
            <w:hideMark/>
          </w:tcPr>
          <w:p w14:paraId="21B73DD6" w14:textId="0816E9AC" w:rsidR="00254E66" w:rsidRPr="002D1E6F" w:rsidRDefault="00254E66" w:rsidP="00C954BD">
            <w:pPr>
              <w:spacing w:after="0" w:line="240" w:lineRule="auto"/>
              <w:jc w:val="center"/>
              <w:rPr>
                <w:rFonts w:ascii="Calibri" w:eastAsia="Times New Roman" w:hAnsi="Calibri" w:cs="Times New Roman"/>
                <w:b/>
                <w:color w:val="000000"/>
                <w:sz w:val="18"/>
                <w:szCs w:val="18"/>
                <w:lang w:eastAsia="en-GB"/>
              </w:rPr>
            </w:pPr>
            <w:r w:rsidRPr="002D1E6F">
              <w:rPr>
                <w:rFonts w:ascii="Calibri" w:eastAsia="Times New Roman" w:hAnsi="Calibri" w:cs="Times New Roman"/>
                <w:b/>
                <w:color w:val="000000"/>
                <w:sz w:val="18"/>
                <w:szCs w:val="18"/>
                <w:lang w:eastAsia="en-GB"/>
              </w:rPr>
              <w:t>VS</w:t>
            </w:r>
            <w:r w:rsidR="00C954BD" w:rsidRPr="002D1E6F">
              <w:rPr>
                <w:rFonts w:ascii="Calibri" w:eastAsia="Times New Roman" w:hAnsi="Calibri" w:cs="Times New Roman"/>
                <w:b/>
                <w:color w:val="000000"/>
                <w:sz w:val="18"/>
                <w:szCs w:val="18"/>
                <w:lang w:eastAsia="en-GB"/>
              </w:rPr>
              <w:t>numberS</w:t>
            </w:r>
            <w:r w:rsidRPr="002D1E6F">
              <w:rPr>
                <w:rFonts w:ascii="Calibri" w:eastAsia="Times New Roman" w:hAnsi="Calibri" w:cs="Times New Roman"/>
                <w:b/>
                <w:color w:val="000000"/>
                <w:sz w:val="18"/>
                <w:szCs w:val="18"/>
                <w:lang w:eastAsia="en-GB"/>
              </w:rPr>
              <w:t>ample</w:t>
            </w:r>
            <w:r w:rsidR="00C954BD" w:rsidRPr="002D1E6F">
              <w:rPr>
                <w:rFonts w:ascii="Calibri" w:eastAsia="Times New Roman" w:hAnsi="Calibri" w:cs="Times New Roman"/>
                <w:b/>
                <w:color w:val="000000"/>
                <w:sz w:val="18"/>
                <w:szCs w:val="18"/>
                <w:lang w:eastAsia="en-GB"/>
              </w:rPr>
              <w:t>d</w:t>
            </w:r>
          </w:p>
        </w:tc>
      </w:tr>
      <w:tr w:rsidR="001D3992" w:rsidRPr="002D1E6F" w14:paraId="3D6E46F2" w14:textId="77777777" w:rsidTr="00973362">
        <w:trPr>
          <w:trHeight w:val="57"/>
          <w:jc w:val="center"/>
        </w:trPr>
        <w:tc>
          <w:tcPr>
            <w:tcW w:w="0" w:type="auto"/>
            <w:shd w:val="clear" w:color="auto" w:fill="auto"/>
            <w:noWrap/>
            <w:vAlign w:val="bottom"/>
            <w:hideMark/>
          </w:tcPr>
          <w:p w14:paraId="67CB9A7B" w14:textId="77777777" w:rsidR="00254E66" w:rsidRPr="002D1E6F" w:rsidRDefault="00254E66" w:rsidP="008D2AB9">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1</w:t>
            </w:r>
          </w:p>
        </w:tc>
        <w:tc>
          <w:tcPr>
            <w:tcW w:w="0" w:type="auto"/>
          </w:tcPr>
          <w:p w14:paraId="2B3BCA68" w14:textId="6B94B647" w:rsidR="00254E66" w:rsidRPr="002D1E6F" w:rsidRDefault="00254E66">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N</w:t>
            </w:r>
          </w:p>
        </w:tc>
        <w:tc>
          <w:tcPr>
            <w:tcW w:w="0" w:type="auto"/>
          </w:tcPr>
          <w:p w14:paraId="08F25AF8" w14:textId="4D888A70" w:rsidR="00254E66" w:rsidRPr="002D1E6F" w:rsidRDefault="00254E66" w:rsidP="008D2AB9">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U</w:t>
            </w:r>
          </w:p>
        </w:tc>
        <w:tc>
          <w:tcPr>
            <w:tcW w:w="0" w:type="auto"/>
            <w:shd w:val="clear" w:color="auto" w:fill="auto"/>
            <w:noWrap/>
            <w:vAlign w:val="bottom"/>
            <w:hideMark/>
          </w:tcPr>
          <w:p w14:paraId="5498A05A" w14:textId="77777777" w:rsidR="00254E66" w:rsidRPr="002D1E6F" w:rsidRDefault="00254E66" w:rsidP="008D2AB9">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random</w:t>
            </w:r>
          </w:p>
        </w:tc>
        <w:tc>
          <w:tcPr>
            <w:tcW w:w="0" w:type="auto"/>
            <w:shd w:val="clear" w:color="auto" w:fill="auto"/>
            <w:noWrap/>
            <w:vAlign w:val="bottom"/>
            <w:hideMark/>
          </w:tcPr>
          <w:p w14:paraId="7E4C88BD" w14:textId="77777777" w:rsidR="00254E66" w:rsidRPr="002D1E6F" w:rsidRDefault="00254E66" w:rsidP="008D2AB9">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1700</w:t>
            </w:r>
          </w:p>
        </w:tc>
        <w:tc>
          <w:tcPr>
            <w:tcW w:w="0" w:type="auto"/>
            <w:shd w:val="clear" w:color="auto" w:fill="auto"/>
            <w:noWrap/>
            <w:vAlign w:val="bottom"/>
            <w:hideMark/>
          </w:tcPr>
          <w:p w14:paraId="5926B804" w14:textId="77777777" w:rsidR="00254E66" w:rsidRPr="002D1E6F" w:rsidRDefault="00254E66" w:rsidP="008D2AB9">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7</w:t>
            </w:r>
          </w:p>
        </w:tc>
      </w:tr>
      <w:tr w:rsidR="001D3992" w:rsidRPr="002D1E6F" w14:paraId="4808C99C" w14:textId="77777777" w:rsidTr="00973362">
        <w:trPr>
          <w:trHeight w:val="57"/>
          <w:jc w:val="center"/>
        </w:trPr>
        <w:tc>
          <w:tcPr>
            <w:tcW w:w="0" w:type="auto"/>
            <w:shd w:val="clear" w:color="auto" w:fill="auto"/>
            <w:noWrap/>
            <w:vAlign w:val="bottom"/>
            <w:hideMark/>
          </w:tcPr>
          <w:p w14:paraId="4AA4956B" w14:textId="77777777" w:rsidR="00254E66" w:rsidRPr="002D1E6F" w:rsidRDefault="00254E66" w:rsidP="008D2AB9">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2</w:t>
            </w:r>
          </w:p>
        </w:tc>
        <w:tc>
          <w:tcPr>
            <w:tcW w:w="0" w:type="auto"/>
          </w:tcPr>
          <w:p w14:paraId="772967E6" w14:textId="61562C4E" w:rsidR="00254E66" w:rsidRPr="002D1E6F" w:rsidRDefault="00254E66" w:rsidP="008D2AB9">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N</w:t>
            </w:r>
          </w:p>
        </w:tc>
        <w:tc>
          <w:tcPr>
            <w:tcW w:w="0" w:type="auto"/>
          </w:tcPr>
          <w:p w14:paraId="27050C1B" w14:textId="0A33D46B" w:rsidR="00254E66" w:rsidRPr="002D1E6F" w:rsidRDefault="00254E66" w:rsidP="008D2AB9">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U</w:t>
            </w:r>
          </w:p>
        </w:tc>
        <w:tc>
          <w:tcPr>
            <w:tcW w:w="0" w:type="auto"/>
            <w:shd w:val="clear" w:color="auto" w:fill="auto"/>
            <w:noWrap/>
            <w:vAlign w:val="bottom"/>
            <w:hideMark/>
          </w:tcPr>
          <w:p w14:paraId="07AE204F" w14:textId="77777777" w:rsidR="00254E66" w:rsidRPr="002D1E6F" w:rsidRDefault="00254E66" w:rsidP="008D2AB9">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random</w:t>
            </w:r>
          </w:p>
        </w:tc>
        <w:tc>
          <w:tcPr>
            <w:tcW w:w="0" w:type="auto"/>
            <w:shd w:val="clear" w:color="auto" w:fill="auto"/>
            <w:noWrap/>
            <w:vAlign w:val="bottom"/>
            <w:hideMark/>
          </w:tcPr>
          <w:p w14:paraId="3E1A2887" w14:textId="77777777" w:rsidR="00254E66" w:rsidRPr="002D1E6F" w:rsidRDefault="00254E66" w:rsidP="008D2AB9">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1700</w:t>
            </w:r>
          </w:p>
        </w:tc>
        <w:tc>
          <w:tcPr>
            <w:tcW w:w="0" w:type="auto"/>
            <w:shd w:val="clear" w:color="auto" w:fill="auto"/>
            <w:noWrap/>
            <w:vAlign w:val="bottom"/>
            <w:hideMark/>
          </w:tcPr>
          <w:p w14:paraId="0C9194DE" w14:textId="77777777" w:rsidR="00254E66" w:rsidRPr="002D1E6F" w:rsidRDefault="00254E66" w:rsidP="008D2AB9">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7</w:t>
            </w:r>
          </w:p>
        </w:tc>
      </w:tr>
      <w:tr w:rsidR="001D3992" w:rsidRPr="002D1E6F" w14:paraId="14C1630C" w14:textId="77777777" w:rsidTr="00973362">
        <w:trPr>
          <w:trHeight w:val="57"/>
          <w:jc w:val="center"/>
        </w:trPr>
        <w:tc>
          <w:tcPr>
            <w:tcW w:w="0" w:type="auto"/>
            <w:shd w:val="clear" w:color="auto" w:fill="auto"/>
            <w:noWrap/>
            <w:vAlign w:val="bottom"/>
            <w:hideMark/>
          </w:tcPr>
          <w:p w14:paraId="142B5205" w14:textId="77777777" w:rsidR="00254E66" w:rsidRPr="002D1E6F" w:rsidRDefault="00254E66" w:rsidP="008D2AB9">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3</w:t>
            </w:r>
          </w:p>
        </w:tc>
        <w:tc>
          <w:tcPr>
            <w:tcW w:w="0" w:type="auto"/>
          </w:tcPr>
          <w:p w14:paraId="7F968A1E" w14:textId="53DCD563" w:rsidR="00254E66" w:rsidRPr="002D1E6F" w:rsidRDefault="00254E66" w:rsidP="008D2AB9">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N</w:t>
            </w:r>
          </w:p>
        </w:tc>
        <w:tc>
          <w:tcPr>
            <w:tcW w:w="0" w:type="auto"/>
          </w:tcPr>
          <w:p w14:paraId="5CF65651" w14:textId="0168B0C4" w:rsidR="00254E66" w:rsidRPr="002D1E6F" w:rsidRDefault="00254E66" w:rsidP="008D2AB9">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U</w:t>
            </w:r>
          </w:p>
        </w:tc>
        <w:tc>
          <w:tcPr>
            <w:tcW w:w="0" w:type="auto"/>
            <w:shd w:val="clear" w:color="auto" w:fill="auto"/>
            <w:noWrap/>
            <w:vAlign w:val="bottom"/>
            <w:hideMark/>
          </w:tcPr>
          <w:p w14:paraId="715A4CB8" w14:textId="77777777" w:rsidR="00254E66" w:rsidRPr="002D1E6F" w:rsidRDefault="00254E66" w:rsidP="008D2AB9">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random</w:t>
            </w:r>
          </w:p>
        </w:tc>
        <w:tc>
          <w:tcPr>
            <w:tcW w:w="0" w:type="auto"/>
            <w:shd w:val="clear" w:color="auto" w:fill="auto"/>
            <w:noWrap/>
            <w:vAlign w:val="bottom"/>
            <w:hideMark/>
          </w:tcPr>
          <w:p w14:paraId="303E333E" w14:textId="77777777" w:rsidR="00254E66" w:rsidRPr="002D1E6F" w:rsidRDefault="00254E66" w:rsidP="008D2AB9">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1700</w:t>
            </w:r>
          </w:p>
        </w:tc>
        <w:tc>
          <w:tcPr>
            <w:tcW w:w="0" w:type="auto"/>
            <w:shd w:val="clear" w:color="auto" w:fill="auto"/>
            <w:noWrap/>
            <w:vAlign w:val="bottom"/>
            <w:hideMark/>
          </w:tcPr>
          <w:p w14:paraId="5D40A9DD" w14:textId="77777777" w:rsidR="00254E66" w:rsidRPr="002D1E6F" w:rsidRDefault="00254E66" w:rsidP="008D2AB9">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7</w:t>
            </w:r>
          </w:p>
        </w:tc>
      </w:tr>
      <w:tr w:rsidR="001D3992" w:rsidRPr="002D1E6F" w14:paraId="2B666C93" w14:textId="77777777" w:rsidTr="00973362">
        <w:trPr>
          <w:trHeight w:val="57"/>
          <w:jc w:val="center"/>
        </w:trPr>
        <w:tc>
          <w:tcPr>
            <w:tcW w:w="0" w:type="auto"/>
            <w:shd w:val="clear" w:color="auto" w:fill="auto"/>
            <w:noWrap/>
            <w:vAlign w:val="bottom"/>
          </w:tcPr>
          <w:p w14:paraId="5A017C14" w14:textId="77777777" w:rsidR="00254E66" w:rsidRPr="002D1E6F" w:rsidRDefault="00254E66" w:rsidP="008D2AB9">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4</w:t>
            </w:r>
          </w:p>
        </w:tc>
        <w:tc>
          <w:tcPr>
            <w:tcW w:w="0" w:type="auto"/>
          </w:tcPr>
          <w:p w14:paraId="50A7D0C6" w14:textId="68C88051" w:rsidR="00254E66" w:rsidRPr="002D1E6F" w:rsidRDefault="00254E66" w:rsidP="008D2AB9">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N</w:t>
            </w:r>
          </w:p>
        </w:tc>
        <w:tc>
          <w:tcPr>
            <w:tcW w:w="0" w:type="auto"/>
          </w:tcPr>
          <w:p w14:paraId="0601F85D" w14:textId="285202E8" w:rsidR="00254E66" w:rsidRPr="002D1E6F" w:rsidRDefault="00254E66" w:rsidP="008D2AB9">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U</w:t>
            </w:r>
          </w:p>
        </w:tc>
        <w:tc>
          <w:tcPr>
            <w:tcW w:w="0" w:type="auto"/>
            <w:shd w:val="clear" w:color="auto" w:fill="auto"/>
            <w:noWrap/>
            <w:vAlign w:val="bottom"/>
          </w:tcPr>
          <w:p w14:paraId="14A1CD3F" w14:textId="77777777" w:rsidR="00254E66" w:rsidRPr="002D1E6F" w:rsidRDefault="00254E66" w:rsidP="008D2AB9">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random</w:t>
            </w:r>
          </w:p>
        </w:tc>
        <w:tc>
          <w:tcPr>
            <w:tcW w:w="0" w:type="auto"/>
            <w:shd w:val="clear" w:color="auto" w:fill="auto"/>
            <w:noWrap/>
            <w:vAlign w:val="bottom"/>
          </w:tcPr>
          <w:p w14:paraId="1E4BABFA" w14:textId="77777777" w:rsidR="00254E66" w:rsidRPr="002D1E6F" w:rsidRDefault="00254E66" w:rsidP="008D2AB9">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1700</w:t>
            </w:r>
          </w:p>
        </w:tc>
        <w:tc>
          <w:tcPr>
            <w:tcW w:w="0" w:type="auto"/>
            <w:shd w:val="clear" w:color="auto" w:fill="auto"/>
            <w:noWrap/>
            <w:vAlign w:val="bottom"/>
          </w:tcPr>
          <w:p w14:paraId="5811513D" w14:textId="77777777" w:rsidR="00254E66" w:rsidRPr="002D1E6F" w:rsidRDefault="00254E66" w:rsidP="008D2AB9">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7</w:t>
            </w:r>
          </w:p>
        </w:tc>
      </w:tr>
      <w:tr w:rsidR="001D3992" w:rsidRPr="002D1E6F" w14:paraId="4F773E7D" w14:textId="77777777" w:rsidTr="00973362">
        <w:trPr>
          <w:trHeight w:val="57"/>
          <w:jc w:val="center"/>
        </w:trPr>
        <w:tc>
          <w:tcPr>
            <w:tcW w:w="0" w:type="auto"/>
            <w:shd w:val="clear" w:color="auto" w:fill="auto"/>
            <w:noWrap/>
            <w:vAlign w:val="bottom"/>
            <w:hideMark/>
          </w:tcPr>
          <w:p w14:paraId="13600DF6" w14:textId="77777777" w:rsidR="00254E66" w:rsidRPr="002D1E6F" w:rsidRDefault="00254E66" w:rsidP="008D2AB9">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5</w:t>
            </w:r>
          </w:p>
        </w:tc>
        <w:tc>
          <w:tcPr>
            <w:tcW w:w="0" w:type="auto"/>
          </w:tcPr>
          <w:p w14:paraId="3444FA5D" w14:textId="1469EA47" w:rsidR="00254E66" w:rsidRPr="002D1E6F" w:rsidRDefault="00254E66" w:rsidP="008D2AB9">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N</w:t>
            </w:r>
          </w:p>
        </w:tc>
        <w:tc>
          <w:tcPr>
            <w:tcW w:w="0" w:type="auto"/>
          </w:tcPr>
          <w:p w14:paraId="67043F93" w14:textId="6D463E7E" w:rsidR="00254E66" w:rsidRPr="002D1E6F" w:rsidRDefault="00254E66" w:rsidP="008D2AB9">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U</w:t>
            </w:r>
          </w:p>
        </w:tc>
        <w:tc>
          <w:tcPr>
            <w:tcW w:w="0" w:type="auto"/>
            <w:shd w:val="clear" w:color="auto" w:fill="auto"/>
            <w:noWrap/>
            <w:vAlign w:val="bottom"/>
            <w:hideMark/>
          </w:tcPr>
          <w:p w14:paraId="2907E6DC" w14:textId="77777777" w:rsidR="00254E66" w:rsidRPr="002D1E6F" w:rsidRDefault="00254E66" w:rsidP="008D2AB9">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random</w:t>
            </w:r>
          </w:p>
        </w:tc>
        <w:tc>
          <w:tcPr>
            <w:tcW w:w="0" w:type="auto"/>
            <w:shd w:val="clear" w:color="auto" w:fill="auto"/>
            <w:noWrap/>
            <w:vAlign w:val="bottom"/>
            <w:hideMark/>
          </w:tcPr>
          <w:p w14:paraId="2F305473" w14:textId="77777777" w:rsidR="00254E66" w:rsidRPr="002D1E6F" w:rsidRDefault="00254E66" w:rsidP="008D2AB9">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1700</w:t>
            </w:r>
          </w:p>
        </w:tc>
        <w:tc>
          <w:tcPr>
            <w:tcW w:w="0" w:type="auto"/>
            <w:shd w:val="clear" w:color="auto" w:fill="auto"/>
            <w:noWrap/>
            <w:vAlign w:val="bottom"/>
            <w:hideMark/>
          </w:tcPr>
          <w:p w14:paraId="6C24810A" w14:textId="77777777" w:rsidR="00254E66" w:rsidRPr="002D1E6F" w:rsidRDefault="00254E66" w:rsidP="008D2AB9">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7</w:t>
            </w:r>
          </w:p>
        </w:tc>
      </w:tr>
      <w:tr w:rsidR="001D3992" w:rsidRPr="002D1E6F" w14:paraId="060F8068" w14:textId="77777777" w:rsidTr="00973362">
        <w:trPr>
          <w:trHeight w:val="57"/>
          <w:jc w:val="center"/>
        </w:trPr>
        <w:tc>
          <w:tcPr>
            <w:tcW w:w="0" w:type="auto"/>
            <w:shd w:val="clear" w:color="auto" w:fill="auto"/>
            <w:noWrap/>
            <w:vAlign w:val="bottom"/>
            <w:hideMark/>
          </w:tcPr>
          <w:p w14:paraId="2CA523F1" w14:textId="77777777" w:rsidR="00254E66" w:rsidRPr="002D1E6F" w:rsidRDefault="00254E66" w:rsidP="008D2AB9">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6</w:t>
            </w:r>
          </w:p>
        </w:tc>
        <w:tc>
          <w:tcPr>
            <w:tcW w:w="0" w:type="auto"/>
          </w:tcPr>
          <w:p w14:paraId="6B6FEF49" w14:textId="32816E44" w:rsidR="00254E66" w:rsidRPr="002D1E6F" w:rsidRDefault="00254E66" w:rsidP="008D2AB9">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N</w:t>
            </w:r>
          </w:p>
        </w:tc>
        <w:tc>
          <w:tcPr>
            <w:tcW w:w="0" w:type="auto"/>
          </w:tcPr>
          <w:p w14:paraId="5660A8EB" w14:textId="3AD866AA" w:rsidR="00254E66" w:rsidRPr="002D1E6F" w:rsidRDefault="00254E66" w:rsidP="008D2AB9">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U</w:t>
            </w:r>
          </w:p>
        </w:tc>
        <w:tc>
          <w:tcPr>
            <w:tcW w:w="0" w:type="auto"/>
            <w:shd w:val="clear" w:color="auto" w:fill="auto"/>
            <w:noWrap/>
            <w:vAlign w:val="bottom"/>
            <w:hideMark/>
          </w:tcPr>
          <w:p w14:paraId="553D2D71" w14:textId="77777777" w:rsidR="00254E66" w:rsidRPr="002D1E6F" w:rsidRDefault="00254E66" w:rsidP="008D2AB9">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random</w:t>
            </w:r>
          </w:p>
        </w:tc>
        <w:tc>
          <w:tcPr>
            <w:tcW w:w="0" w:type="auto"/>
            <w:shd w:val="clear" w:color="auto" w:fill="auto"/>
            <w:noWrap/>
            <w:vAlign w:val="bottom"/>
            <w:hideMark/>
          </w:tcPr>
          <w:p w14:paraId="27051B5F" w14:textId="77777777" w:rsidR="00254E66" w:rsidRPr="002D1E6F" w:rsidRDefault="00254E66" w:rsidP="008D2AB9">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1700</w:t>
            </w:r>
          </w:p>
        </w:tc>
        <w:tc>
          <w:tcPr>
            <w:tcW w:w="0" w:type="auto"/>
            <w:shd w:val="clear" w:color="auto" w:fill="auto"/>
            <w:noWrap/>
            <w:vAlign w:val="bottom"/>
            <w:hideMark/>
          </w:tcPr>
          <w:p w14:paraId="09F7E4C1" w14:textId="77777777" w:rsidR="00254E66" w:rsidRPr="002D1E6F" w:rsidRDefault="00254E66" w:rsidP="008D2AB9">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7</w:t>
            </w:r>
          </w:p>
        </w:tc>
      </w:tr>
      <w:tr w:rsidR="001D3992" w:rsidRPr="002D1E6F" w14:paraId="698F5C67" w14:textId="77777777" w:rsidTr="00973362">
        <w:trPr>
          <w:trHeight w:val="57"/>
          <w:jc w:val="center"/>
        </w:trPr>
        <w:tc>
          <w:tcPr>
            <w:tcW w:w="0" w:type="auto"/>
            <w:shd w:val="clear" w:color="auto" w:fill="auto"/>
            <w:noWrap/>
            <w:vAlign w:val="bottom"/>
            <w:hideMark/>
          </w:tcPr>
          <w:p w14:paraId="1BBDC36A" w14:textId="77777777" w:rsidR="00254E66" w:rsidRPr="002D1E6F" w:rsidRDefault="00254E66" w:rsidP="008D2AB9">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7</w:t>
            </w:r>
          </w:p>
        </w:tc>
        <w:tc>
          <w:tcPr>
            <w:tcW w:w="0" w:type="auto"/>
          </w:tcPr>
          <w:p w14:paraId="4C8627EC" w14:textId="2E9F8B8E" w:rsidR="00254E66" w:rsidRPr="002D1E6F" w:rsidRDefault="00254E66" w:rsidP="008D2AB9">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N</w:t>
            </w:r>
          </w:p>
        </w:tc>
        <w:tc>
          <w:tcPr>
            <w:tcW w:w="0" w:type="auto"/>
          </w:tcPr>
          <w:p w14:paraId="59FE84BC" w14:textId="1AE765CC" w:rsidR="00254E66" w:rsidRPr="002D1E6F" w:rsidRDefault="00254E66" w:rsidP="008D2AB9">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U</w:t>
            </w:r>
          </w:p>
        </w:tc>
        <w:tc>
          <w:tcPr>
            <w:tcW w:w="0" w:type="auto"/>
            <w:shd w:val="clear" w:color="auto" w:fill="auto"/>
            <w:noWrap/>
            <w:vAlign w:val="bottom"/>
            <w:hideMark/>
          </w:tcPr>
          <w:p w14:paraId="1437083A" w14:textId="77777777" w:rsidR="00254E66" w:rsidRPr="002D1E6F" w:rsidRDefault="00254E66" w:rsidP="008D2AB9">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random</w:t>
            </w:r>
          </w:p>
        </w:tc>
        <w:tc>
          <w:tcPr>
            <w:tcW w:w="0" w:type="auto"/>
            <w:shd w:val="clear" w:color="auto" w:fill="auto"/>
            <w:noWrap/>
            <w:vAlign w:val="bottom"/>
            <w:hideMark/>
          </w:tcPr>
          <w:p w14:paraId="1E434A13" w14:textId="77777777" w:rsidR="00254E66" w:rsidRPr="002D1E6F" w:rsidRDefault="00254E66" w:rsidP="008D2AB9">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1700</w:t>
            </w:r>
          </w:p>
        </w:tc>
        <w:tc>
          <w:tcPr>
            <w:tcW w:w="0" w:type="auto"/>
            <w:shd w:val="clear" w:color="auto" w:fill="auto"/>
            <w:noWrap/>
            <w:vAlign w:val="bottom"/>
            <w:hideMark/>
          </w:tcPr>
          <w:p w14:paraId="167D8CCD" w14:textId="77777777" w:rsidR="00254E66" w:rsidRPr="002D1E6F" w:rsidRDefault="00254E66" w:rsidP="008D2AB9">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7</w:t>
            </w:r>
          </w:p>
        </w:tc>
      </w:tr>
    </w:tbl>
    <w:p w14:paraId="3BD8C3A5" w14:textId="77777777" w:rsidR="005C526B" w:rsidRPr="002D1E6F" w:rsidRDefault="005C526B" w:rsidP="005C526B">
      <w:pPr>
        <w:ind w:left="1134"/>
        <w:rPr>
          <w:b/>
          <w:sz w:val="18"/>
          <w:szCs w:val="18"/>
        </w:rPr>
      </w:pPr>
    </w:p>
    <w:p w14:paraId="05D65DD2" w14:textId="77777777" w:rsidR="005C526B" w:rsidRPr="002D1E6F" w:rsidRDefault="005C526B" w:rsidP="005C526B">
      <w:pPr>
        <w:ind w:left="1134"/>
        <w:rPr>
          <w:b/>
          <w:sz w:val="18"/>
          <w:szCs w:val="18"/>
        </w:rPr>
      </w:pPr>
      <w:r w:rsidRPr="002D1E6F">
        <w:rPr>
          <w:b/>
          <w:sz w:val="18"/>
          <w:szCs w:val="18"/>
        </w:rPr>
        <w:t>Example 1b: Simplified example of stratification by vessel size. In this case the aim of the sampling scheme was to estimate catches at fleet-level (i.e., for all vessel sizes). Note that for all strata, stratum totals and sample sizes are reported and that 3 samples were taken from stratum &lt;10m and two from the remainder two strata (&gt;=10 &lt;15m</w:t>
      </w:r>
      <w:r w:rsidRPr="002D1E6F" w:rsidDel="000B1440">
        <w:rPr>
          <w:b/>
          <w:sz w:val="18"/>
          <w:szCs w:val="18"/>
        </w:rPr>
        <w:t xml:space="preserve"> </w:t>
      </w:r>
      <w:r w:rsidRPr="002D1E6F">
        <w:rPr>
          <w:b/>
          <w:sz w:val="18"/>
          <w:szCs w:val="18"/>
        </w:rPr>
        <w:t>and &gt;=15m). Compare with 1a (no stratification).</w:t>
      </w:r>
    </w:p>
    <w:tbl>
      <w:tblPr>
        <w:tblW w:w="91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52"/>
        <w:gridCol w:w="1367"/>
        <w:gridCol w:w="1538"/>
        <w:gridCol w:w="1996"/>
        <w:gridCol w:w="1638"/>
        <w:gridCol w:w="1955"/>
      </w:tblGrid>
      <w:tr w:rsidR="001D3992" w:rsidRPr="002D1E6F" w14:paraId="21681B0F" w14:textId="77777777" w:rsidTr="00973362">
        <w:trPr>
          <w:trHeight w:val="20"/>
          <w:jc w:val="center"/>
        </w:trPr>
        <w:tc>
          <w:tcPr>
            <w:tcW w:w="0" w:type="auto"/>
            <w:shd w:val="clear" w:color="auto" w:fill="auto"/>
            <w:noWrap/>
            <w:vAlign w:val="center"/>
            <w:hideMark/>
          </w:tcPr>
          <w:p w14:paraId="0BDA02B4" w14:textId="3A38F503" w:rsidR="001D3992" w:rsidRPr="002D1E6F" w:rsidRDefault="001D3992" w:rsidP="001D3992">
            <w:pPr>
              <w:spacing w:after="0" w:line="240" w:lineRule="auto"/>
              <w:jc w:val="center"/>
              <w:rPr>
                <w:rFonts w:ascii="Calibri" w:eastAsia="Times New Roman" w:hAnsi="Calibri" w:cs="Times New Roman"/>
                <w:b/>
                <w:color w:val="000000"/>
                <w:sz w:val="18"/>
                <w:szCs w:val="18"/>
                <w:lang w:eastAsia="en-GB"/>
              </w:rPr>
            </w:pPr>
            <w:r w:rsidRPr="002D1E6F">
              <w:rPr>
                <w:rFonts w:ascii="Calibri" w:eastAsia="Times New Roman" w:hAnsi="Calibri" w:cs="Times New Roman"/>
                <w:b/>
                <w:color w:val="000000"/>
                <w:sz w:val="18"/>
                <w:szCs w:val="18"/>
                <w:lang w:eastAsia="en-GB"/>
              </w:rPr>
              <w:t>VSid</w:t>
            </w:r>
          </w:p>
        </w:tc>
        <w:tc>
          <w:tcPr>
            <w:tcW w:w="1361" w:type="dxa"/>
          </w:tcPr>
          <w:p w14:paraId="196C46B4" w14:textId="1BF28A2B" w:rsidR="001D3992" w:rsidRPr="002D1E6F" w:rsidRDefault="001D3992" w:rsidP="001D3992">
            <w:pPr>
              <w:spacing w:after="0" w:line="240" w:lineRule="auto"/>
              <w:jc w:val="center"/>
              <w:rPr>
                <w:rFonts w:ascii="Calibri" w:eastAsia="Times New Roman" w:hAnsi="Calibri" w:cs="Times New Roman"/>
                <w:b/>
                <w:color w:val="000000"/>
                <w:sz w:val="18"/>
                <w:szCs w:val="18"/>
                <w:lang w:eastAsia="en-GB"/>
              </w:rPr>
            </w:pPr>
            <w:r w:rsidRPr="002D1E6F">
              <w:rPr>
                <w:rFonts w:ascii="Calibri" w:eastAsia="Times New Roman" w:hAnsi="Calibri" w:cs="Times New Roman"/>
                <w:b/>
                <w:color w:val="000000"/>
                <w:sz w:val="18"/>
                <w:szCs w:val="18"/>
                <w:lang w:eastAsia="en-GB"/>
              </w:rPr>
              <w:t>VSstratification</w:t>
            </w:r>
          </w:p>
        </w:tc>
        <w:tc>
          <w:tcPr>
            <w:tcW w:w="1538" w:type="dxa"/>
          </w:tcPr>
          <w:p w14:paraId="45A67CD2" w14:textId="361C4CE1" w:rsidR="001D3992" w:rsidRPr="002D1E6F" w:rsidRDefault="001D3992" w:rsidP="001D3992">
            <w:pPr>
              <w:spacing w:after="0" w:line="240" w:lineRule="auto"/>
              <w:jc w:val="center"/>
              <w:rPr>
                <w:rFonts w:ascii="Calibri" w:eastAsia="Times New Roman" w:hAnsi="Calibri" w:cs="Times New Roman"/>
                <w:b/>
                <w:color w:val="000000"/>
                <w:sz w:val="18"/>
                <w:szCs w:val="18"/>
                <w:lang w:eastAsia="en-GB"/>
              </w:rPr>
            </w:pPr>
            <w:r w:rsidRPr="002D1E6F">
              <w:rPr>
                <w:rFonts w:ascii="Calibri" w:eastAsia="Times New Roman" w:hAnsi="Calibri" w:cs="Times New Roman"/>
                <w:b/>
                <w:color w:val="000000"/>
                <w:sz w:val="18"/>
                <w:szCs w:val="18"/>
                <w:lang w:eastAsia="en-GB"/>
              </w:rPr>
              <w:t>VSstratum</w:t>
            </w:r>
          </w:p>
        </w:tc>
        <w:tc>
          <w:tcPr>
            <w:tcW w:w="0" w:type="auto"/>
            <w:shd w:val="clear" w:color="auto" w:fill="auto"/>
            <w:noWrap/>
            <w:vAlign w:val="center"/>
            <w:hideMark/>
          </w:tcPr>
          <w:p w14:paraId="1F0F5E6E" w14:textId="76BE36F1" w:rsidR="001D3992" w:rsidRPr="002D1E6F" w:rsidRDefault="001D3992" w:rsidP="001D3992">
            <w:pPr>
              <w:spacing w:after="0" w:line="240" w:lineRule="auto"/>
              <w:jc w:val="center"/>
              <w:rPr>
                <w:rFonts w:ascii="Calibri" w:eastAsia="Times New Roman" w:hAnsi="Calibri" w:cs="Times New Roman"/>
                <w:b/>
                <w:color w:val="000000"/>
                <w:sz w:val="18"/>
                <w:szCs w:val="18"/>
                <w:lang w:eastAsia="en-GB"/>
              </w:rPr>
            </w:pPr>
            <w:r w:rsidRPr="002D1E6F">
              <w:rPr>
                <w:rFonts w:ascii="Calibri" w:eastAsia="Times New Roman" w:hAnsi="Calibri" w:cs="Times New Roman"/>
                <w:b/>
                <w:color w:val="000000"/>
                <w:sz w:val="18"/>
                <w:szCs w:val="18"/>
                <w:lang w:eastAsia="en-GB"/>
              </w:rPr>
              <w:t>VSselectionMethod</w:t>
            </w:r>
          </w:p>
        </w:tc>
        <w:tc>
          <w:tcPr>
            <w:tcW w:w="0" w:type="auto"/>
            <w:shd w:val="clear" w:color="auto" w:fill="auto"/>
            <w:noWrap/>
            <w:vAlign w:val="center"/>
            <w:hideMark/>
          </w:tcPr>
          <w:p w14:paraId="2BA66925" w14:textId="36150128" w:rsidR="001D3992" w:rsidRPr="002D1E6F" w:rsidRDefault="00C954BD" w:rsidP="001D3992">
            <w:pPr>
              <w:spacing w:after="0" w:line="240" w:lineRule="auto"/>
              <w:jc w:val="center"/>
              <w:rPr>
                <w:rFonts w:ascii="Calibri" w:eastAsia="Times New Roman" w:hAnsi="Calibri" w:cs="Times New Roman"/>
                <w:b/>
                <w:color w:val="000000"/>
                <w:sz w:val="18"/>
                <w:szCs w:val="18"/>
                <w:lang w:eastAsia="en-GB"/>
              </w:rPr>
            </w:pPr>
            <w:r w:rsidRPr="002D1E6F">
              <w:rPr>
                <w:rFonts w:ascii="Calibri" w:eastAsia="Times New Roman" w:hAnsi="Calibri" w:cs="Times New Roman"/>
                <w:b/>
                <w:color w:val="000000"/>
                <w:sz w:val="18"/>
                <w:szCs w:val="18"/>
                <w:lang w:eastAsia="en-GB"/>
              </w:rPr>
              <w:t>VSnumberTotal</w:t>
            </w:r>
          </w:p>
        </w:tc>
        <w:tc>
          <w:tcPr>
            <w:tcW w:w="0" w:type="auto"/>
            <w:shd w:val="clear" w:color="auto" w:fill="auto"/>
            <w:noWrap/>
            <w:vAlign w:val="center"/>
            <w:hideMark/>
          </w:tcPr>
          <w:p w14:paraId="2A1C7959" w14:textId="2AB17447" w:rsidR="001D3992" w:rsidRPr="002D1E6F" w:rsidRDefault="00C954BD" w:rsidP="001D3992">
            <w:pPr>
              <w:spacing w:after="0" w:line="240" w:lineRule="auto"/>
              <w:jc w:val="center"/>
              <w:rPr>
                <w:rFonts w:ascii="Calibri" w:eastAsia="Times New Roman" w:hAnsi="Calibri" w:cs="Times New Roman"/>
                <w:b/>
                <w:color w:val="000000"/>
                <w:sz w:val="18"/>
                <w:szCs w:val="18"/>
                <w:lang w:eastAsia="en-GB"/>
              </w:rPr>
            </w:pPr>
            <w:r w:rsidRPr="002D1E6F">
              <w:rPr>
                <w:rFonts w:ascii="Calibri" w:eastAsia="Times New Roman" w:hAnsi="Calibri" w:cs="Times New Roman"/>
                <w:b/>
                <w:color w:val="000000"/>
                <w:sz w:val="18"/>
                <w:szCs w:val="18"/>
                <w:lang w:eastAsia="en-GB"/>
              </w:rPr>
              <w:t>VSnumberSampled</w:t>
            </w:r>
          </w:p>
        </w:tc>
      </w:tr>
      <w:tr w:rsidR="001D3992" w:rsidRPr="002D1E6F" w14:paraId="051D14B2" w14:textId="77777777" w:rsidTr="00973362">
        <w:trPr>
          <w:trHeight w:val="20"/>
          <w:jc w:val="center"/>
        </w:trPr>
        <w:tc>
          <w:tcPr>
            <w:tcW w:w="0" w:type="auto"/>
            <w:shd w:val="clear" w:color="auto" w:fill="auto"/>
            <w:noWrap/>
            <w:vAlign w:val="bottom"/>
            <w:hideMark/>
          </w:tcPr>
          <w:p w14:paraId="31E2CC1E" w14:textId="77777777" w:rsidR="001D3992" w:rsidRPr="002D1E6F" w:rsidRDefault="001D3992" w:rsidP="001D3992">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1</w:t>
            </w:r>
          </w:p>
        </w:tc>
        <w:tc>
          <w:tcPr>
            <w:tcW w:w="1361" w:type="dxa"/>
          </w:tcPr>
          <w:p w14:paraId="0073B2EA" w14:textId="2CF36890" w:rsidR="001D3992" w:rsidRPr="002D1E6F" w:rsidRDefault="00C0089D" w:rsidP="001D3992">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Y</w:t>
            </w:r>
          </w:p>
        </w:tc>
        <w:tc>
          <w:tcPr>
            <w:tcW w:w="1538" w:type="dxa"/>
          </w:tcPr>
          <w:p w14:paraId="64BD612E" w14:textId="203FCCFB" w:rsidR="001D3992" w:rsidRPr="002D1E6F" w:rsidRDefault="001D3992" w:rsidP="001D3992">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&lt;10m</w:t>
            </w:r>
          </w:p>
        </w:tc>
        <w:tc>
          <w:tcPr>
            <w:tcW w:w="0" w:type="auto"/>
            <w:shd w:val="clear" w:color="auto" w:fill="auto"/>
            <w:noWrap/>
            <w:vAlign w:val="bottom"/>
            <w:hideMark/>
          </w:tcPr>
          <w:p w14:paraId="50460A16" w14:textId="77777777" w:rsidR="001D3992" w:rsidRPr="002D1E6F" w:rsidRDefault="001D3992" w:rsidP="001D3992">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random</w:t>
            </w:r>
          </w:p>
        </w:tc>
        <w:tc>
          <w:tcPr>
            <w:tcW w:w="0" w:type="auto"/>
            <w:shd w:val="clear" w:color="auto" w:fill="auto"/>
            <w:noWrap/>
            <w:vAlign w:val="bottom"/>
            <w:hideMark/>
          </w:tcPr>
          <w:p w14:paraId="29FDC8CF" w14:textId="77777777" w:rsidR="001D3992" w:rsidRPr="002D1E6F" w:rsidRDefault="001D3992" w:rsidP="001D3992">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1000</w:t>
            </w:r>
          </w:p>
        </w:tc>
        <w:tc>
          <w:tcPr>
            <w:tcW w:w="0" w:type="auto"/>
            <w:shd w:val="clear" w:color="auto" w:fill="auto"/>
            <w:noWrap/>
            <w:vAlign w:val="bottom"/>
            <w:hideMark/>
          </w:tcPr>
          <w:p w14:paraId="080D6660" w14:textId="77777777" w:rsidR="001D3992" w:rsidRPr="002D1E6F" w:rsidRDefault="001D3992" w:rsidP="001D3992">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3</w:t>
            </w:r>
          </w:p>
        </w:tc>
      </w:tr>
      <w:tr w:rsidR="001D3992" w:rsidRPr="002D1E6F" w14:paraId="7805D4C0" w14:textId="77777777" w:rsidTr="00973362">
        <w:trPr>
          <w:trHeight w:val="20"/>
          <w:jc w:val="center"/>
        </w:trPr>
        <w:tc>
          <w:tcPr>
            <w:tcW w:w="0" w:type="auto"/>
            <w:shd w:val="clear" w:color="auto" w:fill="auto"/>
            <w:noWrap/>
            <w:vAlign w:val="bottom"/>
            <w:hideMark/>
          </w:tcPr>
          <w:p w14:paraId="47AF9D65" w14:textId="77777777" w:rsidR="001D3992" w:rsidRPr="002D1E6F" w:rsidRDefault="001D3992" w:rsidP="001D3992">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2</w:t>
            </w:r>
          </w:p>
        </w:tc>
        <w:tc>
          <w:tcPr>
            <w:tcW w:w="1361" w:type="dxa"/>
          </w:tcPr>
          <w:p w14:paraId="23A795AF" w14:textId="13793755" w:rsidR="001D3992" w:rsidRPr="002D1E6F" w:rsidRDefault="00C0089D" w:rsidP="001D3992">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Y</w:t>
            </w:r>
          </w:p>
        </w:tc>
        <w:tc>
          <w:tcPr>
            <w:tcW w:w="1538" w:type="dxa"/>
          </w:tcPr>
          <w:p w14:paraId="37361664" w14:textId="19054743" w:rsidR="001D3992" w:rsidRPr="002D1E6F" w:rsidRDefault="001D3992" w:rsidP="001D3992">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&lt;10m</w:t>
            </w:r>
          </w:p>
        </w:tc>
        <w:tc>
          <w:tcPr>
            <w:tcW w:w="0" w:type="auto"/>
            <w:shd w:val="clear" w:color="auto" w:fill="auto"/>
            <w:noWrap/>
            <w:vAlign w:val="bottom"/>
            <w:hideMark/>
          </w:tcPr>
          <w:p w14:paraId="3105C6FB" w14:textId="77777777" w:rsidR="001D3992" w:rsidRPr="002D1E6F" w:rsidRDefault="001D3992" w:rsidP="001D3992">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random</w:t>
            </w:r>
          </w:p>
        </w:tc>
        <w:tc>
          <w:tcPr>
            <w:tcW w:w="0" w:type="auto"/>
            <w:shd w:val="clear" w:color="auto" w:fill="auto"/>
            <w:noWrap/>
            <w:vAlign w:val="bottom"/>
            <w:hideMark/>
          </w:tcPr>
          <w:p w14:paraId="45AF5E0E" w14:textId="77777777" w:rsidR="001D3992" w:rsidRPr="002D1E6F" w:rsidRDefault="001D3992" w:rsidP="001D3992">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1000</w:t>
            </w:r>
          </w:p>
        </w:tc>
        <w:tc>
          <w:tcPr>
            <w:tcW w:w="0" w:type="auto"/>
            <w:shd w:val="clear" w:color="auto" w:fill="auto"/>
            <w:noWrap/>
            <w:vAlign w:val="bottom"/>
            <w:hideMark/>
          </w:tcPr>
          <w:p w14:paraId="73B814E0" w14:textId="77777777" w:rsidR="001D3992" w:rsidRPr="002D1E6F" w:rsidRDefault="001D3992" w:rsidP="001D3992">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3</w:t>
            </w:r>
          </w:p>
        </w:tc>
      </w:tr>
      <w:tr w:rsidR="001D3992" w:rsidRPr="002D1E6F" w14:paraId="448DB95E" w14:textId="77777777" w:rsidTr="00973362">
        <w:trPr>
          <w:trHeight w:val="20"/>
          <w:jc w:val="center"/>
        </w:trPr>
        <w:tc>
          <w:tcPr>
            <w:tcW w:w="0" w:type="auto"/>
            <w:shd w:val="clear" w:color="auto" w:fill="auto"/>
            <w:noWrap/>
            <w:vAlign w:val="bottom"/>
          </w:tcPr>
          <w:p w14:paraId="12BFC1DD" w14:textId="77777777" w:rsidR="001D3992" w:rsidRPr="002D1E6F" w:rsidRDefault="001D3992" w:rsidP="001D3992">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3</w:t>
            </w:r>
          </w:p>
        </w:tc>
        <w:tc>
          <w:tcPr>
            <w:tcW w:w="1361" w:type="dxa"/>
          </w:tcPr>
          <w:p w14:paraId="221858D8" w14:textId="1FF6D9C2" w:rsidR="001D3992" w:rsidRPr="002D1E6F" w:rsidRDefault="00C0089D" w:rsidP="001D3992">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Y</w:t>
            </w:r>
          </w:p>
        </w:tc>
        <w:tc>
          <w:tcPr>
            <w:tcW w:w="1538" w:type="dxa"/>
          </w:tcPr>
          <w:p w14:paraId="617CF55A" w14:textId="55E16D89" w:rsidR="001D3992" w:rsidRPr="002D1E6F" w:rsidRDefault="001D3992" w:rsidP="001D3992">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&lt;10m</w:t>
            </w:r>
          </w:p>
        </w:tc>
        <w:tc>
          <w:tcPr>
            <w:tcW w:w="0" w:type="auto"/>
            <w:shd w:val="clear" w:color="auto" w:fill="auto"/>
            <w:noWrap/>
            <w:vAlign w:val="bottom"/>
          </w:tcPr>
          <w:p w14:paraId="11DD7522" w14:textId="77777777" w:rsidR="001D3992" w:rsidRPr="002D1E6F" w:rsidRDefault="001D3992" w:rsidP="001D3992">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random</w:t>
            </w:r>
          </w:p>
        </w:tc>
        <w:tc>
          <w:tcPr>
            <w:tcW w:w="0" w:type="auto"/>
            <w:shd w:val="clear" w:color="auto" w:fill="auto"/>
            <w:noWrap/>
            <w:vAlign w:val="bottom"/>
          </w:tcPr>
          <w:p w14:paraId="77E3615B" w14:textId="77777777" w:rsidR="001D3992" w:rsidRPr="002D1E6F" w:rsidRDefault="001D3992" w:rsidP="001D3992">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1000</w:t>
            </w:r>
          </w:p>
        </w:tc>
        <w:tc>
          <w:tcPr>
            <w:tcW w:w="0" w:type="auto"/>
            <w:shd w:val="clear" w:color="auto" w:fill="auto"/>
            <w:noWrap/>
            <w:vAlign w:val="bottom"/>
          </w:tcPr>
          <w:p w14:paraId="691ACF40" w14:textId="77777777" w:rsidR="001D3992" w:rsidRPr="002D1E6F" w:rsidRDefault="001D3992" w:rsidP="001D3992">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3</w:t>
            </w:r>
          </w:p>
        </w:tc>
      </w:tr>
      <w:tr w:rsidR="001D3992" w:rsidRPr="002D1E6F" w14:paraId="11F2EA5C" w14:textId="77777777" w:rsidTr="00973362">
        <w:trPr>
          <w:trHeight w:val="20"/>
          <w:jc w:val="center"/>
        </w:trPr>
        <w:tc>
          <w:tcPr>
            <w:tcW w:w="0" w:type="auto"/>
            <w:shd w:val="clear" w:color="auto" w:fill="auto"/>
            <w:noWrap/>
            <w:vAlign w:val="bottom"/>
            <w:hideMark/>
          </w:tcPr>
          <w:p w14:paraId="0C0D334D" w14:textId="77777777" w:rsidR="001D3992" w:rsidRPr="002D1E6F" w:rsidRDefault="001D3992" w:rsidP="001D3992">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lastRenderedPageBreak/>
              <w:t>4</w:t>
            </w:r>
          </w:p>
        </w:tc>
        <w:tc>
          <w:tcPr>
            <w:tcW w:w="1361" w:type="dxa"/>
          </w:tcPr>
          <w:p w14:paraId="15362C08" w14:textId="285A1DC3" w:rsidR="001D3992" w:rsidRPr="002D1E6F" w:rsidRDefault="00C0089D" w:rsidP="001D3992">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Y</w:t>
            </w:r>
          </w:p>
        </w:tc>
        <w:tc>
          <w:tcPr>
            <w:tcW w:w="1538" w:type="dxa"/>
          </w:tcPr>
          <w:p w14:paraId="7175D6E1" w14:textId="1C975C84" w:rsidR="001D3992" w:rsidRPr="002D1E6F" w:rsidRDefault="001D3992" w:rsidP="001D3992">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&gt;=10 &lt;15m</w:t>
            </w:r>
          </w:p>
        </w:tc>
        <w:tc>
          <w:tcPr>
            <w:tcW w:w="0" w:type="auto"/>
            <w:shd w:val="clear" w:color="auto" w:fill="auto"/>
            <w:noWrap/>
            <w:vAlign w:val="bottom"/>
            <w:hideMark/>
          </w:tcPr>
          <w:p w14:paraId="50C161A2" w14:textId="77777777" w:rsidR="001D3992" w:rsidRPr="002D1E6F" w:rsidRDefault="001D3992" w:rsidP="001D3992">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random</w:t>
            </w:r>
          </w:p>
        </w:tc>
        <w:tc>
          <w:tcPr>
            <w:tcW w:w="0" w:type="auto"/>
            <w:shd w:val="clear" w:color="auto" w:fill="auto"/>
            <w:noWrap/>
            <w:vAlign w:val="bottom"/>
            <w:hideMark/>
          </w:tcPr>
          <w:p w14:paraId="25CB7346" w14:textId="77777777" w:rsidR="001D3992" w:rsidRPr="002D1E6F" w:rsidRDefault="001D3992" w:rsidP="001D3992">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500</w:t>
            </w:r>
          </w:p>
        </w:tc>
        <w:tc>
          <w:tcPr>
            <w:tcW w:w="0" w:type="auto"/>
            <w:shd w:val="clear" w:color="auto" w:fill="auto"/>
            <w:noWrap/>
            <w:vAlign w:val="bottom"/>
            <w:hideMark/>
          </w:tcPr>
          <w:p w14:paraId="0911FBBB" w14:textId="77777777" w:rsidR="001D3992" w:rsidRPr="002D1E6F" w:rsidRDefault="001D3992" w:rsidP="001D3992">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2</w:t>
            </w:r>
          </w:p>
        </w:tc>
      </w:tr>
      <w:tr w:rsidR="001D3992" w:rsidRPr="002D1E6F" w14:paraId="34098E84" w14:textId="77777777" w:rsidTr="00973362">
        <w:trPr>
          <w:trHeight w:val="20"/>
          <w:jc w:val="center"/>
        </w:trPr>
        <w:tc>
          <w:tcPr>
            <w:tcW w:w="0" w:type="auto"/>
            <w:shd w:val="clear" w:color="auto" w:fill="auto"/>
            <w:noWrap/>
            <w:vAlign w:val="bottom"/>
          </w:tcPr>
          <w:p w14:paraId="2F159275" w14:textId="77777777" w:rsidR="001D3992" w:rsidRPr="002D1E6F" w:rsidRDefault="001D3992" w:rsidP="001D3992">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5</w:t>
            </w:r>
          </w:p>
        </w:tc>
        <w:tc>
          <w:tcPr>
            <w:tcW w:w="1361" w:type="dxa"/>
          </w:tcPr>
          <w:p w14:paraId="7B224652" w14:textId="0595FAEC" w:rsidR="001D3992" w:rsidRPr="002D1E6F" w:rsidRDefault="00C0089D" w:rsidP="001D3992">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Y</w:t>
            </w:r>
          </w:p>
        </w:tc>
        <w:tc>
          <w:tcPr>
            <w:tcW w:w="1538" w:type="dxa"/>
          </w:tcPr>
          <w:p w14:paraId="69A04D78" w14:textId="1D5F7F1A" w:rsidR="001D3992" w:rsidRPr="002D1E6F" w:rsidRDefault="001D3992" w:rsidP="001D3992">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&gt;=10 &lt;15m</w:t>
            </w:r>
          </w:p>
        </w:tc>
        <w:tc>
          <w:tcPr>
            <w:tcW w:w="0" w:type="auto"/>
            <w:shd w:val="clear" w:color="auto" w:fill="auto"/>
            <w:noWrap/>
            <w:vAlign w:val="bottom"/>
          </w:tcPr>
          <w:p w14:paraId="45C8F2EC" w14:textId="77777777" w:rsidR="001D3992" w:rsidRPr="002D1E6F" w:rsidRDefault="001D3992" w:rsidP="001D3992">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random</w:t>
            </w:r>
          </w:p>
        </w:tc>
        <w:tc>
          <w:tcPr>
            <w:tcW w:w="0" w:type="auto"/>
            <w:shd w:val="clear" w:color="auto" w:fill="auto"/>
            <w:noWrap/>
            <w:vAlign w:val="bottom"/>
          </w:tcPr>
          <w:p w14:paraId="491C2B04" w14:textId="77777777" w:rsidR="001D3992" w:rsidRPr="002D1E6F" w:rsidRDefault="001D3992" w:rsidP="001D3992">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500</w:t>
            </w:r>
          </w:p>
        </w:tc>
        <w:tc>
          <w:tcPr>
            <w:tcW w:w="0" w:type="auto"/>
            <w:shd w:val="clear" w:color="auto" w:fill="auto"/>
            <w:noWrap/>
            <w:vAlign w:val="bottom"/>
          </w:tcPr>
          <w:p w14:paraId="58AB05C7" w14:textId="77777777" w:rsidR="001D3992" w:rsidRPr="002D1E6F" w:rsidRDefault="001D3992" w:rsidP="001D3992">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2</w:t>
            </w:r>
          </w:p>
        </w:tc>
      </w:tr>
      <w:tr w:rsidR="001D3992" w:rsidRPr="002D1E6F" w14:paraId="1F30549B" w14:textId="77777777" w:rsidTr="00973362">
        <w:trPr>
          <w:trHeight w:val="20"/>
          <w:jc w:val="center"/>
        </w:trPr>
        <w:tc>
          <w:tcPr>
            <w:tcW w:w="0" w:type="auto"/>
            <w:shd w:val="clear" w:color="auto" w:fill="auto"/>
            <w:noWrap/>
            <w:vAlign w:val="bottom"/>
            <w:hideMark/>
          </w:tcPr>
          <w:p w14:paraId="6DAD3504" w14:textId="77777777" w:rsidR="001D3992" w:rsidRPr="002D1E6F" w:rsidRDefault="001D3992" w:rsidP="001D3992">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6</w:t>
            </w:r>
          </w:p>
        </w:tc>
        <w:tc>
          <w:tcPr>
            <w:tcW w:w="1361" w:type="dxa"/>
          </w:tcPr>
          <w:p w14:paraId="676DF86F" w14:textId="2CAB1E1C" w:rsidR="001D3992" w:rsidRPr="002D1E6F" w:rsidRDefault="00C0089D" w:rsidP="001D3992">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Y</w:t>
            </w:r>
          </w:p>
        </w:tc>
        <w:tc>
          <w:tcPr>
            <w:tcW w:w="1538" w:type="dxa"/>
          </w:tcPr>
          <w:p w14:paraId="28D7DD34" w14:textId="3A96069C" w:rsidR="001D3992" w:rsidRPr="002D1E6F" w:rsidRDefault="001D3992" w:rsidP="001D3992">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&gt;=15m</w:t>
            </w:r>
          </w:p>
        </w:tc>
        <w:tc>
          <w:tcPr>
            <w:tcW w:w="0" w:type="auto"/>
            <w:shd w:val="clear" w:color="auto" w:fill="auto"/>
            <w:noWrap/>
            <w:vAlign w:val="bottom"/>
            <w:hideMark/>
          </w:tcPr>
          <w:p w14:paraId="7C4DEC61" w14:textId="77777777" w:rsidR="001D3992" w:rsidRPr="002D1E6F" w:rsidRDefault="001D3992" w:rsidP="001D3992">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random</w:t>
            </w:r>
          </w:p>
        </w:tc>
        <w:tc>
          <w:tcPr>
            <w:tcW w:w="0" w:type="auto"/>
            <w:shd w:val="clear" w:color="auto" w:fill="auto"/>
            <w:noWrap/>
            <w:vAlign w:val="bottom"/>
            <w:hideMark/>
          </w:tcPr>
          <w:p w14:paraId="547232EF" w14:textId="77777777" w:rsidR="001D3992" w:rsidRPr="002D1E6F" w:rsidRDefault="001D3992" w:rsidP="001D3992">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200</w:t>
            </w:r>
          </w:p>
        </w:tc>
        <w:tc>
          <w:tcPr>
            <w:tcW w:w="0" w:type="auto"/>
            <w:shd w:val="clear" w:color="auto" w:fill="auto"/>
            <w:noWrap/>
            <w:vAlign w:val="bottom"/>
            <w:hideMark/>
          </w:tcPr>
          <w:p w14:paraId="3C18D1AB" w14:textId="77777777" w:rsidR="001D3992" w:rsidRPr="002D1E6F" w:rsidRDefault="001D3992" w:rsidP="001D3992">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2</w:t>
            </w:r>
          </w:p>
        </w:tc>
      </w:tr>
      <w:tr w:rsidR="001D3992" w:rsidRPr="002D1E6F" w14:paraId="462CD02B" w14:textId="77777777" w:rsidTr="00973362">
        <w:trPr>
          <w:trHeight w:val="20"/>
          <w:jc w:val="center"/>
        </w:trPr>
        <w:tc>
          <w:tcPr>
            <w:tcW w:w="0" w:type="auto"/>
            <w:shd w:val="clear" w:color="auto" w:fill="auto"/>
            <w:noWrap/>
            <w:vAlign w:val="bottom"/>
            <w:hideMark/>
          </w:tcPr>
          <w:p w14:paraId="1C2A7CBA" w14:textId="77777777" w:rsidR="001D3992" w:rsidRPr="002D1E6F" w:rsidRDefault="001D3992" w:rsidP="001D3992">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7</w:t>
            </w:r>
          </w:p>
        </w:tc>
        <w:tc>
          <w:tcPr>
            <w:tcW w:w="1361" w:type="dxa"/>
          </w:tcPr>
          <w:p w14:paraId="48102256" w14:textId="6D6463C0" w:rsidR="001D3992" w:rsidRPr="002D1E6F" w:rsidRDefault="00C0089D" w:rsidP="001D3992">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Y</w:t>
            </w:r>
          </w:p>
        </w:tc>
        <w:tc>
          <w:tcPr>
            <w:tcW w:w="1538" w:type="dxa"/>
          </w:tcPr>
          <w:p w14:paraId="24FFAAD0" w14:textId="156BAC43" w:rsidR="001D3992" w:rsidRPr="002D1E6F" w:rsidRDefault="001D3992" w:rsidP="001D3992">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&gt;=15m</w:t>
            </w:r>
          </w:p>
        </w:tc>
        <w:tc>
          <w:tcPr>
            <w:tcW w:w="0" w:type="auto"/>
            <w:shd w:val="clear" w:color="auto" w:fill="auto"/>
            <w:noWrap/>
            <w:vAlign w:val="bottom"/>
            <w:hideMark/>
          </w:tcPr>
          <w:p w14:paraId="7F48ACB9" w14:textId="77777777" w:rsidR="001D3992" w:rsidRPr="002D1E6F" w:rsidRDefault="001D3992" w:rsidP="001D3992">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random</w:t>
            </w:r>
          </w:p>
        </w:tc>
        <w:tc>
          <w:tcPr>
            <w:tcW w:w="0" w:type="auto"/>
            <w:shd w:val="clear" w:color="auto" w:fill="auto"/>
            <w:noWrap/>
            <w:vAlign w:val="bottom"/>
            <w:hideMark/>
          </w:tcPr>
          <w:p w14:paraId="22173A22" w14:textId="77777777" w:rsidR="001D3992" w:rsidRPr="002D1E6F" w:rsidRDefault="001D3992" w:rsidP="001D3992">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200</w:t>
            </w:r>
          </w:p>
        </w:tc>
        <w:tc>
          <w:tcPr>
            <w:tcW w:w="0" w:type="auto"/>
            <w:shd w:val="clear" w:color="auto" w:fill="auto"/>
            <w:noWrap/>
            <w:vAlign w:val="bottom"/>
            <w:hideMark/>
          </w:tcPr>
          <w:p w14:paraId="701DE6D1" w14:textId="77777777" w:rsidR="001D3992" w:rsidRPr="002D1E6F" w:rsidRDefault="001D3992" w:rsidP="001D3992">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2</w:t>
            </w:r>
          </w:p>
        </w:tc>
      </w:tr>
    </w:tbl>
    <w:p w14:paraId="403ADF5B" w14:textId="77777777" w:rsidR="005C526B" w:rsidRPr="002D1E6F" w:rsidRDefault="005C526B" w:rsidP="005C526B"/>
    <w:p w14:paraId="2D9788D1" w14:textId="77777777" w:rsidR="005C526B" w:rsidRPr="002D1E6F" w:rsidRDefault="005C526B" w:rsidP="005C526B">
      <w:r w:rsidRPr="002D1E6F">
        <w:t>Guidelines for reporting stratification in RDBES:</w:t>
      </w:r>
    </w:p>
    <w:p w14:paraId="29687CD7" w14:textId="58C1C8C8" w:rsidR="005C526B" w:rsidRPr="002D1E6F" w:rsidRDefault="005C526B" w:rsidP="005C526B">
      <w:pPr>
        <w:pStyle w:val="ListParagraph"/>
        <w:numPr>
          <w:ilvl w:val="0"/>
          <w:numId w:val="4"/>
        </w:numPr>
      </w:pPr>
      <w:r w:rsidRPr="002D1E6F">
        <w:t xml:space="preserve">All strata included in the sampling frame of a particular sampling stage must be reported </w:t>
      </w:r>
      <w:r w:rsidRPr="002D1E6F">
        <w:rPr>
          <w:i/>
        </w:rPr>
        <w:t>even if they have not been sampled</w:t>
      </w:r>
      <w:r w:rsidRPr="002D1E6F">
        <w:t xml:space="preserve">. When a stratum has not been sampled it is reported as a line where </w:t>
      </w:r>
      <w:r w:rsidR="008C1CB5" w:rsidRPr="002D1E6F">
        <w:t>selection method</w:t>
      </w:r>
      <w:r w:rsidRPr="002D1E6F">
        <w:t xml:space="preserve"> = “not-sampled” and sample size = 0. </w:t>
      </w:r>
    </w:p>
    <w:p w14:paraId="2889FF73" w14:textId="77777777" w:rsidR="005C526B" w:rsidRPr="002D1E6F" w:rsidRDefault="005C526B" w:rsidP="005C526B">
      <w:pPr>
        <w:pStyle w:val="ListParagraph"/>
        <w:ind w:left="1440"/>
      </w:pPr>
    </w:p>
    <w:p w14:paraId="5119B339" w14:textId="77777777" w:rsidR="005C526B" w:rsidRPr="002D1E6F" w:rsidRDefault="005C526B" w:rsidP="005C526B">
      <w:pPr>
        <w:pStyle w:val="ListParagraph"/>
        <w:numPr>
          <w:ilvl w:val="1"/>
          <w:numId w:val="4"/>
        </w:numPr>
      </w:pPr>
      <w:r w:rsidRPr="002D1E6F">
        <w:t>E.g.:</w:t>
      </w:r>
    </w:p>
    <w:p w14:paraId="61FD6061" w14:textId="2D9641D7" w:rsidR="005C526B" w:rsidRPr="002D1E6F" w:rsidRDefault="005C526B" w:rsidP="005C526B">
      <w:pPr>
        <w:pStyle w:val="ListParagraph"/>
        <w:numPr>
          <w:ilvl w:val="2"/>
          <w:numId w:val="4"/>
        </w:numPr>
      </w:pPr>
      <w:r w:rsidRPr="002D1E6F">
        <w:t>if your 1</w:t>
      </w:r>
      <w:r w:rsidRPr="002D1E6F">
        <w:rPr>
          <w:vertAlign w:val="superscript"/>
        </w:rPr>
        <w:t>st</w:t>
      </w:r>
      <w:r w:rsidRPr="002D1E6F">
        <w:t xml:space="preserve"> sampling level is Vessel and the goal of your sampling scheme is to obtain data to estimate size composition for the entire catch of your country (i.e., all vessels) by using a vessel list stratified by vessel-size then all vessel size strata should be declared; In </w:t>
      </w:r>
      <w:r w:rsidR="000273F9" w:rsidRPr="002D1E6F">
        <w:t>this</w:t>
      </w:r>
      <w:r w:rsidRPr="002D1E6F">
        <w:t xml:space="preserve"> case if size-class [&gt;=15m] was not sampled it should be reported with </w:t>
      </w:r>
      <w:r w:rsidR="00C0089D" w:rsidRPr="002D1E6F">
        <w:t xml:space="preserve">selection </w:t>
      </w:r>
      <w:r w:rsidRPr="002D1E6F">
        <w:t>method = “not-sampled” and sample = 0 (see example 2)</w:t>
      </w:r>
      <w:r w:rsidR="00481C8A" w:rsidRPr="002D1E6F">
        <w:t>. The estimations for [&gt;=15m] will be estimated from other samples</w:t>
      </w:r>
    </w:p>
    <w:p w14:paraId="50675ECD" w14:textId="77777777" w:rsidR="005C526B" w:rsidRPr="002D1E6F" w:rsidRDefault="005C526B" w:rsidP="005C526B">
      <w:pPr>
        <w:pStyle w:val="ListParagraph"/>
      </w:pPr>
    </w:p>
    <w:p w14:paraId="28ACB817" w14:textId="77777777" w:rsidR="005C526B" w:rsidRPr="002D1E6F" w:rsidRDefault="005C526B" w:rsidP="005C526B">
      <w:pPr>
        <w:pStyle w:val="ListParagraph"/>
        <w:rPr>
          <w:b/>
          <w:sz w:val="18"/>
          <w:szCs w:val="18"/>
        </w:rPr>
      </w:pPr>
      <w:r w:rsidRPr="002D1E6F">
        <w:rPr>
          <w:b/>
          <w:sz w:val="18"/>
          <w:szCs w:val="18"/>
        </w:rPr>
        <w:t xml:space="preserve">Example 2: Simplified example of stratification by vessel size with no samples taken in one stratum (&gt;=15m). Compare with example 1 (stratified, all strata sampled) and 3. </w:t>
      </w:r>
    </w:p>
    <w:tbl>
      <w:tblPr>
        <w:tblW w:w="91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1367"/>
        <w:gridCol w:w="1280"/>
        <w:gridCol w:w="2078"/>
        <w:gridCol w:w="1706"/>
        <w:gridCol w:w="2036"/>
      </w:tblGrid>
      <w:tr w:rsidR="00C0089D" w:rsidRPr="002D1E6F" w14:paraId="0AC3C7AC" w14:textId="77777777" w:rsidTr="00973362">
        <w:trPr>
          <w:trHeight w:val="58"/>
          <w:jc w:val="center"/>
        </w:trPr>
        <w:tc>
          <w:tcPr>
            <w:tcW w:w="0" w:type="auto"/>
            <w:shd w:val="clear" w:color="auto" w:fill="auto"/>
            <w:noWrap/>
            <w:vAlign w:val="center"/>
            <w:hideMark/>
          </w:tcPr>
          <w:p w14:paraId="051F0720" w14:textId="0A60B695" w:rsidR="00C0089D" w:rsidRPr="002D1E6F" w:rsidRDefault="00C0089D" w:rsidP="00C0089D">
            <w:pPr>
              <w:spacing w:after="0" w:line="240" w:lineRule="auto"/>
              <w:jc w:val="center"/>
              <w:rPr>
                <w:rFonts w:ascii="Calibri" w:eastAsia="Times New Roman" w:hAnsi="Calibri" w:cs="Times New Roman"/>
                <w:b/>
                <w:color w:val="000000"/>
                <w:sz w:val="18"/>
                <w:szCs w:val="18"/>
                <w:lang w:eastAsia="en-GB"/>
              </w:rPr>
            </w:pPr>
            <w:r w:rsidRPr="002D1E6F">
              <w:rPr>
                <w:rFonts w:ascii="Calibri" w:eastAsia="Times New Roman" w:hAnsi="Calibri" w:cs="Times New Roman"/>
                <w:b/>
                <w:color w:val="000000"/>
                <w:sz w:val="18"/>
                <w:szCs w:val="18"/>
                <w:lang w:eastAsia="en-GB"/>
              </w:rPr>
              <w:t>VSid</w:t>
            </w:r>
          </w:p>
        </w:tc>
        <w:tc>
          <w:tcPr>
            <w:tcW w:w="1361" w:type="dxa"/>
          </w:tcPr>
          <w:p w14:paraId="503B6024" w14:textId="6A4F8E3C" w:rsidR="00C0089D" w:rsidRPr="002D1E6F" w:rsidRDefault="00C0089D" w:rsidP="00C0089D">
            <w:pPr>
              <w:spacing w:after="0" w:line="240" w:lineRule="auto"/>
              <w:jc w:val="center"/>
              <w:rPr>
                <w:rFonts w:ascii="Calibri" w:eastAsia="Times New Roman" w:hAnsi="Calibri" w:cs="Times New Roman"/>
                <w:b/>
                <w:color w:val="000000"/>
                <w:sz w:val="18"/>
                <w:szCs w:val="18"/>
                <w:lang w:eastAsia="en-GB"/>
              </w:rPr>
            </w:pPr>
            <w:r w:rsidRPr="002D1E6F">
              <w:rPr>
                <w:rFonts w:ascii="Calibri" w:eastAsia="Times New Roman" w:hAnsi="Calibri" w:cs="Times New Roman"/>
                <w:b/>
                <w:color w:val="000000"/>
                <w:sz w:val="18"/>
                <w:szCs w:val="18"/>
                <w:lang w:eastAsia="en-GB"/>
              </w:rPr>
              <w:t>VSstratification</w:t>
            </w:r>
          </w:p>
        </w:tc>
        <w:tc>
          <w:tcPr>
            <w:tcW w:w="0" w:type="auto"/>
          </w:tcPr>
          <w:p w14:paraId="12611604" w14:textId="3B492036" w:rsidR="00C0089D" w:rsidRPr="002D1E6F" w:rsidRDefault="00C0089D" w:rsidP="00C0089D">
            <w:pPr>
              <w:spacing w:after="0" w:line="240" w:lineRule="auto"/>
              <w:jc w:val="center"/>
              <w:rPr>
                <w:rFonts w:ascii="Calibri" w:eastAsia="Times New Roman" w:hAnsi="Calibri" w:cs="Times New Roman"/>
                <w:b/>
                <w:color w:val="000000"/>
                <w:sz w:val="18"/>
                <w:szCs w:val="18"/>
                <w:lang w:eastAsia="en-GB"/>
              </w:rPr>
            </w:pPr>
            <w:r w:rsidRPr="002D1E6F">
              <w:rPr>
                <w:rFonts w:ascii="Calibri" w:eastAsia="Times New Roman" w:hAnsi="Calibri" w:cs="Times New Roman"/>
                <w:b/>
                <w:color w:val="000000"/>
                <w:sz w:val="18"/>
                <w:szCs w:val="18"/>
                <w:lang w:eastAsia="en-GB"/>
              </w:rPr>
              <w:t>VSstratum</w:t>
            </w:r>
          </w:p>
        </w:tc>
        <w:tc>
          <w:tcPr>
            <w:tcW w:w="0" w:type="auto"/>
            <w:shd w:val="clear" w:color="auto" w:fill="auto"/>
            <w:noWrap/>
            <w:vAlign w:val="center"/>
            <w:hideMark/>
          </w:tcPr>
          <w:p w14:paraId="3196648E" w14:textId="7F65864A" w:rsidR="00C0089D" w:rsidRPr="002D1E6F" w:rsidRDefault="00C0089D" w:rsidP="00C0089D">
            <w:pPr>
              <w:spacing w:after="0" w:line="240" w:lineRule="auto"/>
              <w:jc w:val="center"/>
              <w:rPr>
                <w:rFonts w:ascii="Calibri" w:eastAsia="Times New Roman" w:hAnsi="Calibri" w:cs="Times New Roman"/>
                <w:b/>
                <w:color w:val="000000"/>
                <w:sz w:val="18"/>
                <w:szCs w:val="18"/>
                <w:lang w:eastAsia="en-GB"/>
              </w:rPr>
            </w:pPr>
            <w:r w:rsidRPr="002D1E6F">
              <w:rPr>
                <w:rFonts w:ascii="Calibri" w:eastAsia="Times New Roman" w:hAnsi="Calibri" w:cs="Times New Roman"/>
                <w:b/>
                <w:color w:val="000000"/>
                <w:sz w:val="18"/>
                <w:szCs w:val="18"/>
                <w:lang w:eastAsia="en-GB"/>
              </w:rPr>
              <w:t>VSselectionMethod</w:t>
            </w:r>
          </w:p>
        </w:tc>
        <w:tc>
          <w:tcPr>
            <w:tcW w:w="0" w:type="auto"/>
            <w:shd w:val="clear" w:color="auto" w:fill="auto"/>
            <w:noWrap/>
            <w:vAlign w:val="center"/>
            <w:hideMark/>
          </w:tcPr>
          <w:p w14:paraId="719C71E7" w14:textId="5CC2F4C5" w:rsidR="00C0089D" w:rsidRPr="002D1E6F" w:rsidRDefault="00C954BD" w:rsidP="00C954BD">
            <w:pPr>
              <w:spacing w:after="0" w:line="240" w:lineRule="auto"/>
              <w:jc w:val="center"/>
              <w:rPr>
                <w:rFonts w:ascii="Calibri" w:eastAsia="Times New Roman" w:hAnsi="Calibri" w:cs="Times New Roman"/>
                <w:b/>
                <w:color w:val="000000"/>
                <w:sz w:val="18"/>
                <w:szCs w:val="18"/>
                <w:lang w:eastAsia="en-GB"/>
              </w:rPr>
            </w:pPr>
            <w:r w:rsidRPr="002D1E6F">
              <w:rPr>
                <w:rFonts w:ascii="Calibri" w:eastAsia="Times New Roman" w:hAnsi="Calibri" w:cs="Times New Roman"/>
                <w:b/>
                <w:color w:val="000000"/>
                <w:sz w:val="18"/>
                <w:szCs w:val="18"/>
                <w:lang w:eastAsia="en-GB"/>
              </w:rPr>
              <w:t>VSnumberTotal</w:t>
            </w:r>
          </w:p>
        </w:tc>
        <w:tc>
          <w:tcPr>
            <w:tcW w:w="0" w:type="auto"/>
            <w:shd w:val="clear" w:color="auto" w:fill="auto"/>
            <w:noWrap/>
            <w:vAlign w:val="center"/>
            <w:hideMark/>
          </w:tcPr>
          <w:p w14:paraId="19CA8E5A" w14:textId="132F7551" w:rsidR="00C0089D" w:rsidRPr="002D1E6F" w:rsidRDefault="00C954BD" w:rsidP="00C0089D">
            <w:pPr>
              <w:spacing w:after="0" w:line="240" w:lineRule="auto"/>
              <w:jc w:val="center"/>
              <w:rPr>
                <w:rFonts w:ascii="Calibri" w:eastAsia="Times New Roman" w:hAnsi="Calibri" w:cs="Times New Roman"/>
                <w:b/>
                <w:color w:val="000000"/>
                <w:sz w:val="18"/>
                <w:szCs w:val="18"/>
                <w:lang w:eastAsia="en-GB"/>
              </w:rPr>
            </w:pPr>
            <w:r w:rsidRPr="002D1E6F">
              <w:rPr>
                <w:rFonts w:ascii="Calibri" w:eastAsia="Times New Roman" w:hAnsi="Calibri" w:cs="Times New Roman"/>
                <w:b/>
                <w:color w:val="000000"/>
                <w:sz w:val="18"/>
                <w:szCs w:val="18"/>
                <w:lang w:eastAsia="en-GB"/>
              </w:rPr>
              <w:t>VSnumberSampled</w:t>
            </w:r>
          </w:p>
        </w:tc>
      </w:tr>
      <w:tr w:rsidR="00C0089D" w:rsidRPr="002D1E6F" w14:paraId="6C7025A1" w14:textId="77777777" w:rsidTr="00973362">
        <w:trPr>
          <w:trHeight w:val="57"/>
          <w:jc w:val="center"/>
        </w:trPr>
        <w:tc>
          <w:tcPr>
            <w:tcW w:w="0" w:type="auto"/>
            <w:shd w:val="clear" w:color="auto" w:fill="auto"/>
            <w:noWrap/>
            <w:vAlign w:val="bottom"/>
            <w:hideMark/>
          </w:tcPr>
          <w:p w14:paraId="13CFD513" w14:textId="77777777" w:rsidR="00C0089D" w:rsidRPr="002D1E6F" w:rsidRDefault="00C0089D" w:rsidP="008D2AB9">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1</w:t>
            </w:r>
          </w:p>
        </w:tc>
        <w:tc>
          <w:tcPr>
            <w:tcW w:w="1361" w:type="dxa"/>
          </w:tcPr>
          <w:p w14:paraId="1CCD54AA" w14:textId="48453572" w:rsidR="00C0089D" w:rsidRPr="002D1E6F" w:rsidRDefault="00C0089D" w:rsidP="008D2AB9">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Y</w:t>
            </w:r>
          </w:p>
        </w:tc>
        <w:tc>
          <w:tcPr>
            <w:tcW w:w="0" w:type="auto"/>
          </w:tcPr>
          <w:p w14:paraId="272DE73C" w14:textId="10E42E35" w:rsidR="00C0089D" w:rsidRPr="002D1E6F" w:rsidRDefault="00C0089D" w:rsidP="008D2AB9">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&lt;10m</w:t>
            </w:r>
          </w:p>
        </w:tc>
        <w:tc>
          <w:tcPr>
            <w:tcW w:w="0" w:type="auto"/>
            <w:shd w:val="clear" w:color="auto" w:fill="auto"/>
            <w:noWrap/>
            <w:vAlign w:val="bottom"/>
            <w:hideMark/>
          </w:tcPr>
          <w:p w14:paraId="270CBE84" w14:textId="77777777" w:rsidR="00C0089D" w:rsidRPr="002D1E6F" w:rsidRDefault="00C0089D" w:rsidP="008D2AB9">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random</w:t>
            </w:r>
          </w:p>
        </w:tc>
        <w:tc>
          <w:tcPr>
            <w:tcW w:w="0" w:type="auto"/>
            <w:shd w:val="clear" w:color="auto" w:fill="auto"/>
            <w:noWrap/>
            <w:vAlign w:val="bottom"/>
            <w:hideMark/>
          </w:tcPr>
          <w:p w14:paraId="2EF5A000" w14:textId="77777777" w:rsidR="00C0089D" w:rsidRPr="002D1E6F" w:rsidRDefault="00C0089D" w:rsidP="008D2AB9">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1000</w:t>
            </w:r>
          </w:p>
        </w:tc>
        <w:tc>
          <w:tcPr>
            <w:tcW w:w="0" w:type="auto"/>
            <w:shd w:val="clear" w:color="auto" w:fill="auto"/>
            <w:noWrap/>
            <w:vAlign w:val="bottom"/>
            <w:hideMark/>
          </w:tcPr>
          <w:p w14:paraId="2007F5DF" w14:textId="77777777" w:rsidR="00C0089D" w:rsidRPr="002D1E6F" w:rsidRDefault="00C0089D" w:rsidP="008D2AB9">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3</w:t>
            </w:r>
          </w:p>
        </w:tc>
      </w:tr>
      <w:tr w:rsidR="00C0089D" w:rsidRPr="002D1E6F" w14:paraId="4464B06A" w14:textId="77777777" w:rsidTr="00973362">
        <w:trPr>
          <w:trHeight w:val="57"/>
          <w:jc w:val="center"/>
        </w:trPr>
        <w:tc>
          <w:tcPr>
            <w:tcW w:w="0" w:type="auto"/>
            <w:shd w:val="clear" w:color="auto" w:fill="auto"/>
            <w:noWrap/>
            <w:vAlign w:val="bottom"/>
            <w:hideMark/>
          </w:tcPr>
          <w:p w14:paraId="2560857B" w14:textId="77777777" w:rsidR="00C0089D" w:rsidRPr="002D1E6F" w:rsidRDefault="00C0089D" w:rsidP="008D2AB9">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2</w:t>
            </w:r>
          </w:p>
        </w:tc>
        <w:tc>
          <w:tcPr>
            <w:tcW w:w="1361" w:type="dxa"/>
          </w:tcPr>
          <w:p w14:paraId="034A578F" w14:textId="5913E9D8" w:rsidR="00C0089D" w:rsidRPr="002D1E6F" w:rsidRDefault="00C0089D" w:rsidP="008D2AB9">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Y</w:t>
            </w:r>
          </w:p>
        </w:tc>
        <w:tc>
          <w:tcPr>
            <w:tcW w:w="0" w:type="auto"/>
          </w:tcPr>
          <w:p w14:paraId="02ED7A0F" w14:textId="0C35B416" w:rsidR="00C0089D" w:rsidRPr="002D1E6F" w:rsidRDefault="00C0089D" w:rsidP="008D2AB9">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&lt;10m</w:t>
            </w:r>
          </w:p>
        </w:tc>
        <w:tc>
          <w:tcPr>
            <w:tcW w:w="0" w:type="auto"/>
            <w:shd w:val="clear" w:color="auto" w:fill="auto"/>
            <w:noWrap/>
            <w:vAlign w:val="bottom"/>
            <w:hideMark/>
          </w:tcPr>
          <w:p w14:paraId="6B7031AB" w14:textId="77777777" w:rsidR="00C0089D" w:rsidRPr="002D1E6F" w:rsidRDefault="00C0089D" w:rsidP="008D2AB9">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random</w:t>
            </w:r>
          </w:p>
        </w:tc>
        <w:tc>
          <w:tcPr>
            <w:tcW w:w="0" w:type="auto"/>
            <w:shd w:val="clear" w:color="auto" w:fill="auto"/>
            <w:noWrap/>
            <w:vAlign w:val="bottom"/>
            <w:hideMark/>
          </w:tcPr>
          <w:p w14:paraId="4A2E4B02" w14:textId="77777777" w:rsidR="00C0089D" w:rsidRPr="002D1E6F" w:rsidRDefault="00C0089D" w:rsidP="008D2AB9">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1000</w:t>
            </w:r>
          </w:p>
        </w:tc>
        <w:tc>
          <w:tcPr>
            <w:tcW w:w="0" w:type="auto"/>
            <w:shd w:val="clear" w:color="auto" w:fill="auto"/>
            <w:noWrap/>
            <w:vAlign w:val="bottom"/>
            <w:hideMark/>
          </w:tcPr>
          <w:p w14:paraId="6D006D0E" w14:textId="77777777" w:rsidR="00C0089D" w:rsidRPr="002D1E6F" w:rsidRDefault="00C0089D" w:rsidP="008D2AB9">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3</w:t>
            </w:r>
          </w:p>
        </w:tc>
      </w:tr>
      <w:tr w:rsidR="00C0089D" w:rsidRPr="002D1E6F" w14:paraId="4EBC536C" w14:textId="77777777" w:rsidTr="00973362">
        <w:trPr>
          <w:trHeight w:val="57"/>
          <w:jc w:val="center"/>
        </w:trPr>
        <w:tc>
          <w:tcPr>
            <w:tcW w:w="0" w:type="auto"/>
            <w:shd w:val="clear" w:color="auto" w:fill="auto"/>
            <w:noWrap/>
            <w:vAlign w:val="bottom"/>
            <w:hideMark/>
          </w:tcPr>
          <w:p w14:paraId="65D0B5F0" w14:textId="77777777" w:rsidR="00C0089D" w:rsidRPr="002D1E6F" w:rsidRDefault="00C0089D" w:rsidP="008D2AB9">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3</w:t>
            </w:r>
          </w:p>
        </w:tc>
        <w:tc>
          <w:tcPr>
            <w:tcW w:w="1361" w:type="dxa"/>
          </w:tcPr>
          <w:p w14:paraId="6778797A" w14:textId="7AB7F46C" w:rsidR="00C0089D" w:rsidRPr="002D1E6F" w:rsidRDefault="00C0089D" w:rsidP="008D2AB9">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Y</w:t>
            </w:r>
          </w:p>
        </w:tc>
        <w:tc>
          <w:tcPr>
            <w:tcW w:w="0" w:type="auto"/>
          </w:tcPr>
          <w:p w14:paraId="12E09374" w14:textId="560DB8D4" w:rsidR="00C0089D" w:rsidRPr="002D1E6F" w:rsidRDefault="00C0089D" w:rsidP="008D2AB9">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&lt;10m</w:t>
            </w:r>
          </w:p>
        </w:tc>
        <w:tc>
          <w:tcPr>
            <w:tcW w:w="0" w:type="auto"/>
            <w:shd w:val="clear" w:color="auto" w:fill="auto"/>
            <w:noWrap/>
            <w:vAlign w:val="bottom"/>
            <w:hideMark/>
          </w:tcPr>
          <w:p w14:paraId="4C8585C2" w14:textId="77777777" w:rsidR="00C0089D" w:rsidRPr="002D1E6F" w:rsidRDefault="00C0089D" w:rsidP="008D2AB9">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random</w:t>
            </w:r>
          </w:p>
        </w:tc>
        <w:tc>
          <w:tcPr>
            <w:tcW w:w="0" w:type="auto"/>
            <w:shd w:val="clear" w:color="auto" w:fill="auto"/>
            <w:noWrap/>
            <w:vAlign w:val="bottom"/>
            <w:hideMark/>
          </w:tcPr>
          <w:p w14:paraId="39693B4B" w14:textId="77777777" w:rsidR="00C0089D" w:rsidRPr="002D1E6F" w:rsidRDefault="00C0089D" w:rsidP="008D2AB9">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1000</w:t>
            </w:r>
          </w:p>
        </w:tc>
        <w:tc>
          <w:tcPr>
            <w:tcW w:w="0" w:type="auto"/>
            <w:shd w:val="clear" w:color="auto" w:fill="auto"/>
            <w:noWrap/>
            <w:vAlign w:val="bottom"/>
            <w:hideMark/>
          </w:tcPr>
          <w:p w14:paraId="15148198" w14:textId="77777777" w:rsidR="00C0089D" w:rsidRPr="002D1E6F" w:rsidRDefault="00C0089D" w:rsidP="008D2AB9">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3</w:t>
            </w:r>
          </w:p>
        </w:tc>
      </w:tr>
      <w:tr w:rsidR="00C0089D" w:rsidRPr="002D1E6F" w14:paraId="63536FD3" w14:textId="77777777" w:rsidTr="00973362">
        <w:trPr>
          <w:trHeight w:val="57"/>
          <w:jc w:val="center"/>
        </w:trPr>
        <w:tc>
          <w:tcPr>
            <w:tcW w:w="0" w:type="auto"/>
            <w:shd w:val="clear" w:color="auto" w:fill="auto"/>
            <w:noWrap/>
            <w:vAlign w:val="bottom"/>
            <w:hideMark/>
          </w:tcPr>
          <w:p w14:paraId="29D940B6" w14:textId="77777777" w:rsidR="00C0089D" w:rsidRPr="002D1E6F" w:rsidRDefault="00C0089D" w:rsidP="008D2AB9">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4</w:t>
            </w:r>
          </w:p>
        </w:tc>
        <w:tc>
          <w:tcPr>
            <w:tcW w:w="1361" w:type="dxa"/>
          </w:tcPr>
          <w:p w14:paraId="0EA1804C" w14:textId="34F6B520" w:rsidR="00C0089D" w:rsidRPr="002D1E6F" w:rsidRDefault="00C0089D" w:rsidP="008D2AB9">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Y</w:t>
            </w:r>
          </w:p>
        </w:tc>
        <w:tc>
          <w:tcPr>
            <w:tcW w:w="0" w:type="auto"/>
          </w:tcPr>
          <w:p w14:paraId="0E943DDE" w14:textId="13D933B6" w:rsidR="00C0089D" w:rsidRPr="002D1E6F" w:rsidRDefault="00C0089D" w:rsidP="008D2AB9">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&gt;=10 &lt;15m</w:t>
            </w:r>
          </w:p>
        </w:tc>
        <w:tc>
          <w:tcPr>
            <w:tcW w:w="0" w:type="auto"/>
            <w:shd w:val="clear" w:color="auto" w:fill="auto"/>
            <w:noWrap/>
            <w:vAlign w:val="bottom"/>
            <w:hideMark/>
          </w:tcPr>
          <w:p w14:paraId="68162684" w14:textId="77777777" w:rsidR="00C0089D" w:rsidRPr="002D1E6F" w:rsidRDefault="00C0089D" w:rsidP="008D2AB9">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random</w:t>
            </w:r>
          </w:p>
        </w:tc>
        <w:tc>
          <w:tcPr>
            <w:tcW w:w="0" w:type="auto"/>
            <w:shd w:val="clear" w:color="auto" w:fill="auto"/>
            <w:noWrap/>
            <w:vAlign w:val="bottom"/>
            <w:hideMark/>
          </w:tcPr>
          <w:p w14:paraId="34D090FD" w14:textId="77777777" w:rsidR="00C0089D" w:rsidRPr="002D1E6F" w:rsidRDefault="00C0089D" w:rsidP="008D2AB9">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500</w:t>
            </w:r>
          </w:p>
        </w:tc>
        <w:tc>
          <w:tcPr>
            <w:tcW w:w="0" w:type="auto"/>
            <w:shd w:val="clear" w:color="auto" w:fill="auto"/>
            <w:noWrap/>
            <w:vAlign w:val="bottom"/>
            <w:hideMark/>
          </w:tcPr>
          <w:p w14:paraId="4056F720" w14:textId="77777777" w:rsidR="00C0089D" w:rsidRPr="002D1E6F" w:rsidRDefault="00C0089D" w:rsidP="008D2AB9">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2</w:t>
            </w:r>
          </w:p>
        </w:tc>
      </w:tr>
      <w:tr w:rsidR="00C0089D" w:rsidRPr="002D1E6F" w14:paraId="0D0F6D6D" w14:textId="77777777" w:rsidTr="00973362">
        <w:trPr>
          <w:trHeight w:val="57"/>
          <w:jc w:val="center"/>
        </w:trPr>
        <w:tc>
          <w:tcPr>
            <w:tcW w:w="0" w:type="auto"/>
            <w:shd w:val="clear" w:color="auto" w:fill="auto"/>
            <w:noWrap/>
            <w:vAlign w:val="bottom"/>
          </w:tcPr>
          <w:p w14:paraId="12F5CC65" w14:textId="77777777" w:rsidR="00C0089D" w:rsidRPr="002D1E6F" w:rsidRDefault="00C0089D" w:rsidP="008D2AB9">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5</w:t>
            </w:r>
          </w:p>
        </w:tc>
        <w:tc>
          <w:tcPr>
            <w:tcW w:w="1361" w:type="dxa"/>
          </w:tcPr>
          <w:p w14:paraId="3EE114A8" w14:textId="618091C2" w:rsidR="00C0089D" w:rsidRPr="002D1E6F" w:rsidRDefault="00C0089D" w:rsidP="008D2AB9">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Y</w:t>
            </w:r>
          </w:p>
        </w:tc>
        <w:tc>
          <w:tcPr>
            <w:tcW w:w="0" w:type="auto"/>
          </w:tcPr>
          <w:p w14:paraId="7AAEF0E4" w14:textId="64C39968" w:rsidR="00C0089D" w:rsidRPr="002D1E6F" w:rsidRDefault="00C0089D" w:rsidP="008D2AB9">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&gt;=10 &lt;15m</w:t>
            </w:r>
          </w:p>
        </w:tc>
        <w:tc>
          <w:tcPr>
            <w:tcW w:w="0" w:type="auto"/>
            <w:shd w:val="clear" w:color="auto" w:fill="auto"/>
            <w:noWrap/>
            <w:vAlign w:val="bottom"/>
          </w:tcPr>
          <w:p w14:paraId="245C4F7E" w14:textId="77777777" w:rsidR="00C0089D" w:rsidRPr="002D1E6F" w:rsidRDefault="00C0089D" w:rsidP="008D2AB9">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random</w:t>
            </w:r>
          </w:p>
        </w:tc>
        <w:tc>
          <w:tcPr>
            <w:tcW w:w="0" w:type="auto"/>
            <w:shd w:val="clear" w:color="auto" w:fill="auto"/>
            <w:noWrap/>
            <w:vAlign w:val="bottom"/>
          </w:tcPr>
          <w:p w14:paraId="04626793" w14:textId="77777777" w:rsidR="00C0089D" w:rsidRPr="002D1E6F" w:rsidRDefault="00C0089D" w:rsidP="008D2AB9">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500</w:t>
            </w:r>
          </w:p>
        </w:tc>
        <w:tc>
          <w:tcPr>
            <w:tcW w:w="0" w:type="auto"/>
            <w:shd w:val="clear" w:color="auto" w:fill="auto"/>
            <w:noWrap/>
            <w:vAlign w:val="bottom"/>
          </w:tcPr>
          <w:p w14:paraId="4E2C1ADD" w14:textId="77777777" w:rsidR="00C0089D" w:rsidRPr="002D1E6F" w:rsidRDefault="00C0089D" w:rsidP="008D2AB9">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2</w:t>
            </w:r>
          </w:p>
        </w:tc>
      </w:tr>
      <w:tr w:rsidR="00C0089D" w:rsidRPr="002D1E6F" w14:paraId="42BF6C51" w14:textId="77777777" w:rsidTr="00973362">
        <w:trPr>
          <w:trHeight w:val="57"/>
          <w:jc w:val="center"/>
        </w:trPr>
        <w:tc>
          <w:tcPr>
            <w:tcW w:w="0" w:type="auto"/>
            <w:shd w:val="clear" w:color="auto" w:fill="auto"/>
            <w:noWrap/>
            <w:vAlign w:val="bottom"/>
            <w:hideMark/>
          </w:tcPr>
          <w:p w14:paraId="23E5999C" w14:textId="77777777" w:rsidR="00C0089D" w:rsidRPr="002D1E6F" w:rsidRDefault="00C0089D" w:rsidP="008D2AB9">
            <w:pPr>
              <w:spacing w:after="0" w:line="240" w:lineRule="auto"/>
              <w:jc w:val="center"/>
              <w:rPr>
                <w:rFonts w:ascii="Calibri" w:eastAsia="Times New Roman" w:hAnsi="Calibri" w:cs="Times New Roman"/>
                <w:b/>
                <w:color w:val="000000"/>
                <w:sz w:val="18"/>
                <w:szCs w:val="18"/>
                <w:lang w:eastAsia="en-GB"/>
              </w:rPr>
            </w:pPr>
            <w:r w:rsidRPr="002D1E6F">
              <w:rPr>
                <w:rFonts w:ascii="Calibri" w:eastAsia="Times New Roman" w:hAnsi="Calibri" w:cs="Times New Roman"/>
                <w:b/>
                <w:color w:val="000000"/>
                <w:sz w:val="18"/>
                <w:szCs w:val="18"/>
                <w:lang w:eastAsia="en-GB"/>
              </w:rPr>
              <w:t>6</w:t>
            </w:r>
          </w:p>
        </w:tc>
        <w:tc>
          <w:tcPr>
            <w:tcW w:w="1361" w:type="dxa"/>
          </w:tcPr>
          <w:p w14:paraId="11681552" w14:textId="79867CC6" w:rsidR="00C0089D" w:rsidRPr="002D1E6F" w:rsidRDefault="00C0089D" w:rsidP="008D2AB9">
            <w:pPr>
              <w:spacing w:after="0" w:line="240" w:lineRule="auto"/>
              <w:jc w:val="center"/>
              <w:rPr>
                <w:rFonts w:ascii="Calibri" w:eastAsia="Times New Roman" w:hAnsi="Calibri" w:cs="Times New Roman"/>
                <w:b/>
                <w:color w:val="000000"/>
                <w:sz w:val="18"/>
                <w:szCs w:val="18"/>
                <w:lang w:eastAsia="en-GB"/>
              </w:rPr>
            </w:pPr>
            <w:r w:rsidRPr="002D1E6F">
              <w:rPr>
                <w:rFonts w:ascii="Calibri" w:eastAsia="Times New Roman" w:hAnsi="Calibri" w:cs="Times New Roman"/>
                <w:b/>
                <w:color w:val="000000"/>
                <w:sz w:val="18"/>
                <w:szCs w:val="18"/>
                <w:lang w:eastAsia="en-GB"/>
              </w:rPr>
              <w:t>Y</w:t>
            </w:r>
          </w:p>
        </w:tc>
        <w:tc>
          <w:tcPr>
            <w:tcW w:w="0" w:type="auto"/>
          </w:tcPr>
          <w:p w14:paraId="3A42B330" w14:textId="5BE23DC2" w:rsidR="00C0089D" w:rsidRPr="002D1E6F" w:rsidRDefault="00C0089D" w:rsidP="008D2AB9">
            <w:pPr>
              <w:spacing w:after="0" w:line="240" w:lineRule="auto"/>
              <w:jc w:val="center"/>
              <w:rPr>
                <w:rFonts w:ascii="Calibri" w:eastAsia="Times New Roman" w:hAnsi="Calibri" w:cs="Times New Roman"/>
                <w:b/>
                <w:color w:val="000000"/>
                <w:sz w:val="18"/>
                <w:szCs w:val="18"/>
                <w:lang w:eastAsia="en-GB"/>
              </w:rPr>
            </w:pPr>
            <w:r w:rsidRPr="002D1E6F">
              <w:rPr>
                <w:rFonts w:ascii="Calibri" w:eastAsia="Times New Roman" w:hAnsi="Calibri" w:cs="Times New Roman"/>
                <w:b/>
                <w:color w:val="000000"/>
                <w:sz w:val="18"/>
                <w:szCs w:val="18"/>
                <w:lang w:eastAsia="en-GB"/>
              </w:rPr>
              <w:t>&gt;=15m</w:t>
            </w:r>
          </w:p>
        </w:tc>
        <w:tc>
          <w:tcPr>
            <w:tcW w:w="0" w:type="auto"/>
            <w:shd w:val="clear" w:color="auto" w:fill="auto"/>
            <w:noWrap/>
            <w:vAlign w:val="bottom"/>
            <w:hideMark/>
          </w:tcPr>
          <w:p w14:paraId="2BE11726" w14:textId="77777777" w:rsidR="00C0089D" w:rsidRPr="002D1E6F" w:rsidRDefault="00C0089D" w:rsidP="008D2AB9">
            <w:pPr>
              <w:spacing w:after="0" w:line="240" w:lineRule="auto"/>
              <w:jc w:val="center"/>
              <w:rPr>
                <w:rFonts w:ascii="Calibri" w:eastAsia="Times New Roman" w:hAnsi="Calibri" w:cs="Times New Roman"/>
                <w:b/>
                <w:color w:val="000000"/>
                <w:sz w:val="18"/>
                <w:szCs w:val="18"/>
                <w:lang w:eastAsia="en-GB"/>
              </w:rPr>
            </w:pPr>
            <w:r w:rsidRPr="002D1E6F">
              <w:rPr>
                <w:rFonts w:ascii="Calibri" w:eastAsia="Times New Roman" w:hAnsi="Calibri" w:cs="Times New Roman"/>
                <w:b/>
                <w:color w:val="000000"/>
                <w:sz w:val="18"/>
                <w:szCs w:val="18"/>
                <w:lang w:eastAsia="en-GB"/>
              </w:rPr>
              <w:t>not-sampled</w:t>
            </w:r>
          </w:p>
        </w:tc>
        <w:tc>
          <w:tcPr>
            <w:tcW w:w="0" w:type="auto"/>
            <w:shd w:val="clear" w:color="auto" w:fill="auto"/>
            <w:noWrap/>
            <w:vAlign w:val="bottom"/>
            <w:hideMark/>
          </w:tcPr>
          <w:p w14:paraId="7541D70E" w14:textId="77777777" w:rsidR="00C0089D" w:rsidRPr="002D1E6F" w:rsidRDefault="00C0089D" w:rsidP="008D2AB9">
            <w:pPr>
              <w:spacing w:after="0" w:line="240" w:lineRule="auto"/>
              <w:jc w:val="center"/>
              <w:rPr>
                <w:rFonts w:ascii="Calibri" w:eastAsia="Times New Roman" w:hAnsi="Calibri" w:cs="Times New Roman"/>
                <w:b/>
                <w:color w:val="000000"/>
                <w:sz w:val="18"/>
                <w:szCs w:val="18"/>
                <w:lang w:eastAsia="en-GB"/>
              </w:rPr>
            </w:pPr>
            <w:r w:rsidRPr="002D1E6F">
              <w:rPr>
                <w:rFonts w:ascii="Calibri" w:eastAsia="Times New Roman" w:hAnsi="Calibri" w:cs="Times New Roman"/>
                <w:b/>
                <w:color w:val="000000"/>
                <w:sz w:val="18"/>
                <w:szCs w:val="18"/>
                <w:lang w:eastAsia="en-GB"/>
              </w:rPr>
              <w:t>200</w:t>
            </w:r>
          </w:p>
        </w:tc>
        <w:tc>
          <w:tcPr>
            <w:tcW w:w="0" w:type="auto"/>
            <w:shd w:val="clear" w:color="auto" w:fill="auto"/>
            <w:noWrap/>
            <w:vAlign w:val="bottom"/>
            <w:hideMark/>
          </w:tcPr>
          <w:p w14:paraId="79E43483" w14:textId="77777777" w:rsidR="00C0089D" w:rsidRPr="002D1E6F" w:rsidRDefault="00C0089D" w:rsidP="008D2AB9">
            <w:pPr>
              <w:spacing w:after="0" w:line="240" w:lineRule="auto"/>
              <w:jc w:val="center"/>
              <w:rPr>
                <w:rFonts w:ascii="Calibri" w:eastAsia="Times New Roman" w:hAnsi="Calibri" w:cs="Times New Roman"/>
                <w:b/>
                <w:color w:val="000000"/>
                <w:sz w:val="18"/>
                <w:szCs w:val="18"/>
                <w:lang w:eastAsia="en-GB"/>
              </w:rPr>
            </w:pPr>
            <w:r w:rsidRPr="002D1E6F">
              <w:rPr>
                <w:rFonts w:ascii="Calibri" w:eastAsia="Times New Roman" w:hAnsi="Calibri" w:cs="Times New Roman"/>
                <w:b/>
                <w:color w:val="000000"/>
                <w:sz w:val="18"/>
                <w:szCs w:val="18"/>
                <w:lang w:eastAsia="en-GB"/>
              </w:rPr>
              <w:t>0</w:t>
            </w:r>
          </w:p>
        </w:tc>
      </w:tr>
    </w:tbl>
    <w:p w14:paraId="44AB3A77" w14:textId="77777777" w:rsidR="005C526B" w:rsidRPr="002D1E6F" w:rsidRDefault="005C526B" w:rsidP="005C526B"/>
    <w:p w14:paraId="77EEB54D" w14:textId="77777777" w:rsidR="005C526B" w:rsidRPr="002D1E6F" w:rsidRDefault="005C526B" w:rsidP="005C526B">
      <w:pPr>
        <w:pStyle w:val="ListParagraph"/>
      </w:pPr>
    </w:p>
    <w:p w14:paraId="1BAE5585" w14:textId="77777777" w:rsidR="005C526B" w:rsidRPr="002D1E6F" w:rsidRDefault="005C526B" w:rsidP="005C526B">
      <w:pPr>
        <w:pStyle w:val="ListParagraph"/>
        <w:numPr>
          <w:ilvl w:val="0"/>
          <w:numId w:val="4"/>
        </w:numPr>
      </w:pPr>
      <w:r w:rsidRPr="002D1E6F">
        <w:t xml:space="preserve">Out of frame strata should not be declared. </w:t>
      </w:r>
    </w:p>
    <w:p w14:paraId="0A137D40" w14:textId="77777777" w:rsidR="005C526B" w:rsidRPr="002D1E6F" w:rsidRDefault="005C526B" w:rsidP="005C526B">
      <w:pPr>
        <w:pStyle w:val="ListParagraph"/>
        <w:numPr>
          <w:ilvl w:val="1"/>
          <w:numId w:val="4"/>
        </w:numPr>
      </w:pPr>
      <w:r w:rsidRPr="002D1E6F">
        <w:t>E.g.:</w:t>
      </w:r>
    </w:p>
    <w:p w14:paraId="318281DC" w14:textId="77777777" w:rsidR="00481C8A" w:rsidRPr="002D1E6F" w:rsidRDefault="005C526B" w:rsidP="00481C8A">
      <w:pPr>
        <w:pStyle w:val="ListParagraph"/>
        <w:numPr>
          <w:ilvl w:val="2"/>
          <w:numId w:val="4"/>
        </w:numPr>
      </w:pPr>
      <w:r w:rsidRPr="002D1E6F">
        <w:t xml:space="preserve">If the study population of the sampling programme is vessels &gt;=10 m i.e., if you do not expand your sample to a total that includes vessels &lt;10 m, there is no need to declare the strata &lt;10 m (see example 3). </w:t>
      </w:r>
      <w:r w:rsidR="00481C8A" w:rsidRPr="002D1E6F">
        <w:t>This mean that there will not be any estimations for &lt;10 m.</w:t>
      </w:r>
    </w:p>
    <w:p w14:paraId="28B8C0FD" w14:textId="77777777" w:rsidR="005C526B" w:rsidRPr="002D1E6F" w:rsidRDefault="005C526B" w:rsidP="005C526B">
      <w:pPr>
        <w:pStyle w:val="ListParagraph"/>
        <w:numPr>
          <w:ilvl w:val="2"/>
          <w:numId w:val="4"/>
        </w:numPr>
      </w:pPr>
    </w:p>
    <w:p w14:paraId="52D0815A" w14:textId="77777777" w:rsidR="005C526B" w:rsidRPr="002D1E6F" w:rsidRDefault="005C526B" w:rsidP="005C526B">
      <w:pPr>
        <w:pStyle w:val="ListParagraph"/>
      </w:pPr>
    </w:p>
    <w:p w14:paraId="23FF3290" w14:textId="73921212" w:rsidR="005C526B" w:rsidRPr="002D1E6F" w:rsidRDefault="005C526B" w:rsidP="005C526B">
      <w:pPr>
        <w:pStyle w:val="ListParagraph"/>
        <w:rPr>
          <w:b/>
          <w:sz w:val="18"/>
          <w:szCs w:val="18"/>
        </w:rPr>
      </w:pPr>
      <w:r w:rsidRPr="002D1E6F">
        <w:rPr>
          <w:b/>
          <w:sz w:val="18"/>
          <w:szCs w:val="18"/>
        </w:rPr>
        <w:t>Example 3: Simplified example of stratification by vessel size where one strata is out-of-frame  (&lt;10 m) and therefore does not need to be declared. Compare with example 2 where th</w:t>
      </w:r>
      <w:r w:rsidR="00D057FD" w:rsidRPr="002D1E6F">
        <w:rPr>
          <w:b/>
          <w:sz w:val="18"/>
          <w:szCs w:val="18"/>
        </w:rPr>
        <w:t>e</w:t>
      </w:r>
      <w:r w:rsidR="00C0089D" w:rsidRPr="002D1E6F">
        <w:rPr>
          <w:b/>
          <w:sz w:val="18"/>
          <w:szCs w:val="18"/>
        </w:rPr>
        <w:t xml:space="preserve"> VSid</w:t>
      </w:r>
      <w:r w:rsidR="00D057FD" w:rsidRPr="002D1E6F">
        <w:rPr>
          <w:b/>
          <w:sz w:val="18"/>
          <w:szCs w:val="18"/>
        </w:rPr>
        <w:t xml:space="preserve"> 6 with </w:t>
      </w:r>
      <w:r w:rsidRPr="002D1E6F">
        <w:rPr>
          <w:b/>
          <w:sz w:val="18"/>
          <w:szCs w:val="18"/>
        </w:rPr>
        <w:t xml:space="preserve">strata </w:t>
      </w:r>
      <w:r w:rsidR="00D057FD" w:rsidRPr="002D1E6F">
        <w:rPr>
          <w:b/>
          <w:sz w:val="18"/>
          <w:szCs w:val="18"/>
        </w:rPr>
        <w:t xml:space="preserve">&gt;=15 </w:t>
      </w:r>
      <w:r w:rsidRPr="002D1E6F">
        <w:rPr>
          <w:b/>
          <w:sz w:val="18"/>
          <w:szCs w:val="18"/>
        </w:rPr>
        <w:t xml:space="preserve">is in-frame but not sampled. </w:t>
      </w:r>
    </w:p>
    <w:tbl>
      <w:tblPr>
        <w:tblW w:w="91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38"/>
        <w:gridCol w:w="1367"/>
        <w:gridCol w:w="1038"/>
        <w:gridCol w:w="2576"/>
        <w:gridCol w:w="1380"/>
        <w:gridCol w:w="1647"/>
      </w:tblGrid>
      <w:tr w:rsidR="00C0089D" w:rsidRPr="002D1E6F" w14:paraId="3BBD9E9E" w14:textId="77777777" w:rsidTr="00973362">
        <w:trPr>
          <w:trHeight w:val="20"/>
          <w:jc w:val="center"/>
        </w:trPr>
        <w:tc>
          <w:tcPr>
            <w:tcW w:w="1138" w:type="dxa"/>
            <w:shd w:val="clear" w:color="auto" w:fill="auto"/>
            <w:noWrap/>
            <w:vAlign w:val="center"/>
            <w:hideMark/>
          </w:tcPr>
          <w:p w14:paraId="10438220" w14:textId="45CC333A" w:rsidR="00C0089D" w:rsidRPr="002D1E6F" w:rsidRDefault="00C0089D">
            <w:pPr>
              <w:spacing w:after="0" w:line="240" w:lineRule="auto"/>
              <w:jc w:val="center"/>
              <w:rPr>
                <w:rFonts w:ascii="Calibri" w:eastAsia="Times New Roman" w:hAnsi="Calibri" w:cs="Times New Roman"/>
                <w:b/>
                <w:color w:val="000000"/>
                <w:sz w:val="18"/>
                <w:szCs w:val="18"/>
                <w:lang w:eastAsia="en-GB"/>
              </w:rPr>
            </w:pPr>
            <w:r w:rsidRPr="002D1E6F">
              <w:rPr>
                <w:rFonts w:ascii="Calibri" w:eastAsia="Times New Roman" w:hAnsi="Calibri" w:cs="Times New Roman"/>
                <w:b/>
                <w:color w:val="000000"/>
                <w:sz w:val="18"/>
                <w:szCs w:val="18"/>
                <w:lang w:eastAsia="en-GB"/>
              </w:rPr>
              <w:t>VSid</w:t>
            </w:r>
          </w:p>
        </w:tc>
        <w:tc>
          <w:tcPr>
            <w:tcW w:w="1361" w:type="dxa"/>
            <w:vAlign w:val="center"/>
          </w:tcPr>
          <w:p w14:paraId="191CC862" w14:textId="741916D3" w:rsidR="00C0089D" w:rsidRPr="002D1E6F" w:rsidRDefault="00C0089D">
            <w:pPr>
              <w:spacing w:after="0" w:line="240" w:lineRule="auto"/>
              <w:jc w:val="center"/>
              <w:rPr>
                <w:rFonts w:ascii="Calibri" w:eastAsia="Times New Roman" w:hAnsi="Calibri" w:cs="Times New Roman"/>
                <w:b/>
                <w:color w:val="000000"/>
                <w:sz w:val="18"/>
                <w:szCs w:val="18"/>
                <w:lang w:eastAsia="en-GB"/>
              </w:rPr>
            </w:pPr>
            <w:r w:rsidRPr="002D1E6F">
              <w:rPr>
                <w:rFonts w:ascii="Calibri" w:eastAsia="Times New Roman" w:hAnsi="Calibri" w:cs="Times New Roman"/>
                <w:b/>
                <w:color w:val="000000"/>
                <w:sz w:val="18"/>
                <w:szCs w:val="18"/>
                <w:lang w:eastAsia="en-GB"/>
              </w:rPr>
              <w:t>VSstratification</w:t>
            </w:r>
          </w:p>
        </w:tc>
        <w:tc>
          <w:tcPr>
            <w:tcW w:w="1538" w:type="dxa"/>
            <w:vAlign w:val="center"/>
          </w:tcPr>
          <w:p w14:paraId="08E3C7DE" w14:textId="45D6071F" w:rsidR="00C0089D" w:rsidRPr="002D1E6F" w:rsidRDefault="00C0089D">
            <w:pPr>
              <w:spacing w:after="0" w:line="240" w:lineRule="auto"/>
              <w:jc w:val="center"/>
              <w:rPr>
                <w:rFonts w:ascii="Calibri" w:eastAsia="Times New Roman" w:hAnsi="Calibri" w:cs="Times New Roman"/>
                <w:b/>
                <w:color w:val="000000"/>
                <w:sz w:val="18"/>
                <w:szCs w:val="18"/>
                <w:lang w:eastAsia="en-GB"/>
              </w:rPr>
            </w:pPr>
            <w:r w:rsidRPr="002D1E6F">
              <w:rPr>
                <w:rFonts w:ascii="Calibri" w:eastAsia="Times New Roman" w:hAnsi="Calibri" w:cs="Times New Roman"/>
                <w:b/>
                <w:color w:val="000000"/>
                <w:sz w:val="18"/>
                <w:szCs w:val="18"/>
                <w:lang w:eastAsia="en-GB"/>
              </w:rPr>
              <w:t>VSstratum</w:t>
            </w:r>
          </w:p>
        </w:tc>
        <w:tc>
          <w:tcPr>
            <w:tcW w:w="2576" w:type="dxa"/>
            <w:shd w:val="clear" w:color="auto" w:fill="auto"/>
            <w:noWrap/>
            <w:vAlign w:val="center"/>
            <w:hideMark/>
          </w:tcPr>
          <w:p w14:paraId="257732A4" w14:textId="3EDBFBF1" w:rsidR="00C0089D" w:rsidRPr="002D1E6F" w:rsidRDefault="00C0089D">
            <w:pPr>
              <w:spacing w:after="0" w:line="240" w:lineRule="auto"/>
              <w:jc w:val="center"/>
              <w:rPr>
                <w:rFonts w:ascii="Calibri" w:eastAsia="Times New Roman" w:hAnsi="Calibri" w:cs="Times New Roman"/>
                <w:b/>
                <w:color w:val="000000"/>
                <w:sz w:val="18"/>
                <w:szCs w:val="18"/>
                <w:lang w:eastAsia="en-GB"/>
              </w:rPr>
            </w:pPr>
            <w:r w:rsidRPr="002D1E6F">
              <w:rPr>
                <w:rFonts w:ascii="Calibri" w:eastAsia="Times New Roman" w:hAnsi="Calibri" w:cs="Times New Roman"/>
                <w:b/>
                <w:color w:val="000000"/>
                <w:sz w:val="18"/>
                <w:szCs w:val="18"/>
                <w:lang w:eastAsia="en-GB"/>
              </w:rPr>
              <w:t>VSselectionMethod</w:t>
            </w:r>
          </w:p>
        </w:tc>
        <w:tc>
          <w:tcPr>
            <w:tcW w:w="1098" w:type="dxa"/>
            <w:shd w:val="clear" w:color="auto" w:fill="auto"/>
            <w:noWrap/>
            <w:vAlign w:val="center"/>
            <w:hideMark/>
          </w:tcPr>
          <w:p w14:paraId="68DE90BF" w14:textId="1B462801" w:rsidR="00C0089D" w:rsidRPr="002D1E6F" w:rsidRDefault="00C954BD">
            <w:pPr>
              <w:spacing w:after="0" w:line="240" w:lineRule="auto"/>
              <w:jc w:val="center"/>
              <w:rPr>
                <w:rFonts w:ascii="Calibri" w:eastAsia="Times New Roman" w:hAnsi="Calibri" w:cs="Times New Roman"/>
                <w:b/>
                <w:color w:val="000000"/>
                <w:sz w:val="18"/>
                <w:szCs w:val="18"/>
                <w:lang w:eastAsia="en-GB"/>
              </w:rPr>
            </w:pPr>
            <w:r w:rsidRPr="002D1E6F">
              <w:rPr>
                <w:rFonts w:ascii="Calibri" w:eastAsia="Times New Roman" w:hAnsi="Calibri" w:cs="Times New Roman"/>
                <w:b/>
                <w:color w:val="000000"/>
                <w:sz w:val="18"/>
                <w:szCs w:val="18"/>
                <w:lang w:eastAsia="en-GB"/>
              </w:rPr>
              <w:t>VSnumberTotal</w:t>
            </w:r>
          </w:p>
        </w:tc>
        <w:tc>
          <w:tcPr>
            <w:tcW w:w="1435" w:type="dxa"/>
            <w:shd w:val="clear" w:color="auto" w:fill="auto"/>
            <w:noWrap/>
            <w:vAlign w:val="center"/>
            <w:hideMark/>
          </w:tcPr>
          <w:p w14:paraId="3D63E10E" w14:textId="6362E3F5" w:rsidR="00C0089D" w:rsidRPr="002D1E6F" w:rsidRDefault="00C954BD">
            <w:pPr>
              <w:spacing w:after="0" w:line="240" w:lineRule="auto"/>
              <w:jc w:val="center"/>
              <w:rPr>
                <w:rFonts w:ascii="Calibri" w:eastAsia="Times New Roman" w:hAnsi="Calibri" w:cs="Times New Roman"/>
                <w:b/>
                <w:color w:val="000000"/>
                <w:sz w:val="18"/>
                <w:szCs w:val="18"/>
                <w:lang w:eastAsia="en-GB"/>
              </w:rPr>
            </w:pPr>
            <w:r w:rsidRPr="002D1E6F">
              <w:rPr>
                <w:rFonts w:ascii="Calibri" w:eastAsia="Times New Roman" w:hAnsi="Calibri" w:cs="Times New Roman"/>
                <w:b/>
                <w:color w:val="000000"/>
                <w:sz w:val="18"/>
                <w:szCs w:val="18"/>
                <w:lang w:eastAsia="en-GB"/>
              </w:rPr>
              <w:t>VSnumberSampled</w:t>
            </w:r>
          </w:p>
        </w:tc>
      </w:tr>
      <w:tr w:rsidR="00C0089D" w:rsidRPr="002D1E6F" w14:paraId="594A031D" w14:textId="77777777" w:rsidTr="00973362">
        <w:trPr>
          <w:trHeight w:val="20"/>
          <w:jc w:val="center"/>
        </w:trPr>
        <w:tc>
          <w:tcPr>
            <w:tcW w:w="1138" w:type="dxa"/>
            <w:shd w:val="clear" w:color="auto" w:fill="auto"/>
            <w:noWrap/>
            <w:vAlign w:val="center"/>
            <w:hideMark/>
          </w:tcPr>
          <w:p w14:paraId="747AE6A4" w14:textId="77777777" w:rsidR="00C0089D" w:rsidRPr="002D1E6F" w:rsidRDefault="00C0089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1</w:t>
            </w:r>
          </w:p>
        </w:tc>
        <w:tc>
          <w:tcPr>
            <w:tcW w:w="1361" w:type="dxa"/>
            <w:vAlign w:val="center"/>
          </w:tcPr>
          <w:p w14:paraId="35406111" w14:textId="10354228" w:rsidR="00C0089D" w:rsidRPr="002D1E6F" w:rsidRDefault="00C0089D" w:rsidP="00973362">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Y</w:t>
            </w:r>
          </w:p>
        </w:tc>
        <w:tc>
          <w:tcPr>
            <w:tcW w:w="1538" w:type="dxa"/>
            <w:vAlign w:val="center"/>
          </w:tcPr>
          <w:p w14:paraId="29EF1A37" w14:textId="004013B3" w:rsidR="00C0089D" w:rsidRPr="002D1E6F" w:rsidRDefault="00C0089D" w:rsidP="00973362">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&gt;=10 &lt;15m</w:t>
            </w:r>
          </w:p>
        </w:tc>
        <w:tc>
          <w:tcPr>
            <w:tcW w:w="2576" w:type="dxa"/>
            <w:shd w:val="clear" w:color="auto" w:fill="auto"/>
            <w:noWrap/>
            <w:vAlign w:val="center"/>
            <w:hideMark/>
          </w:tcPr>
          <w:p w14:paraId="54CD748A" w14:textId="77777777" w:rsidR="00C0089D" w:rsidRPr="002D1E6F" w:rsidRDefault="00C0089D" w:rsidP="00973362">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random</w:t>
            </w:r>
          </w:p>
        </w:tc>
        <w:tc>
          <w:tcPr>
            <w:tcW w:w="1098" w:type="dxa"/>
            <w:shd w:val="clear" w:color="auto" w:fill="auto"/>
            <w:noWrap/>
            <w:vAlign w:val="center"/>
            <w:hideMark/>
          </w:tcPr>
          <w:p w14:paraId="68FCB3B0" w14:textId="77777777" w:rsidR="00C0089D" w:rsidRPr="002D1E6F" w:rsidRDefault="00C0089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500</w:t>
            </w:r>
          </w:p>
        </w:tc>
        <w:tc>
          <w:tcPr>
            <w:tcW w:w="1435" w:type="dxa"/>
            <w:shd w:val="clear" w:color="auto" w:fill="auto"/>
            <w:noWrap/>
            <w:vAlign w:val="center"/>
            <w:hideMark/>
          </w:tcPr>
          <w:p w14:paraId="418653CF" w14:textId="77777777" w:rsidR="00C0089D" w:rsidRPr="002D1E6F" w:rsidRDefault="00C0089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2</w:t>
            </w:r>
          </w:p>
        </w:tc>
      </w:tr>
      <w:tr w:rsidR="00C0089D" w:rsidRPr="002D1E6F" w14:paraId="5244E317" w14:textId="77777777" w:rsidTr="00973362">
        <w:trPr>
          <w:trHeight w:val="20"/>
          <w:jc w:val="center"/>
        </w:trPr>
        <w:tc>
          <w:tcPr>
            <w:tcW w:w="1138" w:type="dxa"/>
            <w:shd w:val="clear" w:color="auto" w:fill="auto"/>
            <w:noWrap/>
            <w:vAlign w:val="center"/>
          </w:tcPr>
          <w:p w14:paraId="0766645A" w14:textId="77777777" w:rsidR="00C0089D" w:rsidRPr="002D1E6F" w:rsidRDefault="00C0089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2</w:t>
            </w:r>
          </w:p>
        </w:tc>
        <w:tc>
          <w:tcPr>
            <w:tcW w:w="1361" w:type="dxa"/>
            <w:vAlign w:val="center"/>
          </w:tcPr>
          <w:p w14:paraId="6CD928B1" w14:textId="5F00A212" w:rsidR="00C0089D" w:rsidRPr="002D1E6F" w:rsidRDefault="00C0089D" w:rsidP="00973362">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Y</w:t>
            </w:r>
          </w:p>
        </w:tc>
        <w:tc>
          <w:tcPr>
            <w:tcW w:w="1538" w:type="dxa"/>
            <w:vAlign w:val="center"/>
          </w:tcPr>
          <w:p w14:paraId="7E248AFC" w14:textId="01D89502" w:rsidR="00C0089D" w:rsidRPr="002D1E6F" w:rsidRDefault="00C0089D" w:rsidP="00973362">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&gt;=10 &lt;15m</w:t>
            </w:r>
          </w:p>
        </w:tc>
        <w:tc>
          <w:tcPr>
            <w:tcW w:w="2576" w:type="dxa"/>
            <w:shd w:val="clear" w:color="auto" w:fill="auto"/>
            <w:noWrap/>
            <w:vAlign w:val="center"/>
          </w:tcPr>
          <w:p w14:paraId="5AF4F1E3" w14:textId="77777777" w:rsidR="00C0089D" w:rsidRPr="002D1E6F" w:rsidRDefault="00C0089D" w:rsidP="00973362">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random</w:t>
            </w:r>
          </w:p>
        </w:tc>
        <w:tc>
          <w:tcPr>
            <w:tcW w:w="1098" w:type="dxa"/>
            <w:shd w:val="clear" w:color="auto" w:fill="auto"/>
            <w:noWrap/>
            <w:vAlign w:val="center"/>
          </w:tcPr>
          <w:p w14:paraId="01F0738D" w14:textId="77777777" w:rsidR="00C0089D" w:rsidRPr="002D1E6F" w:rsidRDefault="00C0089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500</w:t>
            </w:r>
          </w:p>
        </w:tc>
        <w:tc>
          <w:tcPr>
            <w:tcW w:w="1435" w:type="dxa"/>
            <w:shd w:val="clear" w:color="auto" w:fill="auto"/>
            <w:noWrap/>
            <w:vAlign w:val="center"/>
          </w:tcPr>
          <w:p w14:paraId="008D92C9" w14:textId="77777777" w:rsidR="00C0089D" w:rsidRPr="002D1E6F" w:rsidRDefault="00C0089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2</w:t>
            </w:r>
          </w:p>
        </w:tc>
      </w:tr>
      <w:tr w:rsidR="00C0089D" w:rsidRPr="002D1E6F" w14:paraId="2F8DC680" w14:textId="77777777" w:rsidTr="00973362">
        <w:trPr>
          <w:trHeight w:val="20"/>
          <w:jc w:val="center"/>
        </w:trPr>
        <w:tc>
          <w:tcPr>
            <w:tcW w:w="1138" w:type="dxa"/>
            <w:shd w:val="clear" w:color="auto" w:fill="auto"/>
            <w:noWrap/>
            <w:vAlign w:val="center"/>
            <w:hideMark/>
          </w:tcPr>
          <w:p w14:paraId="37C8D16D" w14:textId="77777777" w:rsidR="00C0089D" w:rsidRPr="002D1E6F" w:rsidRDefault="00C0089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3</w:t>
            </w:r>
          </w:p>
        </w:tc>
        <w:tc>
          <w:tcPr>
            <w:tcW w:w="1361" w:type="dxa"/>
            <w:vAlign w:val="center"/>
          </w:tcPr>
          <w:p w14:paraId="772076D8" w14:textId="5BFF824C" w:rsidR="00C0089D" w:rsidRPr="002D1E6F" w:rsidRDefault="00C0089D" w:rsidP="00973362">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Y</w:t>
            </w:r>
          </w:p>
        </w:tc>
        <w:tc>
          <w:tcPr>
            <w:tcW w:w="1538" w:type="dxa"/>
            <w:vAlign w:val="center"/>
          </w:tcPr>
          <w:p w14:paraId="2E1714CC" w14:textId="61FB0CA1" w:rsidR="00C0089D" w:rsidRPr="002D1E6F" w:rsidRDefault="00C0089D" w:rsidP="00973362">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&gt;=15m</w:t>
            </w:r>
          </w:p>
        </w:tc>
        <w:tc>
          <w:tcPr>
            <w:tcW w:w="2576" w:type="dxa"/>
            <w:shd w:val="clear" w:color="auto" w:fill="auto"/>
            <w:noWrap/>
            <w:vAlign w:val="center"/>
            <w:hideMark/>
          </w:tcPr>
          <w:p w14:paraId="4685938D" w14:textId="77777777" w:rsidR="00C0089D" w:rsidRPr="002D1E6F" w:rsidRDefault="00C0089D" w:rsidP="00973362">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random</w:t>
            </w:r>
          </w:p>
        </w:tc>
        <w:tc>
          <w:tcPr>
            <w:tcW w:w="1098" w:type="dxa"/>
            <w:shd w:val="clear" w:color="auto" w:fill="auto"/>
            <w:noWrap/>
            <w:vAlign w:val="center"/>
            <w:hideMark/>
          </w:tcPr>
          <w:p w14:paraId="0D7A5FF8" w14:textId="77777777" w:rsidR="00C0089D" w:rsidRPr="002D1E6F" w:rsidRDefault="00C0089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200</w:t>
            </w:r>
          </w:p>
        </w:tc>
        <w:tc>
          <w:tcPr>
            <w:tcW w:w="1435" w:type="dxa"/>
            <w:shd w:val="clear" w:color="auto" w:fill="auto"/>
            <w:noWrap/>
            <w:vAlign w:val="center"/>
            <w:hideMark/>
          </w:tcPr>
          <w:p w14:paraId="2AC0551B" w14:textId="77777777" w:rsidR="00C0089D" w:rsidRPr="002D1E6F" w:rsidRDefault="00C0089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2</w:t>
            </w:r>
          </w:p>
        </w:tc>
      </w:tr>
      <w:tr w:rsidR="00C0089D" w:rsidRPr="002D1E6F" w14:paraId="79B9883D" w14:textId="77777777" w:rsidTr="00973362">
        <w:trPr>
          <w:trHeight w:val="20"/>
          <w:jc w:val="center"/>
        </w:trPr>
        <w:tc>
          <w:tcPr>
            <w:tcW w:w="1138" w:type="dxa"/>
            <w:shd w:val="clear" w:color="auto" w:fill="auto"/>
            <w:noWrap/>
            <w:vAlign w:val="center"/>
            <w:hideMark/>
          </w:tcPr>
          <w:p w14:paraId="6D04E03C" w14:textId="77777777" w:rsidR="00C0089D" w:rsidRPr="002D1E6F" w:rsidRDefault="00C0089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4</w:t>
            </w:r>
          </w:p>
        </w:tc>
        <w:tc>
          <w:tcPr>
            <w:tcW w:w="1361" w:type="dxa"/>
            <w:vAlign w:val="center"/>
          </w:tcPr>
          <w:p w14:paraId="3DFFDD60" w14:textId="1F1F8D4F" w:rsidR="00C0089D" w:rsidRPr="002D1E6F" w:rsidRDefault="00C0089D" w:rsidP="00973362">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Y</w:t>
            </w:r>
          </w:p>
        </w:tc>
        <w:tc>
          <w:tcPr>
            <w:tcW w:w="1538" w:type="dxa"/>
            <w:vAlign w:val="center"/>
          </w:tcPr>
          <w:p w14:paraId="6F1B3F6D" w14:textId="337C2E10" w:rsidR="00C0089D" w:rsidRPr="002D1E6F" w:rsidRDefault="00C0089D" w:rsidP="00973362">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&gt;=15m</w:t>
            </w:r>
          </w:p>
        </w:tc>
        <w:tc>
          <w:tcPr>
            <w:tcW w:w="2576" w:type="dxa"/>
            <w:shd w:val="clear" w:color="auto" w:fill="auto"/>
            <w:noWrap/>
            <w:vAlign w:val="center"/>
            <w:hideMark/>
          </w:tcPr>
          <w:p w14:paraId="035D2C84" w14:textId="77777777" w:rsidR="00C0089D" w:rsidRPr="002D1E6F" w:rsidRDefault="00C0089D" w:rsidP="00973362">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random</w:t>
            </w:r>
          </w:p>
        </w:tc>
        <w:tc>
          <w:tcPr>
            <w:tcW w:w="1098" w:type="dxa"/>
            <w:shd w:val="clear" w:color="auto" w:fill="auto"/>
            <w:noWrap/>
            <w:vAlign w:val="center"/>
            <w:hideMark/>
          </w:tcPr>
          <w:p w14:paraId="2881776E" w14:textId="77777777" w:rsidR="00C0089D" w:rsidRPr="002D1E6F" w:rsidRDefault="00C0089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200</w:t>
            </w:r>
          </w:p>
        </w:tc>
        <w:tc>
          <w:tcPr>
            <w:tcW w:w="1435" w:type="dxa"/>
            <w:shd w:val="clear" w:color="auto" w:fill="auto"/>
            <w:noWrap/>
            <w:vAlign w:val="center"/>
            <w:hideMark/>
          </w:tcPr>
          <w:p w14:paraId="09CF88A3" w14:textId="77777777" w:rsidR="00C0089D" w:rsidRPr="002D1E6F" w:rsidRDefault="00C0089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2</w:t>
            </w:r>
          </w:p>
        </w:tc>
      </w:tr>
    </w:tbl>
    <w:p w14:paraId="5DAC80BF" w14:textId="77777777" w:rsidR="005C526B" w:rsidRPr="002D1E6F" w:rsidRDefault="005C526B" w:rsidP="005C526B">
      <w:pPr>
        <w:pStyle w:val="ListParagraph"/>
      </w:pPr>
    </w:p>
    <w:p w14:paraId="3DD41181" w14:textId="77777777" w:rsidR="005C526B" w:rsidRPr="002D1E6F" w:rsidRDefault="005C526B" w:rsidP="005C526B">
      <w:pPr>
        <w:pStyle w:val="ListParagraph"/>
      </w:pPr>
    </w:p>
    <w:p w14:paraId="0BB04DD8" w14:textId="558A032F" w:rsidR="005C526B" w:rsidRPr="002D1E6F" w:rsidRDefault="005C526B" w:rsidP="005C526B">
      <w:pPr>
        <w:pStyle w:val="ListParagraph"/>
        <w:numPr>
          <w:ilvl w:val="0"/>
          <w:numId w:val="4"/>
        </w:numPr>
      </w:pPr>
      <w:r w:rsidRPr="002D1E6F">
        <w:t xml:space="preserve">Note that in the sampling table, </w:t>
      </w:r>
      <w:r w:rsidR="00DC3034" w:rsidRPr="002D1E6F">
        <w:t>besides the strat</w:t>
      </w:r>
      <w:r w:rsidR="00C0089D" w:rsidRPr="002D1E6F">
        <w:t>um</w:t>
      </w:r>
      <w:r w:rsidR="00DC3034" w:rsidRPr="002D1E6F">
        <w:t xml:space="preserve"> column, many other </w:t>
      </w:r>
      <w:r w:rsidRPr="002D1E6F">
        <w:t>common</w:t>
      </w:r>
      <w:r w:rsidR="00DC3034" w:rsidRPr="002D1E6F">
        <w:t xml:space="preserve">ly observed variables are defined some of which are sometimes used to stratify fractions of the </w:t>
      </w:r>
      <w:r w:rsidR="00DC3034" w:rsidRPr="002D1E6F">
        <w:lastRenderedPageBreak/>
        <w:t xml:space="preserve">catch </w:t>
      </w:r>
      <w:r w:rsidRPr="002D1E6F">
        <w:t xml:space="preserve">(e.g., size category); </w:t>
      </w:r>
      <w:r w:rsidR="008D2AB9" w:rsidRPr="002D1E6F">
        <w:t xml:space="preserve">However, following a similar procedure to all other tables, </w:t>
      </w:r>
      <w:r w:rsidR="00DC3034" w:rsidRPr="002D1E6F">
        <w:t xml:space="preserve">it is important </w:t>
      </w:r>
      <w:r w:rsidR="008D2AB9" w:rsidRPr="002D1E6F">
        <w:t xml:space="preserve">that </w:t>
      </w:r>
      <w:r w:rsidRPr="002D1E6F">
        <w:t xml:space="preserve">the </w:t>
      </w:r>
      <w:r w:rsidR="008D2AB9" w:rsidRPr="002D1E6F">
        <w:t xml:space="preserve">full stratification is declared in the </w:t>
      </w:r>
      <w:r w:rsidRPr="002D1E6F">
        <w:t>strat</w:t>
      </w:r>
      <w:r w:rsidR="00C0089D" w:rsidRPr="002D1E6F">
        <w:t>um</w:t>
      </w:r>
      <w:r w:rsidRPr="002D1E6F">
        <w:t xml:space="preserve"> column</w:t>
      </w:r>
      <w:r w:rsidR="008D2AB9" w:rsidRPr="002D1E6F">
        <w:t xml:space="preserve"> as this will be the one considered for effects of partitioning the population </w:t>
      </w:r>
      <w:r w:rsidR="002970C9" w:rsidRPr="002D1E6F">
        <w:t>(see Example 4)</w:t>
      </w:r>
      <w:r w:rsidRPr="002D1E6F">
        <w:t xml:space="preserve">. </w:t>
      </w:r>
      <w:r w:rsidR="008D2AB9" w:rsidRPr="002D1E6F">
        <w:t xml:space="preserve">Also, in </w:t>
      </w:r>
      <w:r w:rsidRPr="002D1E6F">
        <w:t xml:space="preserve">agreement with the general stratification guidelines (see above) all size categories present </w:t>
      </w:r>
      <w:r w:rsidR="000273F9" w:rsidRPr="002D1E6F">
        <w:t>(</w:t>
      </w:r>
      <w:r w:rsidRPr="002D1E6F">
        <w:t>e.g., in a landing</w:t>
      </w:r>
      <w:r w:rsidR="000273F9" w:rsidRPr="002D1E6F">
        <w:t>)</w:t>
      </w:r>
      <w:r w:rsidRPr="002D1E6F">
        <w:t xml:space="preserve"> should be reported in the sample table even if they were not sampled </w:t>
      </w:r>
      <w:r w:rsidRPr="002D1E6F">
        <w:rPr>
          <w:i/>
        </w:rPr>
        <w:t>but</w:t>
      </w:r>
      <w:r w:rsidRPr="002D1E6F">
        <w:t xml:space="preserve"> size categories absent from that landing need not be reported</w:t>
      </w:r>
      <w:r w:rsidR="002970C9" w:rsidRPr="002D1E6F">
        <w:t xml:space="preserve"> (see Example 4).</w:t>
      </w:r>
    </w:p>
    <w:p w14:paraId="1E95F709" w14:textId="77777777" w:rsidR="00F56F46" w:rsidRPr="002D1E6F" w:rsidRDefault="00F56F46" w:rsidP="00510025">
      <w:pPr>
        <w:pStyle w:val="ListParagraph"/>
        <w:rPr>
          <w:b/>
        </w:rPr>
      </w:pPr>
    </w:p>
    <w:p w14:paraId="10BAA2A7" w14:textId="30B54798" w:rsidR="008D2AB9" w:rsidRPr="002D1E6F" w:rsidRDefault="008D2AB9" w:rsidP="008D2AB9">
      <w:pPr>
        <w:pStyle w:val="ListParagraph"/>
        <w:rPr>
          <w:b/>
          <w:sz w:val="18"/>
          <w:szCs w:val="18"/>
        </w:rPr>
      </w:pPr>
      <w:r w:rsidRPr="002D1E6F">
        <w:rPr>
          <w:b/>
          <w:sz w:val="18"/>
          <w:szCs w:val="18"/>
        </w:rPr>
        <w:t xml:space="preserve">Example 4: Simplified example of stratification in the sample table. Note that stratum indicates stratification was </w:t>
      </w:r>
      <w:r w:rsidR="002970C9" w:rsidRPr="002D1E6F">
        <w:rPr>
          <w:b/>
          <w:sz w:val="18"/>
          <w:szCs w:val="18"/>
        </w:rPr>
        <w:t xml:space="preserve">based on </w:t>
      </w:r>
      <w:r w:rsidR="00F17B90" w:rsidRPr="002D1E6F">
        <w:rPr>
          <w:b/>
          <w:sz w:val="18"/>
          <w:szCs w:val="18"/>
        </w:rPr>
        <w:t>Commercial size category</w:t>
      </w:r>
      <w:r w:rsidR="002970C9" w:rsidRPr="002D1E6F">
        <w:rPr>
          <w:b/>
          <w:sz w:val="18"/>
          <w:szCs w:val="18"/>
        </w:rPr>
        <w:t xml:space="preserve"> but not on presentation; and </w:t>
      </w:r>
      <w:r w:rsidRPr="002D1E6F">
        <w:rPr>
          <w:b/>
          <w:sz w:val="18"/>
          <w:szCs w:val="18"/>
        </w:rPr>
        <w:t xml:space="preserve">that </w:t>
      </w:r>
      <w:r w:rsidR="002970C9" w:rsidRPr="002D1E6F">
        <w:rPr>
          <w:b/>
          <w:sz w:val="18"/>
          <w:szCs w:val="18"/>
        </w:rPr>
        <w:t xml:space="preserve">only 4 size categories were actually present in the landing. Other </w:t>
      </w:r>
      <w:r w:rsidR="00F17B90" w:rsidRPr="002D1E6F">
        <w:rPr>
          <w:b/>
          <w:sz w:val="18"/>
          <w:szCs w:val="18"/>
        </w:rPr>
        <w:t xml:space="preserve">Commercial size category </w:t>
      </w:r>
      <w:r w:rsidR="002970C9" w:rsidRPr="002D1E6F">
        <w:rPr>
          <w:b/>
          <w:sz w:val="18"/>
          <w:szCs w:val="18"/>
        </w:rPr>
        <w:t>(e.g., 5, 6) were absent from the landings</w:t>
      </w:r>
      <w:r w:rsidRPr="002D1E6F">
        <w:rPr>
          <w:b/>
          <w:sz w:val="18"/>
          <w:szCs w:val="18"/>
        </w:rPr>
        <w:t xml:space="preserve">. </w:t>
      </w:r>
    </w:p>
    <w:p w14:paraId="1ECBEFC9" w14:textId="77777777" w:rsidR="008D2AB9" w:rsidRPr="002D1E6F" w:rsidRDefault="008D2AB9" w:rsidP="00510025">
      <w:pPr>
        <w:pStyle w:val="ListParagraph"/>
        <w:rPr>
          <w:b/>
        </w:rPr>
      </w:pPr>
    </w:p>
    <w:tbl>
      <w:tblPr>
        <w:tblW w:w="913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59"/>
        <w:gridCol w:w="864"/>
        <w:gridCol w:w="1007"/>
        <w:gridCol w:w="1003"/>
        <w:gridCol w:w="931"/>
        <w:gridCol w:w="1484"/>
        <w:gridCol w:w="1383"/>
        <w:gridCol w:w="1650"/>
      </w:tblGrid>
      <w:tr w:rsidR="00F17B90" w:rsidRPr="002D1E6F" w14:paraId="0E79CB41" w14:textId="77777777" w:rsidTr="00973362">
        <w:trPr>
          <w:trHeight w:val="20"/>
          <w:jc w:val="center"/>
        </w:trPr>
        <w:tc>
          <w:tcPr>
            <w:tcW w:w="1159" w:type="dxa"/>
            <w:shd w:val="clear" w:color="auto" w:fill="auto"/>
            <w:noWrap/>
            <w:vAlign w:val="center"/>
            <w:hideMark/>
          </w:tcPr>
          <w:p w14:paraId="7FCF6919" w14:textId="35885D13" w:rsidR="008D2AB9" w:rsidRPr="002D1E6F" w:rsidRDefault="00F17B90">
            <w:pPr>
              <w:spacing w:after="0" w:line="240" w:lineRule="auto"/>
              <w:jc w:val="center"/>
              <w:rPr>
                <w:rFonts w:ascii="Calibri" w:eastAsia="Times New Roman" w:hAnsi="Calibri" w:cs="Times New Roman"/>
                <w:b/>
                <w:color w:val="000000"/>
                <w:sz w:val="18"/>
                <w:szCs w:val="18"/>
                <w:lang w:eastAsia="en-GB"/>
              </w:rPr>
            </w:pPr>
            <w:r w:rsidRPr="002D1E6F">
              <w:rPr>
                <w:rFonts w:ascii="Calibri" w:eastAsia="Times New Roman" w:hAnsi="Calibri" w:cs="Times New Roman"/>
                <w:b/>
                <w:color w:val="000000"/>
                <w:sz w:val="18"/>
                <w:szCs w:val="18"/>
                <w:lang w:eastAsia="en-GB"/>
              </w:rPr>
              <w:t>SAid</w:t>
            </w:r>
          </w:p>
        </w:tc>
        <w:tc>
          <w:tcPr>
            <w:tcW w:w="1141" w:type="dxa"/>
            <w:vAlign w:val="center"/>
          </w:tcPr>
          <w:p w14:paraId="53076166" w14:textId="77777777" w:rsidR="00F17B90" w:rsidRPr="002D1E6F" w:rsidRDefault="00F17B90">
            <w:pPr>
              <w:spacing w:after="0" w:line="240" w:lineRule="auto"/>
              <w:jc w:val="center"/>
              <w:rPr>
                <w:rFonts w:ascii="Calibri" w:eastAsia="Times New Roman" w:hAnsi="Calibri" w:cs="Times New Roman"/>
                <w:b/>
                <w:color w:val="000000"/>
                <w:sz w:val="18"/>
                <w:szCs w:val="18"/>
                <w:lang w:eastAsia="en-GB"/>
              </w:rPr>
            </w:pPr>
            <w:r w:rsidRPr="002D1E6F">
              <w:rPr>
                <w:rFonts w:ascii="Calibri" w:eastAsia="Times New Roman" w:hAnsi="Calibri" w:cs="Times New Roman"/>
                <w:b/>
                <w:color w:val="000000"/>
                <w:sz w:val="18"/>
                <w:szCs w:val="18"/>
                <w:lang w:eastAsia="en-GB"/>
              </w:rPr>
              <w:t>SAcatch-</w:t>
            </w:r>
          </w:p>
          <w:p w14:paraId="6A2E4EBC" w14:textId="4B6766FC" w:rsidR="008D2AB9" w:rsidRPr="002D1E6F" w:rsidRDefault="00F17B90">
            <w:pPr>
              <w:spacing w:after="0" w:line="240" w:lineRule="auto"/>
              <w:jc w:val="center"/>
              <w:rPr>
                <w:rFonts w:ascii="Calibri" w:eastAsia="Times New Roman" w:hAnsi="Calibri" w:cs="Times New Roman"/>
                <w:b/>
                <w:color w:val="000000"/>
                <w:sz w:val="18"/>
                <w:szCs w:val="18"/>
                <w:lang w:eastAsia="en-GB"/>
              </w:rPr>
            </w:pPr>
            <w:r w:rsidRPr="002D1E6F">
              <w:rPr>
                <w:rFonts w:ascii="Calibri" w:eastAsia="Times New Roman" w:hAnsi="Calibri" w:cs="Times New Roman"/>
                <w:b/>
                <w:color w:val="000000"/>
                <w:sz w:val="18"/>
                <w:szCs w:val="18"/>
                <w:lang w:eastAsia="en-GB"/>
              </w:rPr>
              <w:t>Fraction</w:t>
            </w:r>
          </w:p>
        </w:tc>
        <w:tc>
          <w:tcPr>
            <w:tcW w:w="1121" w:type="dxa"/>
            <w:vAlign w:val="center"/>
          </w:tcPr>
          <w:p w14:paraId="6283187F" w14:textId="5A4F7A21" w:rsidR="00F17B90" w:rsidRPr="002D1E6F" w:rsidRDefault="00F17B90">
            <w:pPr>
              <w:spacing w:after="0" w:line="240" w:lineRule="auto"/>
              <w:jc w:val="center"/>
              <w:rPr>
                <w:rFonts w:ascii="Calibri" w:eastAsia="Times New Roman" w:hAnsi="Calibri" w:cs="Times New Roman"/>
                <w:b/>
                <w:color w:val="000000"/>
                <w:sz w:val="18"/>
                <w:szCs w:val="18"/>
                <w:lang w:eastAsia="en-GB"/>
              </w:rPr>
            </w:pPr>
            <w:r w:rsidRPr="002D1E6F">
              <w:rPr>
                <w:rFonts w:ascii="Calibri" w:eastAsia="Times New Roman" w:hAnsi="Calibri" w:cs="Times New Roman"/>
                <w:b/>
                <w:color w:val="000000"/>
                <w:sz w:val="18"/>
                <w:szCs w:val="18"/>
                <w:lang w:eastAsia="en-GB"/>
              </w:rPr>
              <w:t>SAspecies-</w:t>
            </w:r>
          </w:p>
          <w:p w14:paraId="159FF925" w14:textId="58E6BD84" w:rsidR="008D2AB9" w:rsidRPr="002D1E6F" w:rsidRDefault="00F17B90">
            <w:pPr>
              <w:spacing w:after="0" w:line="240" w:lineRule="auto"/>
              <w:jc w:val="center"/>
              <w:rPr>
                <w:rFonts w:ascii="Calibri" w:eastAsia="Times New Roman" w:hAnsi="Calibri" w:cs="Times New Roman"/>
                <w:b/>
                <w:color w:val="000000"/>
                <w:sz w:val="18"/>
                <w:szCs w:val="18"/>
                <w:lang w:eastAsia="en-GB"/>
              </w:rPr>
            </w:pPr>
            <w:r w:rsidRPr="002D1E6F">
              <w:rPr>
                <w:rFonts w:ascii="Calibri" w:eastAsia="Times New Roman" w:hAnsi="Calibri" w:cs="Times New Roman"/>
                <w:b/>
                <w:color w:val="000000"/>
                <w:sz w:val="18"/>
                <w:szCs w:val="18"/>
                <w:lang w:eastAsia="en-GB"/>
              </w:rPr>
              <w:t>Code</w:t>
            </w:r>
          </w:p>
        </w:tc>
        <w:tc>
          <w:tcPr>
            <w:tcW w:w="964" w:type="dxa"/>
            <w:vAlign w:val="center"/>
          </w:tcPr>
          <w:p w14:paraId="52FFD094" w14:textId="25C1BAAC" w:rsidR="008D2AB9" w:rsidRPr="002D1E6F" w:rsidRDefault="008D2AB9">
            <w:pPr>
              <w:spacing w:after="0" w:line="240" w:lineRule="auto"/>
              <w:jc w:val="center"/>
              <w:rPr>
                <w:rFonts w:ascii="Calibri" w:eastAsia="Times New Roman" w:hAnsi="Calibri" w:cs="Times New Roman"/>
                <w:b/>
                <w:color w:val="000000"/>
                <w:sz w:val="18"/>
                <w:szCs w:val="18"/>
                <w:lang w:eastAsia="en-GB"/>
              </w:rPr>
            </w:pPr>
            <w:r w:rsidRPr="002D1E6F">
              <w:rPr>
                <w:rFonts w:ascii="Calibri" w:eastAsia="Times New Roman" w:hAnsi="Calibri" w:cs="Times New Roman"/>
                <w:b/>
                <w:color w:val="000000"/>
                <w:sz w:val="18"/>
                <w:szCs w:val="18"/>
                <w:lang w:eastAsia="en-GB"/>
              </w:rPr>
              <w:t>S</w:t>
            </w:r>
            <w:r w:rsidR="00F17B90" w:rsidRPr="002D1E6F">
              <w:rPr>
                <w:rFonts w:ascii="Calibri" w:eastAsia="Times New Roman" w:hAnsi="Calibri" w:cs="Times New Roman"/>
                <w:b/>
                <w:color w:val="000000"/>
                <w:sz w:val="18"/>
                <w:szCs w:val="18"/>
                <w:lang w:eastAsia="en-GB"/>
              </w:rPr>
              <w:t>As</w:t>
            </w:r>
            <w:r w:rsidRPr="002D1E6F">
              <w:rPr>
                <w:rFonts w:ascii="Calibri" w:eastAsia="Times New Roman" w:hAnsi="Calibri" w:cs="Times New Roman"/>
                <w:b/>
                <w:color w:val="000000"/>
                <w:sz w:val="18"/>
                <w:szCs w:val="18"/>
                <w:lang w:eastAsia="en-GB"/>
              </w:rPr>
              <w:t>tratum</w:t>
            </w:r>
          </w:p>
        </w:tc>
        <w:tc>
          <w:tcPr>
            <w:tcW w:w="1341" w:type="dxa"/>
            <w:vAlign w:val="center"/>
          </w:tcPr>
          <w:p w14:paraId="2529D385" w14:textId="77777777" w:rsidR="00F17B90" w:rsidRPr="002D1E6F" w:rsidRDefault="00F17B90">
            <w:pPr>
              <w:spacing w:after="0" w:line="240" w:lineRule="auto"/>
              <w:jc w:val="center"/>
              <w:rPr>
                <w:rFonts w:ascii="Calibri" w:eastAsia="Times New Roman" w:hAnsi="Calibri" w:cs="Times New Roman"/>
                <w:b/>
                <w:color w:val="000000"/>
                <w:sz w:val="18"/>
                <w:szCs w:val="18"/>
                <w:lang w:eastAsia="en-GB"/>
              </w:rPr>
            </w:pPr>
            <w:r w:rsidRPr="002D1E6F">
              <w:rPr>
                <w:rFonts w:ascii="Calibri" w:eastAsia="Times New Roman" w:hAnsi="Calibri" w:cs="Times New Roman"/>
                <w:b/>
                <w:color w:val="000000"/>
                <w:sz w:val="18"/>
                <w:szCs w:val="18"/>
                <w:lang w:eastAsia="en-GB"/>
              </w:rPr>
              <w:t>SAcomm-</w:t>
            </w:r>
          </w:p>
          <w:p w14:paraId="5A3D7587" w14:textId="27016757" w:rsidR="008D2AB9" w:rsidRPr="002D1E6F" w:rsidRDefault="00F17B90">
            <w:pPr>
              <w:spacing w:after="0" w:line="240" w:lineRule="auto"/>
              <w:jc w:val="center"/>
              <w:rPr>
                <w:rFonts w:ascii="Calibri" w:eastAsia="Times New Roman" w:hAnsi="Calibri" w:cs="Times New Roman"/>
                <w:b/>
                <w:color w:val="000000"/>
                <w:sz w:val="18"/>
                <w:szCs w:val="18"/>
                <w:lang w:eastAsia="en-GB"/>
              </w:rPr>
            </w:pPr>
            <w:r w:rsidRPr="002D1E6F">
              <w:rPr>
                <w:rFonts w:ascii="Calibri" w:eastAsia="Times New Roman" w:hAnsi="Calibri" w:cs="Times New Roman"/>
                <w:b/>
                <w:color w:val="000000"/>
                <w:sz w:val="18"/>
                <w:szCs w:val="18"/>
                <w:lang w:eastAsia="en-GB"/>
              </w:rPr>
              <w:t>SizeCat</w:t>
            </w:r>
          </w:p>
        </w:tc>
        <w:tc>
          <w:tcPr>
            <w:tcW w:w="1484" w:type="dxa"/>
            <w:shd w:val="clear" w:color="auto" w:fill="auto"/>
            <w:noWrap/>
            <w:vAlign w:val="center"/>
            <w:hideMark/>
          </w:tcPr>
          <w:p w14:paraId="14314E55" w14:textId="77777777" w:rsidR="00F17B90" w:rsidRPr="002D1E6F" w:rsidRDefault="00F17B90">
            <w:pPr>
              <w:spacing w:after="0" w:line="240" w:lineRule="auto"/>
              <w:jc w:val="center"/>
              <w:rPr>
                <w:rFonts w:ascii="Calibri" w:eastAsia="Times New Roman" w:hAnsi="Calibri" w:cs="Times New Roman"/>
                <w:b/>
                <w:color w:val="000000"/>
                <w:sz w:val="18"/>
                <w:szCs w:val="18"/>
                <w:lang w:eastAsia="en-GB"/>
              </w:rPr>
            </w:pPr>
            <w:r w:rsidRPr="002D1E6F">
              <w:rPr>
                <w:rFonts w:ascii="Calibri" w:eastAsia="Times New Roman" w:hAnsi="Calibri" w:cs="Times New Roman"/>
                <w:b/>
                <w:color w:val="000000"/>
                <w:sz w:val="18"/>
                <w:szCs w:val="18"/>
                <w:lang w:eastAsia="en-GB"/>
              </w:rPr>
              <w:t>SApresen-</w:t>
            </w:r>
          </w:p>
          <w:p w14:paraId="3AF19834" w14:textId="7BE64E24" w:rsidR="008D2AB9" w:rsidRPr="002D1E6F" w:rsidRDefault="00F17B90">
            <w:pPr>
              <w:spacing w:after="0" w:line="240" w:lineRule="auto"/>
              <w:jc w:val="center"/>
              <w:rPr>
                <w:rFonts w:ascii="Calibri" w:eastAsia="Times New Roman" w:hAnsi="Calibri" w:cs="Times New Roman"/>
                <w:b/>
                <w:color w:val="000000"/>
                <w:sz w:val="18"/>
                <w:szCs w:val="18"/>
                <w:lang w:eastAsia="en-GB"/>
              </w:rPr>
            </w:pPr>
            <w:r w:rsidRPr="002D1E6F">
              <w:rPr>
                <w:rFonts w:ascii="Calibri" w:eastAsia="Times New Roman" w:hAnsi="Calibri" w:cs="Times New Roman"/>
                <w:b/>
                <w:color w:val="000000"/>
                <w:sz w:val="18"/>
                <w:szCs w:val="18"/>
                <w:lang w:eastAsia="en-GB"/>
              </w:rPr>
              <w:t>tation</w:t>
            </w:r>
          </w:p>
        </w:tc>
        <w:tc>
          <w:tcPr>
            <w:tcW w:w="1052" w:type="dxa"/>
            <w:shd w:val="clear" w:color="auto" w:fill="auto"/>
            <w:noWrap/>
            <w:vAlign w:val="center"/>
            <w:hideMark/>
          </w:tcPr>
          <w:p w14:paraId="6168E5F2" w14:textId="323E63C8" w:rsidR="008D2AB9" w:rsidRPr="002D1E6F" w:rsidRDefault="00C954BD" w:rsidP="00C954BD">
            <w:pPr>
              <w:spacing w:after="0" w:line="240" w:lineRule="auto"/>
              <w:jc w:val="center"/>
              <w:rPr>
                <w:rFonts w:ascii="Calibri" w:eastAsia="Times New Roman" w:hAnsi="Calibri" w:cs="Times New Roman"/>
                <w:b/>
                <w:color w:val="000000"/>
                <w:sz w:val="18"/>
                <w:szCs w:val="18"/>
                <w:lang w:eastAsia="en-GB"/>
              </w:rPr>
            </w:pPr>
            <w:r w:rsidRPr="002D1E6F">
              <w:rPr>
                <w:rFonts w:ascii="Calibri" w:eastAsia="Times New Roman" w:hAnsi="Calibri" w:cs="Times New Roman"/>
                <w:b/>
                <w:color w:val="000000"/>
                <w:sz w:val="18"/>
                <w:szCs w:val="18"/>
                <w:lang w:eastAsia="en-GB"/>
              </w:rPr>
              <w:t>SAnumberTotal</w:t>
            </w:r>
          </w:p>
        </w:tc>
        <w:tc>
          <w:tcPr>
            <w:tcW w:w="874" w:type="dxa"/>
            <w:shd w:val="clear" w:color="auto" w:fill="auto"/>
            <w:noWrap/>
            <w:vAlign w:val="center"/>
            <w:hideMark/>
          </w:tcPr>
          <w:p w14:paraId="104A53B4" w14:textId="6C503417" w:rsidR="008D2AB9" w:rsidRPr="002D1E6F" w:rsidRDefault="00C954BD" w:rsidP="00C954BD">
            <w:pPr>
              <w:spacing w:after="0" w:line="240" w:lineRule="auto"/>
              <w:jc w:val="center"/>
              <w:rPr>
                <w:rFonts w:ascii="Calibri" w:eastAsia="Times New Roman" w:hAnsi="Calibri" w:cs="Times New Roman"/>
                <w:b/>
                <w:color w:val="000000"/>
                <w:sz w:val="18"/>
                <w:szCs w:val="18"/>
                <w:lang w:eastAsia="en-GB"/>
              </w:rPr>
            </w:pPr>
            <w:r w:rsidRPr="002D1E6F">
              <w:rPr>
                <w:rFonts w:ascii="Calibri" w:eastAsia="Times New Roman" w:hAnsi="Calibri" w:cs="Times New Roman"/>
                <w:b/>
                <w:color w:val="000000"/>
                <w:sz w:val="18"/>
                <w:szCs w:val="18"/>
                <w:lang w:eastAsia="en-GB"/>
              </w:rPr>
              <w:t>SAnumberSampled</w:t>
            </w:r>
          </w:p>
        </w:tc>
      </w:tr>
      <w:tr w:rsidR="00F17B90" w:rsidRPr="002D1E6F" w14:paraId="48796791" w14:textId="77777777" w:rsidTr="00973362">
        <w:trPr>
          <w:trHeight w:val="20"/>
          <w:jc w:val="center"/>
        </w:trPr>
        <w:tc>
          <w:tcPr>
            <w:tcW w:w="1159" w:type="dxa"/>
            <w:shd w:val="clear" w:color="auto" w:fill="auto"/>
            <w:noWrap/>
            <w:vAlign w:val="center"/>
            <w:hideMark/>
          </w:tcPr>
          <w:p w14:paraId="71772C31" w14:textId="77777777" w:rsidR="00F17B90" w:rsidRPr="002D1E6F" w:rsidRDefault="00F17B90">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1</w:t>
            </w:r>
          </w:p>
        </w:tc>
        <w:tc>
          <w:tcPr>
            <w:tcW w:w="1141" w:type="dxa"/>
            <w:vAlign w:val="center"/>
          </w:tcPr>
          <w:p w14:paraId="538BB152" w14:textId="672FF752" w:rsidR="00F17B90" w:rsidRPr="002D1E6F" w:rsidRDefault="00F17B90" w:rsidP="00973362">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Lan</w:t>
            </w:r>
          </w:p>
        </w:tc>
        <w:tc>
          <w:tcPr>
            <w:tcW w:w="1121" w:type="dxa"/>
            <w:vAlign w:val="center"/>
          </w:tcPr>
          <w:p w14:paraId="061D25E3" w14:textId="2D86A6F8" w:rsidR="00F17B90" w:rsidRPr="002D1E6F" w:rsidRDefault="00F17B90" w:rsidP="00973362">
            <w:pPr>
              <w:spacing w:after="0" w:line="240" w:lineRule="auto"/>
              <w:jc w:val="center"/>
              <w:rPr>
                <w:rFonts w:ascii="Calibri" w:eastAsia="Times New Roman" w:hAnsi="Calibri" w:cs="Times New Roman"/>
                <w:color w:val="000000"/>
                <w:sz w:val="18"/>
                <w:szCs w:val="18"/>
                <w:lang w:eastAsia="en-GB"/>
              </w:rPr>
            </w:pPr>
            <w:r w:rsidRPr="002D1E6F">
              <w:rPr>
                <w:sz w:val="18"/>
                <w:szCs w:val="18"/>
              </w:rPr>
              <w:t>126436</w:t>
            </w:r>
          </w:p>
        </w:tc>
        <w:tc>
          <w:tcPr>
            <w:tcW w:w="964" w:type="dxa"/>
            <w:vAlign w:val="center"/>
          </w:tcPr>
          <w:p w14:paraId="03E73AC2" w14:textId="0DFC2698" w:rsidR="00F17B90" w:rsidRPr="002D1E6F" w:rsidRDefault="00F17B90" w:rsidP="00973362">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Size 1</w:t>
            </w:r>
          </w:p>
        </w:tc>
        <w:tc>
          <w:tcPr>
            <w:tcW w:w="1341" w:type="dxa"/>
            <w:vAlign w:val="center"/>
          </w:tcPr>
          <w:p w14:paraId="62D87BC4" w14:textId="7CAE1667" w:rsidR="00F17B90" w:rsidRPr="002D1E6F" w:rsidRDefault="00F17B90" w:rsidP="00973362">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Size 1</w:t>
            </w:r>
          </w:p>
        </w:tc>
        <w:tc>
          <w:tcPr>
            <w:tcW w:w="1484" w:type="dxa"/>
            <w:shd w:val="clear" w:color="auto" w:fill="auto"/>
            <w:noWrap/>
            <w:vAlign w:val="center"/>
            <w:hideMark/>
          </w:tcPr>
          <w:p w14:paraId="58C5C7C4" w14:textId="03260E3C" w:rsidR="00F17B90" w:rsidRPr="002D1E6F" w:rsidRDefault="00F17B90" w:rsidP="00973362">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Whole</w:t>
            </w:r>
          </w:p>
        </w:tc>
        <w:tc>
          <w:tcPr>
            <w:tcW w:w="1052" w:type="dxa"/>
            <w:shd w:val="clear" w:color="auto" w:fill="auto"/>
            <w:noWrap/>
            <w:vAlign w:val="center"/>
            <w:hideMark/>
          </w:tcPr>
          <w:p w14:paraId="368D993F" w14:textId="0BABCD51" w:rsidR="00F17B90" w:rsidRPr="002D1E6F" w:rsidRDefault="00F17B90">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1</w:t>
            </w:r>
          </w:p>
        </w:tc>
        <w:tc>
          <w:tcPr>
            <w:tcW w:w="874" w:type="dxa"/>
            <w:shd w:val="clear" w:color="auto" w:fill="auto"/>
            <w:noWrap/>
            <w:vAlign w:val="center"/>
            <w:hideMark/>
          </w:tcPr>
          <w:p w14:paraId="713CE711" w14:textId="16BD3C84" w:rsidR="00F17B90" w:rsidRPr="002D1E6F" w:rsidRDefault="00F17B90">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1</w:t>
            </w:r>
          </w:p>
        </w:tc>
      </w:tr>
      <w:tr w:rsidR="00F17B90" w:rsidRPr="002D1E6F" w14:paraId="44D82A6D" w14:textId="77777777" w:rsidTr="00973362">
        <w:trPr>
          <w:trHeight w:val="20"/>
          <w:jc w:val="center"/>
        </w:trPr>
        <w:tc>
          <w:tcPr>
            <w:tcW w:w="1159" w:type="dxa"/>
            <w:shd w:val="clear" w:color="auto" w:fill="auto"/>
            <w:noWrap/>
            <w:vAlign w:val="center"/>
          </w:tcPr>
          <w:p w14:paraId="74871132" w14:textId="77777777" w:rsidR="00F17B90" w:rsidRPr="002D1E6F" w:rsidRDefault="00F17B90">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2</w:t>
            </w:r>
          </w:p>
        </w:tc>
        <w:tc>
          <w:tcPr>
            <w:tcW w:w="1141" w:type="dxa"/>
            <w:vAlign w:val="center"/>
          </w:tcPr>
          <w:p w14:paraId="7912B3CD" w14:textId="363001EC" w:rsidR="00F17B90" w:rsidRPr="002D1E6F" w:rsidRDefault="00F17B90" w:rsidP="00973362">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Lan</w:t>
            </w:r>
          </w:p>
        </w:tc>
        <w:tc>
          <w:tcPr>
            <w:tcW w:w="1121" w:type="dxa"/>
            <w:vAlign w:val="center"/>
          </w:tcPr>
          <w:p w14:paraId="5658794A" w14:textId="21C052C2" w:rsidR="00F17B90" w:rsidRPr="002D1E6F" w:rsidRDefault="00F17B90" w:rsidP="00973362">
            <w:pPr>
              <w:spacing w:after="0" w:line="240" w:lineRule="auto"/>
              <w:jc w:val="center"/>
              <w:rPr>
                <w:rFonts w:ascii="Calibri" w:eastAsia="Times New Roman" w:hAnsi="Calibri" w:cs="Times New Roman"/>
                <w:color w:val="000000"/>
                <w:sz w:val="18"/>
                <w:szCs w:val="18"/>
                <w:lang w:eastAsia="en-GB"/>
              </w:rPr>
            </w:pPr>
            <w:r w:rsidRPr="002D1E6F">
              <w:rPr>
                <w:sz w:val="18"/>
                <w:szCs w:val="18"/>
              </w:rPr>
              <w:t>126436</w:t>
            </w:r>
          </w:p>
        </w:tc>
        <w:tc>
          <w:tcPr>
            <w:tcW w:w="964" w:type="dxa"/>
            <w:vAlign w:val="center"/>
          </w:tcPr>
          <w:p w14:paraId="7CAB9E1A" w14:textId="6CA92FC3" w:rsidR="00F17B90" w:rsidRPr="002D1E6F" w:rsidRDefault="00F17B90" w:rsidP="00973362">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Size 2</w:t>
            </w:r>
          </w:p>
        </w:tc>
        <w:tc>
          <w:tcPr>
            <w:tcW w:w="1341" w:type="dxa"/>
            <w:vAlign w:val="center"/>
          </w:tcPr>
          <w:p w14:paraId="72522EC7" w14:textId="3D9E5F4F" w:rsidR="00F17B90" w:rsidRPr="002D1E6F" w:rsidRDefault="00F17B90" w:rsidP="00973362">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Size 2</w:t>
            </w:r>
          </w:p>
        </w:tc>
        <w:tc>
          <w:tcPr>
            <w:tcW w:w="1484" w:type="dxa"/>
            <w:shd w:val="clear" w:color="auto" w:fill="auto"/>
            <w:noWrap/>
            <w:vAlign w:val="center"/>
          </w:tcPr>
          <w:p w14:paraId="5EDD3DDC" w14:textId="02FC505B" w:rsidR="00F17B90" w:rsidRPr="002D1E6F" w:rsidRDefault="00F17B90" w:rsidP="00973362">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Gutted</w:t>
            </w:r>
          </w:p>
        </w:tc>
        <w:tc>
          <w:tcPr>
            <w:tcW w:w="1052" w:type="dxa"/>
            <w:shd w:val="clear" w:color="auto" w:fill="auto"/>
            <w:noWrap/>
            <w:vAlign w:val="center"/>
          </w:tcPr>
          <w:p w14:paraId="689B08D8" w14:textId="1BB2FCA5" w:rsidR="00F17B90" w:rsidRPr="002D1E6F" w:rsidRDefault="00F17B90">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5</w:t>
            </w:r>
          </w:p>
        </w:tc>
        <w:tc>
          <w:tcPr>
            <w:tcW w:w="874" w:type="dxa"/>
            <w:shd w:val="clear" w:color="auto" w:fill="auto"/>
            <w:noWrap/>
            <w:vAlign w:val="center"/>
          </w:tcPr>
          <w:p w14:paraId="1EAF4433" w14:textId="77777777" w:rsidR="00F17B90" w:rsidRPr="002D1E6F" w:rsidRDefault="00F17B90">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2</w:t>
            </w:r>
          </w:p>
        </w:tc>
      </w:tr>
      <w:tr w:rsidR="00F17B90" w:rsidRPr="002D1E6F" w14:paraId="2A1AC30E" w14:textId="77777777" w:rsidTr="00973362">
        <w:trPr>
          <w:trHeight w:val="20"/>
          <w:jc w:val="center"/>
        </w:trPr>
        <w:tc>
          <w:tcPr>
            <w:tcW w:w="1159" w:type="dxa"/>
            <w:shd w:val="clear" w:color="auto" w:fill="auto"/>
            <w:noWrap/>
            <w:vAlign w:val="center"/>
            <w:hideMark/>
          </w:tcPr>
          <w:p w14:paraId="33E05F88" w14:textId="77777777" w:rsidR="00F17B90" w:rsidRPr="002D1E6F" w:rsidRDefault="00F17B90">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3</w:t>
            </w:r>
          </w:p>
        </w:tc>
        <w:tc>
          <w:tcPr>
            <w:tcW w:w="1141" w:type="dxa"/>
            <w:vAlign w:val="center"/>
          </w:tcPr>
          <w:p w14:paraId="628CFD40" w14:textId="15303B50" w:rsidR="00F17B90" w:rsidRPr="002D1E6F" w:rsidRDefault="00F17B90" w:rsidP="00973362">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Lan</w:t>
            </w:r>
          </w:p>
        </w:tc>
        <w:tc>
          <w:tcPr>
            <w:tcW w:w="1121" w:type="dxa"/>
            <w:vAlign w:val="center"/>
          </w:tcPr>
          <w:p w14:paraId="68574D10" w14:textId="6A33AE12" w:rsidR="00F17B90" w:rsidRPr="002D1E6F" w:rsidRDefault="00F17B90" w:rsidP="00973362">
            <w:pPr>
              <w:spacing w:after="0" w:line="240" w:lineRule="auto"/>
              <w:jc w:val="center"/>
              <w:rPr>
                <w:rFonts w:ascii="Calibri" w:eastAsia="Times New Roman" w:hAnsi="Calibri" w:cs="Times New Roman"/>
                <w:color w:val="000000"/>
                <w:sz w:val="18"/>
                <w:szCs w:val="18"/>
                <w:lang w:eastAsia="en-GB"/>
              </w:rPr>
            </w:pPr>
            <w:r w:rsidRPr="002D1E6F">
              <w:rPr>
                <w:sz w:val="18"/>
                <w:szCs w:val="18"/>
              </w:rPr>
              <w:t>126436</w:t>
            </w:r>
          </w:p>
        </w:tc>
        <w:tc>
          <w:tcPr>
            <w:tcW w:w="964" w:type="dxa"/>
            <w:vAlign w:val="center"/>
          </w:tcPr>
          <w:p w14:paraId="41BDA645" w14:textId="43152FAD" w:rsidR="00F17B90" w:rsidRPr="002D1E6F" w:rsidRDefault="00F17B90" w:rsidP="00973362">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Size 3</w:t>
            </w:r>
          </w:p>
        </w:tc>
        <w:tc>
          <w:tcPr>
            <w:tcW w:w="1341" w:type="dxa"/>
            <w:vAlign w:val="center"/>
          </w:tcPr>
          <w:p w14:paraId="167B74B2" w14:textId="7FBB3722" w:rsidR="00F17B90" w:rsidRPr="002D1E6F" w:rsidRDefault="00F17B90" w:rsidP="00973362">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Size 3</w:t>
            </w:r>
          </w:p>
        </w:tc>
        <w:tc>
          <w:tcPr>
            <w:tcW w:w="1484" w:type="dxa"/>
            <w:shd w:val="clear" w:color="auto" w:fill="auto"/>
            <w:noWrap/>
            <w:vAlign w:val="center"/>
            <w:hideMark/>
          </w:tcPr>
          <w:p w14:paraId="23A071F2" w14:textId="3C617F25" w:rsidR="00F17B90" w:rsidRPr="002D1E6F" w:rsidRDefault="00F17B90" w:rsidP="00973362">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Gutted</w:t>
            </w:r>
          </w:p>
        </w:tc>
        <w:tc>
          <w:tcPr>
            <w:tcW w:w="1052" w:type="dxa"/>
            <w:shd w:val="clear" w:color="auto" w:fill="auto"/>
            <w:noWrap/>
            <w:vAlign w:val="center"/>
            <w:hideMark/>
          </w:tcPr>
          <w:p w14:paraId="5D401253" w14:textId="6F4EBA55" w:rsidR="00F17B90" w:rsidRPr="002D1E6F" w:rsidRDefault="00F17B90">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10</w:t>
            </w:r>
          </w:p>
        </w:tc>
        <w:tc>
          <w:tcPr>
            <w:tcW w:w="874" w:type="dxa"/>
            <w:shd w:val="clear" w:color="auto" w:fill="auto"/>
            <w:noWrap/>
            <w:vAlign w:val="center"/>
            <w:hideMark/>
          </w:tcPr>
          <w:p w14:paraId="7E0BE9F1" w14:textId="77777777" w:rsidR="00F17B90" w:rsidRPr="002D1E6F" w:rsidRDefault="00F17B90">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2</w:t>
            </w:r>
          </w:p>
        </w:tc>
      </w:tr>
      <w:tr w:rsidR="00F17B90" w:rsidRPr="002D1E6F" w14:paraId="23F18A83" w14:textId="77777777" w:rsidTr="00973362">
        <w:trPr>
          <w:trHeight w:val="20"/>
          <w:jc w:val="center"/>
        </w:trPr>
        <w:tc>
          <w:tcPr>
            <w:tcW w:w="1159" w:type="dxa"/>
            <w:shd w:val="clear" w:color="auto" w:fill="auto"/>
            <w:noWrap/>
            <w:vAlign w:val="center"/>
            <w:hideMark/>
          </w:tcPr>
          <w:p w14:paraId="5FB9B757" w14:textId="77777777" w:rsidR="00F17B90" w:rsidRPr="002D1E6F" w:rsidRDefault="00F17B90">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4</w:t>
            </w:r>
          </w:p>
        </w:tc>
        <w:tc>
          <w:tcPr>
            <w:tcW w:w="1141" w:type="dxa"/>
            <w:vAlign w:val="center"/>
          </w:tcPr>
          <w:p w14:paraId="040578AD" w14:textId="76602887" w:rsidR="00F17B90" w:rsidRPr="002D1E6F" w:rsidRDefault="00F17B90" w:rsidP="00973362">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Lan</w:t>
            </w:r>
          </w:p>
        </w:tc>
        <w:tc>
          <w:tcPr>
            <w:tcW w:w="1121" w:type="dxa"/>
            <w:vAlign w:val="center"/>
          </w:tcPr>
          <w:p w14:paraId="0703A99E" w14:textId="5BA9E152" w:rsidR="00F17B90" w:rsidRPr="002D1E6F" w:rsidRDefault="00F17B90" w:rsidP="00973362">
            <w:pPr>
              <w:spacing w:after="0" w:line="240" w:lineRule="auto"/>
              <w:jc w:val="center"/>
              <w:rPr>
                <w:rFonts w:ascii="Calibri" w:eastAsia="Times New Roman" w:hAnsi="Calibri" w:cs="Times New Roman"/>
                <w:color w:val="000000"/>
                <w:sz w:val="18"/>
                <w:szCs w:val="18"/>
                <w:lang w:eastAsia="en-GB"/>
              </w:rPr>
            </w:pPr>
            <w:r w:rsidRPr="002D1E6F">
              <w:rPr>
                <w:sz w:val="18"/>
                <w:szCs w:val="18"/>
              </w:rPr>
              <w:t>126436</w:t>
            </w:r>
          </w:p>
        </w:tc>
        <w:tc>
          <w:tcPr>
            <w:tcW w:w="964" w:type="dxa"/>
            <w:vAlign w:val="center"/>
          </w:tcPr>
          <w:p w14:paraId="72BB7AD7" w14:textId="5ED134D1" w:rsidR="00F17B90" w:rsidRPr="002D1E6F" w:rsidRDefault="00F17B90" w:rsidP="00973362">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Size 4</w:t>
            </w:r>
          </w:p>
        </w:tc>
        <w:tc>
          <w:tcPr>
            <w:tcW w:w="1341" w:type="dxa"/>
            <w:vAlign w:val="center"/>
          </w:tcPr>
          <w:p w14:paraId="296B7CA8" w14:textId="4C3F0099" w:rsidR="00F17B90" w:rsidRPr="002D1E6F" w:rsidRDefault="00F17B90" w:rsidP="00973362">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Size 4</w:t>
            </w:r>
          </w:p>
        </w:tc>
        <w:tc>
          <w:tcPr>
            <w:tcW w:w="1484" w:type="dxa"/>
            <w:shd w:val="clear" w:color="auto" w:fill="auto"/>
            <w:noWrap/>
            <w:vAlign w:val="center"/>
            <w:hideMark/>
          </w:tcPr>
          <w:p w14:paraId="1D647C13" w14:textId="75BE725D" w:rsidR="00F17B90" w:rsidRPr="002D1E6F" w:rsidRDefault="00F17B90" w:rsidP="00973362">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Gutted</w:t>
            </w:r>
          </w:p>
        </w:tc>
        <w:tc>
          <w:tcPr>
            <w:tcW w:w="1052" w:type="dxa"/>
            <w:shd w:val="clear" w:color="auto" w:fill="auto"/>
            <w:noWrap/>
            <w:vAlign w:val="center"/>
            <w:hideMark/>
          </w:tcPr>
          <w:p w14:paraId="32F8A305" w14:textId="6098D470" w:rsidR="00F17B90" w:rsidRPr="002D1E6F" w:rsidRDefault="00F17B90">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30</w:t>
            </w:r>
          </w:p>
        </w:tc>
        <w:tc>
          <w:tcPr>
            <w:tcW w:w="874" w:type="dxa"/>
            <w:shd w:val="clear" w:color="auto" w:fill="auto"/>
            <w:noWrap/>
            <w:vAlign w:val="center"/>
            <w:hideMark/>
          </w:tcPr>
          <w:p w14:paraId="0792C08D" w14:textId="77777777" w:rsidR="00F17B90" w:rsidRPr="002D1E6F" w:rsidRDefault="00F17B90">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2</w:t>
            </w:r>
          </w:p>
        </w:tc>
      </w:tr>
    </w:tbl>
    <w:p w14:paraId="5F88025C" w14:textId="77777777" w:rsidR="008D2AB9" w:rsidRPr="002D1E6F" w:rsidRDefault="008D2AB9" w:rsidP="00510025">
      <w:pPr>
        <w:pStyle w:val="ListParagraph"/>
        <w:rPr>
          <w:b/>
        </w:rPr>
      </w:pPr>
    </w:p>
    <w:p w14:paraId="4F7627FF" w14:textId="72DAED50" w:rsidR="00385B1F" w:rsidRPr="002D1E6F" w:rsidRDefault="00940F8C" w:rsidP="00973362">
      <w:pPr>
        <w:pStyle w:val="Heading2"/>
      </w:pPr>
      <w:bookmarkStart w:id="22" w:name="_Toc56083413"/>
      <w:r w:rsidRPr="002D1E6F">
        <w:t xml:space="preserve">Clustering: </w:t>
      </w:r>
      <w:r w:rsidR="00385B1F" w:rsidRPr="002D1E6F">
        <w:t>One stage and Two stage cluster sampling</w:t>
      </w:r>
      <w:r w:rsidRPr="002D1E6F">
        <w:t xml:space="preserve"> (</w:t>
      </w:r>
      <w:r w:rsidR="00083BA9" w:rsidRPr="002D1E6F">
        <w:t>applies to</w:t>
      </w:r>
      <w:r w:rsidRPr="002D1E6F">
        <w:t xml:space="preserve"> all tables that are part of upper hierarchies, except sample)</w:t>
      </w:r>
      <w:bookmarkEnd w:id="22"/>
    </w:p>
    <w:p w14:paraId="50BDFB0D" w14:textId="3223706C" w:rsidR="00491E2D" w:rsidRPr="002D1E6F" w:rsidRDefault="00491E2D" w:rsidP="00973362">
      <w:pPr>
        <w:rPr>
          <w:rFonts w:ascii="Calibri" w:hAnsi="Calibri"/>
        </w:rPr>
      </w:pPr>
      <w:r w:rsidRPr="002D1E6F">
        <w:t>The RDBES can accommodate several types of one- and two-stage cluster sampling of, e.g., clusters of ports within geographical regions, clusters of weekdays within months or quarters</w:t>
      </w:r>
      <w:r w:rsidR="006721D8" w:rsidRPr="002D1E6F">
        <w:t>,</w:t>
      </w:r>
      <w:r w:rsidRPr="002D1E6F">
        <w:t xml:space="preserve"> vessels, etc. The specification of cluster sampling in the RDBES follows the same line of reasoning as the specification of stratified sampling and </w:t>
      </w:r>
      <w:r w:rsidRPr="002D1E6F">
        <w:rPr>
          <w:bCs/>
        </w:rPr>
        <w:t xml:space="preserve">both can </w:t>
      </w:r>
      <w:r w:rsidRPr="002D1E6F">
        <w:t xml:space="preserve">be combined to accurately represent the way sampling units are </w:t>
      </w:r>
      <w:r w:rsidRPr="002D1E6F">
        <w:rPr>
          <w:bCs/>
        </w:rPr>
        <w:t>actually selected</w:t>
      </w:r>
      <w:r w:rsidRPr="002D1E6F">
        <w:t>. The difference is that when clustering is declared an additional total and sample value has to be specified that represents the total and sampled number of clusters (</w:t>
      </w:r>
      <w:r w:rsidR="006721D8" w:rsidRPr="002D1E6F">
        <w:t xml:space="preserve">e.g. </w:t>
      </w:r>
      <w:r w:rsidRPr="002D1E6F">
        <w:t xml:space="preserve">LOnumberTotalClusters, LOnumberSampledClusters). Several detailed examples of different types of 1-stage and 2-stage cluster sampling can be found in Annex VI. </w:t>
      </w:r>
      <w:r w:rsidRPr="002D1E6F">
        <w:rPr>
          <w:bCs/>
        </w:rPr>
        <w:t xml:space="preserve">Note: the cluster sampling of units present in some tables of the RDBES is similar in nature to the cluster sampling already represented in the multi-stage nature of the upper hierarchies. </w:t>
      </w:r>
      <w:r w:rsidR="006721D8" w:rsidRPr="002D1E6F">
        <w:rPr>
          <w:bCs/>
        </w:rPr>
        <w:t>U</w:t>
      </w:r>
      <w:r w:rsidRPr="002D1E6F">
        <w:rPr>
          <w:bCs/>
        </w:rPr>
        <w:t>sers are directed to explore first the possibility of representing the clustered nature of their design by the hierarchies already available; and only make use of the within-table cluster option in the cases where the clustered nature of their design cannot be represented otherwise (e.g., a succession of temporal event tables (TE) would be needed, such as when months are randomly selected and then weeks selected within months; a succession of location tables (LO) would be needed, such as when regions are randomly selected and then markets selected within regions). See more details in annex VI.</w:t>
      </w:r>
    </w:p>
    <w:p w14:paraId="1E95F70A" w14:textId="49BDFC52" w:rsidR="00F56F46" w:rsidRPr="002D1E6F" w:rsidRDefault="00AC70AC" w:rsidP="00973362">
      <w:pPr>
        <w:pStyle w:val="Heading2"/>
      </w:pPr>
      <w:bookmarkStart w:id="23" w:name="_Toc56083414"/>
      <w:r w:rsidRPr="002D1E6F">
        <w:t>Selection and i</w:t>
      </w:r>
      <w:r w:rsidR="00F56F46" w:rsidRPr="002D1E6F">
        <w:t>nclusion probabilities (</w:t>
      </w:r>
      <w:r w:rsidR="00083BA9" w:rsidRPr="002D1E6F">
        <w:t>applies to</w:t>
      </w:r>
      <w:r w:rsidR="00F56F46" w:rsidRPr="002D1E6F">
        <w:t xml:space="preserve"> all tables that are part of hierarchies)</w:t>
      </w:r>
      <w:bookmarkEnd w:id="23"/>
      <w:r w:rsidR="00F56F46" w:rsidRPr="002D1E6F">
        <w:t xml:space="preserve"> </w:t>
      </w:r>
    </w:p>
    <w:p w14:paraId="1E95F70B" w14:textId="29B94E46" w:rsidR="00F56F46" w:rsidRPr="002D1E6F" w:rsidRDefault="00F56F46">
      <w:r w:rsidRPr="002D1E6F">
        <w:t xml:space="preserve">Each table of an RDBES hierarchy contains </w:t>
      </w:r>
      <w:r w:rsidR="006D70A1" w:rsidRPr="002D1E6F">
        <w:t>four</w:t>
      </w:r>
      <w:r w:rsidR="00AC70AC" w:rsidRPr="002D1E6F">
        <w:t xml:space="preserve"> </w:t>
      </w:r>
      <w:r w:rsidRPr="002D1E6F">
        <w:t>probability column</w:t>
      </w:r>
      <w:r w:rsidR="00AC70AC" w:rsidRPr="002D1E6F">
        <w:t>s</w:t>
      </w:r>
      <w:r w:rsidR="000E28EF" w:rsidRPr="002D1E6F">
        <w:t xml:space="preserve">, </w:t>
      </w:r>
      <w:r w:rsidR="006D70A1" w:rsidRPr="002D1E6F">
        <w:t>SelectionProb, InclusionProb, SelectionProbCluster</w:t>
      </w:r>
      <w:r w:rsidR="006D70A1" w:rsidRPr="002D1E6F" w:rsidDel="00AC70AC">
        <w:t xml:space="preserve"> </w:t>
      </w:r>
      <w:r w:rsidR="006D70A1" w:rsidRPr="002D1E6F">
        <w:t>and InclusionProbCluster</w:t>
      </w:r>
      <w:r w:rsidRPr="002D1E6F">
        <w:t>. Th</w:t>
      </w:r>
      <w:r w:rsidR="00AC70AC" w:rsidRPr="002D1E6F">
        <w:t>ese</w:t>
      </w:r>
      <w:r w:rsidRPr="002D1E6F">
        <w:t xml:space="preserve"> column</w:t>
      </w:r>
      <w:r w:rsidR="00AC70AC" w:rsidRPr="002D1E6F">
        <w:t>s</w:t>
      </w:r>
      <w:r w:rsidRPr="002D1E6F">
        <w:t xml:space="preserve"> should hold the specific </w:t>
      </w:r>
      <w:r w:rsidR="00AC70AC" w:rsidRPr="002D1E6F">
        <w:t xml:space="preserve">selection and </w:t>
      </w:r>
      <w:r w:rsidRPr="002D1E6F">
        <w:t xml:space="preserve">inclusion probabilities of each row/sampled unit. </w:t>
      </w:r>
      <w:r w:rsidR="002E499A" w:rsidRPr="002D1E6F">
        <w:t xml:space="preserve">These probabilities are fundamental for design base estimations and not always can they be estimated from number sampled </w:t>
      </w:r>
      <w:r w:rsidR="003C321A" w:rsidRPr="002D1E6F">
        <w:t xml:space="preserve">(numberSampled - n) </w:t>
      </w:r>
      <w:r w:rsidR="002E499A" w:rsidRPr="002D1E6F">
        <w:t>and total number</w:t>
      </w:r>
      <w:r w:rsidR="003C321A" w:rsidRPr="002D1E6F">
        <w:t xml:space="preserve"> (numberTotal - N), </w:t>
      </w:r>
      <w:r w:rsidR="001748EF" w:rsidRPr="002D1E6F">
        <w:t xml:space="preserve">see annex </w:t>
      </w:r>
      <w:r w:rsidR="00071100" w:rsidRPr="002D1E6F">
        <w:t xml:space="preserve">V. </w:t>
      </w:r>
    </w:p>
    <w:p w14:paraId="1E95F70D" w14:textId="076D1312" w:rsidR="00F56F46" w:rsidRPr="002D1E6F" w:rsidRDefault="00F56F46" w:rsidP="00973362">
      <w:pPr>
        <w:pStyle w:val="Heading2"/>
      </w:pPr>
      <w:bookmarkStart w:id="24" w:name="_Toc56083415"/>
      <w:r w:rsidRPr="002D1E6F">
        <w:t>Sample selection methods (</w:t>
      </w:r>
      <w:r w:rsidR="00083BA9" w:rsidRPr="002D1E6F">
        <w:t>applies to</w:t>
      </w:r>
      <w:r w:rsidRPr="002D1E6F">
        <w:t xml:space="preserve"> all tables that are part of hierarchies)</w:t>
      </w:r>
      <w:bookmarkEnd w:id="24"/>
      <w:r w:rsidRPr="002D1E6F">
        <w:t xml:space="preserve"> </w:t>
      </w:r>
    </w:p>
    <w:p w14:paraId="1E95F70E" w14:textId="3F41CC34" w:rsidR="00F56F46" w:rsidRPr="002D1E6F" w:rsidRDefault="00F56F46" w:rsidP="00F56F46">
      <w:r w:rsidRPr="002D1E6F">
        <w:t xml:space="preserve">The RDBES allows data-submitters to specify the </w:t>
      </w:r>
      <w:r w:rsidR="000E28EF" w:rsidRPr="002D1E6F">
        <w:t xml:space="preserve">selection </w:t>
      </w:r>
      <w:r w:rsidRPr="002D1E6F">
        <w:t>method they used when selecting samples</w:t>
      </w:r>
      <w:r w:rsidR="000E28EF" w:rsidRPr="002D1E6F">
        <w:t xml:space="preserve"> in selectionMethod. </w:t>
      </w:r>
      <w:r w:rsidRPr="002D1E6F">
        <w:t>The following methods can be specified:</w:t>
      </w:r>
    </w:p>
    <w:p w14:paraId="1E95F70F" w14:textId="5A43AC6C" w:rsidR="00F56F46" w:rsidRPr="002D1E6F" w:rsidRDefault="00F56F46" w:rsidP="00F56F46">
      <w:r w:rsidRPr="002D1E6F">
        <w:t>i) Probability s</w:t>
      </w:r>
      <w:r w:rsidR="00060FDE" w:rsidRPr="002D1E6F">
        <w:t>election</w:t>
      </w:r>
      <w:r w:rsidRPr="002D1E6F">
        <w:t xml:space="preserve"> methods: the selection of the units is based on the theory of probability</w:t>
      </w:r>
      <w:r w:rsidR="000273F9" w:rsidRPr="002D1E6F">
        <w:t xml:space="preserve"> -</w:t>
      </w:r>
      <w:r w:rsidRPr="002D1E6F">
        <w:t>at any stage of the operation of selection the probability of any set of units being selected is known.</w:t>
      </w:r>
    </w:p>
    <w:p w14:paraId="1E95F710" w14:textId="68E8772C" w:rsidR="00F56F46" w:rsidRPr="002D1E6F" w:rsidRDefault="00F56F46" w:rsidP="00F56F46">
      <w:pPr>
        <w:pStyle w:val="ListParagraph"/>
        <w:numPr>
          <w:ilvl w:val="3"/>
          <w:numId w:val="5"/>
        </w:numPr>
        <w:ind w:left="709"/>
      </w:pPr>
      <w:r w:rsidRPr="002D1E6F">
        <w:rPr>
          <w:b/>
        </w:rPr>
        <w:lastRenderedPageBreak/>
        <w:t xml:space="preserve">Simple Random Sampling With Replacement (SRSWR): </w:t>
      </w:r>
      <w:r w:rsidRPr="002D1E6F">
        <w:t>random sampling of equally probable elements with replacement</w:t>
      </w:r>
      <w:r w:rsidR="00571E2B" w:rsidRPr="002D1E6F">
        <w:t>.</w:t>
      </w:r>
      <w:r w:rsidRPr="002D1E6F">
        <w:t xml:space="preserve"> </w:t>
      </w:r>
    </w:p>
    <w:p w14:paraId="1E95F711" w14:textId="77777777" w:rsidR="00F56F46" w:rsidRPr="002D1E6F" w:rsidRDefault="00F56F46" w:rsidP="00F56F46">
      <w:pPr>
        <w:pStyle w:val="ListParagraph"/>
        <w:numPr>
          <w:ilvl w:val="0"/>
          <w:numId w:val="5"/>
        </w:numPr>
      </w:pPr>
      <w:r w:rsidRPr="002D1E6F">
        <w:rPr>
          <w:b/>
        </w:rPr>
        <w:t>Simple Random Sampling Without Replacement (SRSWOR):</w:t>
      </w:r>
      <w:r w:rsidRPr="002D1E6F">
        <w:t xml:space="preserve"> Simple random sampling of equally probable elements without replacement. </w:t>
      </w:r>
    </w:p>
    <w:p w14:paraId="1E95F712" w14:textId="2E080237" w:rsidR="00F56F46" w:rsidRPr="002D1E6F" w:rsidRDefault="00F56F46" w:rsidP="00F56F46">
      <w:pPr>
        <w:pStyle w:val="ListParagraph"/>
        <w:numPr>
          <w:ilvl w:val="3"/>
          <w:numId w:val="5"/>
        </w:numPr>
        <w:ind w:left="709"/>
      </w:pPr>
      <w:r w:rsidRPr="002D1E6F">
        <w:rPr>
          <w:b/>
        </w:rPr>
        <w:t>Unequal Probability Sampling With Replacement (UPSWR):</w:t>
      </w:r>
      <w:r w:rsidRPr="002D1E6F">
        <w:t xml:space="preserve"> random sampling of unequally probable elements with replacement</w:t>
      </w:r>
      <w:r w:rsidR="00571E2B" w:rsidRPr="002D1E6F">
        <w:t>.</w:t>
      </w:r>
    </w:p>
    <w:p w14:paraId="1E95F713" w14:textId="1C43223D" w:rsidR="00F56F46" w:rsidRPr="002D1E6F" w:rsidRDefault="00F56F46" w:rsidP="00F56F46">
      <w:pPr>
        <w:pStyle w:val="ListParagraph"/>
        <w:numPr>
          <w:ilvl w:val="3"/>
          <w:numId w:val="5"/>
        </w:numPr>
        <w:ind w:left="709"/>
      </w:pPr>
      <w:r w:rsidRPr="002D1E6F">
        <w:rPr>
          <w:b/>
        </w:rPr>
        <w:t>Unequal Probability Sampling Without Replacement (UPSWOR):</w:t>
      </w:r>
      <w:r w:rsidRPr="002D1E6F">
        <w:t xml:space="preserve"> random sampling of unequally probable elements without replacement</w:t>
      </w:r>
      <w:r w:rsidR="00571E2B" w:rsidRPr="002D1E6F">
        <w:t>.</w:t>
      </w:r>
      <w:r w:rsidRPr="002D1E6F">
        <w:t xml:space="preserve"> </w:t>
      </w:r>
    </w:p>
    <w:p w14:paraId="1E95F714" w14:textId="77777777" w:rsidR="00F56F46" w:rsidRPr="002D1E6F" w:rsidRDefault="00F56F46" w:rsidP="00F56F46">
      <w:pPr>
        <w:pStyle w:val="ListParagraph"/>
        <w:numPr>
          <w:ilvl w:val="0"/>
          <w:numId w:val="5"/>
        </w:numPr>
      </w:pPr>
      <w:r w:rsidRPr="002D1E6F">
        <w:rPr>
          <w:b/>
        </w:rPr>
        <w:t xml:space="preserve">Systematic Sampling (SYSS): </w:t>
      </w:r>
      <w:r w:rsidRPr="002D1E6F">
        <w:t>Sample is obtained by a systematic method (as opposed to random choice) with a random starting point. E.g., sampling from a list by taking units that are at equally spaced intervals.</w:t>
      </w:r>
    </w:p>
    <w:p w14:paraId="1E95F715" w14:textId="77777777" w:rsidR="00F56F46" w:rsidRPr="002D1E6F" w:rsidRDefault="00F56F46" w:rsidP="00F56F46">
      <w:pPr>
        <w:pStyle w:val="ListParagraph"/>
        <w:numPr>
          <w:ilvl w:val="0"/>
          <w:numId w:val="5"/>
        </w:numPr>
      </w:pPr>
      <w:r w:rsidRPr="002D1E6F">
        <w:rPr>
          <w:b/>
        </w:rPr>
        <w:t>Census (CENSUS)</w:t>
      </w:r>
      <w:r w:rsidRPr="002D1E6F">
        <w:t>: the sample corresponds to the full set of units in the population</w:t>
      </w:r>
    </w:p>
    <w:p w14:paraId="1E95F716" w14:textId="713A9AA6" w:rsidR="00F56F46" w:rsidRPr="002D1E6F" w:rsidRDefault="00F56F46" w:rsidP="00F56F46">
      <w:r w:rsidRPr="002D1E6F">
        <w:t xml:space="preserve">ii) Non-probability </w:t>
      </w:r>
      <w:r w:rsidR="00060FDE" w:rsidRPr="002D1E6F">
        <w:t xml:space="preserve">selection </w:t>
      </w:r>
      <w:r w:rsidRPr="002D1E6F">
        <w:t>methods: the selection of units is based in factors other than random chance, e.g.</w:t>
      </w:r>
      <w:r w:rsidR="00571E2B" w:rsidRPr="002D1E6F">
        <w:t>,</w:t>
      </w:r>
      <w:r w:rsidRPr="002D1E6F">
        <w:t xml:space="preserve"> convenience, prior experience, voluntary registration, or the judgement of a researcher.</w:t>
      </w:r>
    </w:p>
    <w:p w14:paraId="1E95F717" w14:textId="1DAD265A" w:rsidR="00F56F46" w:rsidRPr="002D1E6F" w:rsidRDefault="00F56F46" w:rsidP="00F56F46">
      <w:pPr>
        <w:pStyle w:val="ListParagraph"/>
        <w:numPr>
          <w:ilvl w:val="0"/>
          <w:numId w:val="6"/>
        </w:numPr>
      </w:pPr>
      <w:r w:rsidRPr="002D1E6F">
        <w:rPr>
          <w:b/>
        </w:rPr>
        <w:t>Quota Sampling (NPQS):</w:t>
      </w:r>
      <w:r w:rsidRPr="002D1E6F">
        <w:t xml:space="preserve"> the selection of units is not </w:t>
      </w:r>
      <w:r w:rsidR="00A81804" w:rsidRPr="002D1E6F">
        <w:t xml:space="preserve">probabilistic </w:t>
      </w:r>
      <w:r w:rsidRPr="002D1E6F">
        <w:t>and i</w:t>
      </w:r>
      <w:r w:rsidR="00A81804" w:rsidRPr="002D1E6F">
        <w:t>t</w:t>
      </w:r>
      <w:r w:rsidRPr="002D1E6F">
        <w:t xml:space="preserve"> takes place until a pre-assigned number of units is attained (e.g., 200 otoliths of a species in a year, 3 trips samples on-board per quarter). </w:t>
      </w:r>
    </w:p>
    <w:p w14:paraId="1E95F718" w14:textId="16A51BC5" w:rsidR="00F56F46" w:rsidRPr="002D1E6F" w:rsidRDefault="00F56F46" w:rsidP="00F56F46">
      <w:pPr>
        <w:pStyle w:val="ListParagraph"/>
        <w:numPr>
          <w:ilvl w:val="0"/>
          <w:numId w:val="6"/>
        </w:numPr>
      </w:pPr>
      <w:r w:rsidRPr="002D1E6F">
        <w:rPr>
          <w:b/>
        </w:rPr>
        <w:t>Expert judgement (NPEJ):</w:t>
      </w:r>
      <w:r w:rsidRPr="002D1E6F">
        <w:t xml:space="preserve"> The selection of units is not probabilistic and takes place based on the individual judgement according to a set of clearly defined </w:t>
      </w:r>
      <w:r w:rsidR="00571E2B" w:rsidRPr="002D1E6F">
        <w:t xml:space="preserve">and documented </w:t>
      </w:r>
      <w:r w:rsidRPr="002D1E6F">
        <w:t>rules (e.g., existing knowledge of a fishery)</w:t>
      </w:r>
    </w:p>
    <w:p w14:paraId="1E95F719" w14:textId="77777777" w:rsidR="00F56F46" w:rsidRPr="002D1E6F" w:rsidRDefault="00F56F46" w:rsidP="00F56F46">
      <w:pPr>
        <w:pStyle w:val="ListParagraph"/>
        <w:numPr>
          <w:ilvl w:val="0"/>
          <w:numId w:val="6"/>
        </w:numPr>
      </w:pPr>
      <w:r w:rsidRPr="002D1E6F">
        <w:rPr>
          <w:b/>
        </w:rPr>
        <w:t>Ad hoc sampling (NPAH):</w:t>
      </w:r>
      <w:r w:rsidRPr="002D1E6F">
        <w:t xml:space="preserve"> The selection of units is not probabilistic and takes place without consistent guidelines. </w:t>
      </w:r>
    </w:p>
    <w:p w14:paraId="401996F7" w14:textId="1B94619F" w:rsidR="00FE784D" w:rsidRPr="002D1E6F" w:rsidRDefault="00FE784D" w:rsidP="00FE784D">
      <w:r w:rsidRPr="002D1E6F">
        <w:t>iiI) Other</w:t>
      </w:r>
    </w:p>
    <w:p w14:paraId="14AF13B9" w14:textId="00BFFECC" w:rsidR="00FE784D" w:rsidRPr="002D1E6F" w:rsidRDefault="00FE784D" w:rsidP="00FE784D">
      <w:pPr>
        <w:pStyle w:val="ListParagraph"/>
        <w:numPr>
          <w:ilvl w:val="0"/>
          <w:numId w:val="25"/>
        </w:numPr>
      </w:pPr>
      <w:r w:rsidRPr="002D1E6F">
        <w:rPr>
          <w:b/>
        </w:rPr>
        <w:t>Not Applicable (NotApp):</w:t>
      </w:r>
      <w:r w:rsidRPr="002D1E6F">
        <w:t xml:space="preserve"> Used only when filling in the selection method of auxiliary tables (e.g., Fishing Trip table under Hierarchy 5)</w:t>
      </w:r>
    </w:p>
    <w:p w14:paraId="609E8B82" w14:textId="3AA5440E" w:rsidR="00843D1D" w:rsidRPr="002D1E6F" w:rsidRDefault="00843D1D" w:rsidP="00FE784D">
      <w:pPr>
        <w:pStyle w:val="ListParagraph"/>
        <w:numPr>
          <w:ilvl w:val="0"/>
          <w:numId w:val="25"/>
        </w:numPr>
      </w:pPr>
      <w:r w:rsidRPr="002D1E6F">
        <w:rPr>
          <w:b/>
        </w:rPr>
        <w:t>Not sampled (NotSam):</w:t>
      </w:r>
      <w:r w:rsidRPr="002D1E6F">
        <w:t xml:space="preserve"> Used in cases where specific strata are not sampled.</w:t>
      </w:r>
    </w:p>
    <w:p w14:paraId="06E43674" w14:textId="77777777" w:rsidR="00FE784D" w:rsidRPr="002D1E6F" w:rsidRDefault="00FE784D" w:rsidP="00FE784D">
      <w:pPr>
        <w:pStyle w:val="ListParagraph"/>
      </w:pPr>
    </w:p>
    <w:p w14:paraId="1E95F71B" w14:textId="77777777" w:rsidR="00F56F46" w:rsidRPr="002D1E6F" w:rsidRDefault="00F56F46" w:rsidP="00973362">
      <w:pPr>
        <w:pStyle w:val="Heading2"/>
      </w:pPr>
      <w:bookmarkStart w:id="25" w:name="_Toc56083416"/>
      <w:r w:rsidRPr="002D1E6F">
        <w:t>Sample Weights</w:t>
      </w:r>
      <w:bookmarkEnd w:id="25"/>
    </w:p>
    <w:p w14:paraId="39B16DF5" w14:textId="3A7B49FD" w:rsidR="00B67C6B" w:rsidRPr="002D1E6F" w:rsidRDefault="00F56F46" w:rsidP="00927FBB">
      <w:r w:rsidRPr="002D1E6F">
        <w:t xml:space="preserve">The hierarchy tables of the RDBES do not incorporate sampling weights as these can be calculated from other available data (e.g., </w:t>
      </w:r>
      <w:r w:rsidR="00C954BD" w:rsidRPr="002D1E6F">
        <w:t>numberT</w:t>
      </w:r>
      <w:r w:rsidR="000E28EF" w:rsidRPr="002D1E6F">
        <w:t>otal</w:t>
      </w:r>
      <w:r w:rsidRPr="002D1E6F">
        <w:t xml:space="preserve"> and </w:t>
      </w:r>
      <w:r w:rsidR="00C954BD" w:rsidRPr="002D1E6F">
        <w:t>numberS</w:t>
      </w:r>
      <w:r w:rsidRPr="002D1E6F">
        <w:t xml:space="preserve">ampled if random sampling; inclusion probabilities in the case of sampling with unequal probability). </w:t>
      </w:r>
    </w:p>
    <w:p w14:paraId="48F68CE0" w14:textId="77777777" w:rsidR="001C1345" w:rsidRPr="002D1E6F" w:rsidRDefault="001C1345" w:rsidP="00927FBB"/>
    <w:p w14:paraId="40599CE0" w14:textId="3E8256FF" w:rsidR="00927FBB" w:rsidRPr="002D1E6F" w:rsidRDefault="00927FBB" w:rsidP="00927FBB">
      <w:pPr>
        <w:pStyle w:val="Heading2"/>
      </w:pPr>
      <w:bookmarkStart w:id="26" w:name="_Toc56083417"/>
      <w:r w:rsidRPr="002D1E6F">
        <w:t>Catch category</w:t>
      </w:r>
      <w:bookmarkEnd w:id="26"/>
    </w:p>
    <w:p w14:paraId="6F224442" w14:textId="29585AEC" w:rsidR="00927FBB" w:rsidRPr="002D1E6F" w:rsidRDefault="00927FBB" w:rsidP="00927FBB">
      <w:r w:rsidRPr="002D1E6F">
        <w:t>The Catch category is categorising the catch. But since the e.g. sea sampling is done before a catch is landed</w:t>
      </w:r>
      <w:r w:rsidR="001C1345" w:rsidRPr="002D1E6F">
        <w:t>,</w:t>
      </w:r>
      <w:r w:rsidRPr="002D1E6F">
        <w:t xml:space="preserve"> not all the catch categories are the same for sampling data and landing data. The common categories are:</w:t>
      </w:r>
    </w:p>
    <w:p w14:paraId="10A17BB6" w14:textId="62DD21F9" w:rsidR="00927FBB" w:rsidRPr="002D1E6F" w:rsidRDefault="00927FBB" w:rsidP="00927FBB">
      <w:pPr>
        <w:ind w:firstLine="720"/>
      </w:pPr>
      <w:r w:rsidRPr="002D1E6F">
        <w:t>Catch categories</w:t>
      </w:r>
      <w:r w:rsidR="00141FE2" w:rsidRPr="002D1E6F">
        <w:t xml:space="preserve"> for both sampling data and landing data</w:t>
      </w:r>
      <w:r w:rsidRPr="002D1E6F">
        <w:t xml:space="preserve">: </w:t>
      </w:r>
    </w:p>
    <w:p w14:paraId="1E139F9B" w14:textId="77777777" w:rsidR="00927FBB" w:rsidRPr="002D1E6F" w:rsidRDefault="00927FBB" w:rsidP="00927FBB">
      <w:pPr>
        <w:pStyle w:val="ListParagraph"/>
        <w:numPr>
          <w:ilvl w:val="1"/>
          <w:numId w:val="4"/>
        </w:numPr>
      </w:pPr>
      <w:r w:rsidRPr="002D1E6F">
        <w:t>‘Lan’ – Landing</w:t>
      </w:r>
    </w:p>
    <w:p w14:paraId="71DEB068" w14:textId="77777777" w:rsidR="00927FBB" w:rsidRPr="002D1E6F" w:rsidRDefault="00927FBB" w:rsidP="00927FBB">
      <w:pPr>
        <w:pStyle w:val="ListParagraph"/>
        <w:numPr>
          <w:ilvl w:val="1"/>
          <w:numId w:val="4"/>
        </w:numPr>
      </w:pPr>
      <w:r w:rsidRPr="002D1E6F">
        <w:t>‘BMS’ – Below Minimum reference Size</w:t>
      </w:r>
    </w:p>
    <w:p w14:paraId="07228158" w14:textId="6FC5920E" w:rsidR="00927FBB" w:rsidRPr="002D1E6F" w:rsidRDefault="00927FBB" w:rsidP="00927FBB">
      <w:r w:rsidRPr="002D1E6F">
        <w:tab/>
        <w:t>Sampl</w:t>
      </w:r>
      <w:r w:rsidR="00141FE2" w:rsidRPr="002D1E6F">
        <w:t>e (SA)</w:t>
      </w:r>
      <w:r w:rsidRPr="002D1E6F">
        <w:t xml:space="preserve"> additional Catch categories:</w:t>
      </w:r>
    </w:p>
    <w:p w14:paraId="51C8AE50" w14:textId="77777777" w:rsidR="00927FBB" w:rsidRPr="002D1E6F" w:rsidRDefault="00927FBB" w:rsidP="00927FBB">
      <w:pPr>
        <w:pStyle w:val="ListParagraph"/>
        <w:numPr>
          <w:ilvl w:val="1"/>
          <w:numId w:val="4"/>
        </w:numPr>
      </w:pPr>
      <w:r w:rsidRPr="002D1E6F">
        <w:t>‘Dis’ – Discard</w:t>
      </w:r>
    </w:p>
    <w:p w14:paraId="1AD40663" w14:textId="77777777" w:rsidR="00927FBB" w:rsidRPr="002D1E6F" w:rsidRDefault="00927FBB" w:rsidP="00927FBB">
      <w:pPr>
        <w:pStyle w:val="ListParagraph"/>
        <w:numPr>
          <w:ilvl w:val="1"/>
          <w:numId w:val="4"/>
        </w:numPr>
      </w:pPr>
      <w:r w:rsidRPr="002D1E6F">
        <w:t>‘Catch’ – Catch (landing, BMS and discard not split)</w:t>
      </w:r>
    </w:p>
    <w:p w14:paraId="5305B6D7" w14:textId="3570D677" w:rsidR="00927FBB" w:rsidRPr="002D1E6F" w:rsidRDefault="00927FBB" w:rsidP="00927FBB">
      <w:r w:rsidRPr="002D1E6F">
        <w:lastRenderedPageBreak/>
        <w:tab/>
        <w:t xml:space="preserve">Landing </w:t>
      </w:r>
      <w:r w:rsidR="00141FE2" w:rsidRPr="002D1E6F">
        <w:t xml:space="preserve">(CL) </w:t>
      </w:r>
      <w:r w:rsidRPr="002D1E6F">
        <w:t>additional Catch categories:</w:t>
      </w:r>
    </w:p>
    <w:p w14:paraId="1D443CC2" w14:textId="77777777" w:rsidR="00927FBB" w:rsidRPr="002D1E6F" w:rsidRDefault="00927FBB" w:rsidP="00927FBB">
      <w:pPr>
        <w:pStyle w:val="ListParagraph"/>
        <w:numPr>
          <w:ilvl w:val="1"/>
          <w:numId w:val="4"/>
        </w:numPr>
      </w:pPr>
      <w:r w:rsidRPr="002D1E6F">
        <w:t>‘RegDis’ – Logbook Registered Discard</w:t>
      </w:r>
    </w:p>
    <w:p w14:paraId="5DDBB278" w14:textId="77777777" w:rsidR="00927FBB" w:rsidRPr="002D1E6F" w:rsidRDefault="00927FBB" w:rsidP="00927FBB"/>
    <w:p w14:paraId="505A972F" w14:textId="77777777" w:rsidR="00927FBB" w:rsidRPr="002D1E6F" w:rsidRDefault="00927FBB" w:rsidP="00927FBB">
      <w:r w:rsidRPr="002D1E6F">
        <w:t>The following is an explanation of the catch categories:</w:t>
      </w:r>
    </w:p>
    <w:p w14:paraId="3E66CE00" w14:textId="4968EE3F" w:rsidR="00927FBB" w:rsidRPr="002D1E6F" w:rsidRDefault="00927FBB" w:rsidP="00927FBB">
      <w:r w:rsidRPr="002D1E6F">
        <w:rPr>
          <w:b/>
        </w:rPr>
        <w:t>Landing, ‘L</w:t>
      </w:r>
      <w:r w:rsidR="003C321A" w:rsidRPr="002D1E6F">
        <w:rPr>
          <w:b/>
        </w:rPr>
        <w:t>an</w:t>
      </w:r>
      <w:r w:rsidRPr="002D1E6F">
        <w:rPr>
          <w:b/>
        </w:rPr>
        <w:t>’</w:t>
      </w:r>
    </w:p>
    <w:p w14:paraId="08F9AD5F" w14:textId="2CAC2EB4" w:rsidR="00927FBB" w:rsidRPr="002D1E6F" w:rsidRDefault="00927FBB" w:rsidP="00927FBB">
      <w:r w:rsidRPr="002D1E6F">
        <w:t>The ‘Landing’ Catch category will cover the scientific estimates of landing</w:t>
      </w:r>
      <w:r w:rsidR="0087015B" w:rsidRPr="002D1E6F">
        <w:t xml:space="preserve">, which are </w:t>
      </w:r>
      <w:r w:rsidR="0087015B" w:rsidRPr="002D1E6F">
        <w:rPr>
          <w:rFonts w:ascii="Calibri" w:hAnsi="Calibri"/>
          <w:color w:val="000000"/>
        </w:rPr>
        <w:t>categorised as above minimum size</w:t>
      </w:r>
      <w:r w:rsidRPr="002D1E6F">
        <w:t>.</w:t>
      </w:r>
      <w:r w:rsidRPr="002D1E6F" w:rsidDel="00FB4E15">
        <w:t xml:space="preserve"> </w:t>
      </w:r>
      <w:r w:rsidRPr="002D1E6F">
        <w:t>Landings does not include BMS.</w:t>
      </w:r>
    </w:p>
    <w:p w14:paraId="6D7CC10B" w14:textId="137EA040" w:rsidR="00927FBB" w:rsidRPr="002D1E6F" w:rsidRDefault="00927FBB" w:rsidP="00927FBB">
      <w:r w:rsidRPr="002D1E6F">
        <w:rPr>
          <w:b/>
        </w:rPr>
        <w:t>BMS Landing, ‘B</w:t>
      </w:r>
      <w:r w:rsidR="003C321A" w:rsidRPr="002D1E6F">
        <w:rPr>
          <w:b/>
        </w:rPr>
        <w:t>MS</w:t>
      </w:r>
      <w:r w:rsidRPr="002D1E6F">
        <w:rPr>
          <w:b/>
        </w:rPr>
        <w:t>’</w:t>
      </w:r>
    </w:p>
    <w:p w14:paraId="6606B14A" w14:textId="77777777" w:rsidR="00927FBB" w:rsidRPr="002D1E6F" w:rsidRDefault="00927FBB" w:rsidP="00927FBB">
      <w:r w:rsidRPr="002D1E6F">
        <w:t>Relevant to stocks under landing obligations. The BMS landings consist of fish and crustaceans Below Minimum Size, as registered in the logbook or as estimated by fishery observers.</w:t>
      </w:r>
    </w:p>
    <w:p w14:paraId="29CC4C1C" w14:textId="77777777" w:rsidR="00927FBB" w:rsidRPr="002D1E6F" w:rsidRDefault="00927FBB" w:rsidP="00927FBB">
      <w:r w:rsidRPr="002D1E6F">
        <w:t>If it is possible to separate BMS and discards fractions when sampling from e.g. at sea observer programme, then the BMS estimate should be included. If it’s not possible to separate discard and BMS fractions, then everything will be seen as discard.</w:t>
      </w:r>
    </w:p>
    <w:p w14:paraId="1D909B0D" w14:textId="01949E49" w:rsidR="00927FBB" w:rsidRPr="002D1E6F" w:rsidRDefault="00927FBB" w:rsidP="00927FBB">
      <w:r w:rsidRPr="002D1E6F">
        <w:rPr>
          <w:b/>
        </w:rPr>
        <w:t>Discard, ‘D</w:t>
      </w:r>
      <w:r w:rsidR="003C321A" w:rsidRPr="002D1E6F">
        <w:rPr>
          <w:b/>
        </w:rPr>
        <w:t>is</w:t>
      </w:r>
      <w:r w:rsidRPr="002D1E6F">
        <w:rPr>
          <w:b/>
        </w:rPr>
        <w:t>’</w:t>
      </w:r>
    </w:p>
    <w:p w14:paraId="4F990322" w14:textId="38BCA001" w:rsidR="00927FBB" w:rsidRPr="002D1E6F" w:rsidRDefault="00927FBB" w:rsidP="00927FBB">
      <w:r w:rsidRPr="002D1E6F">
        <w:t xml:space="preserve">The ‘Discard’ Catch category will cover the discard fraction based on fishery observer estimations. This category is the part of the catch, which is thrown overboard into the sea. </w:t>
      </w:r>
    </w:p>
    <w:p w14:paraId="3C1A1F25" w14:textId="1BBF0024" w:rsidR="00927FBB" w:rsidRPr="002D1E6F" w:rsidRDefault="00927FBB" w:rsidP="00927FBB">
      <w:r w:rsidRPr="002D1E6F">
        <w:t>Data for this fraction should be reported even when discard values are low. Discard estimations for pelagic species based on demersal observer programs should also be reported. This is especially important for some small pelagic stocks.</w:t>
      </w:r>
    </w:p>
    <w:p w14:paraId="0975231F" w14:textId="07BEA2B0" w:rsidR="003C321A" w:rsidRPr="002D1E6F" w:rsidRDefault="003C321A" w:rsidP="00927FBB">
      <w:pPr>
        <w:rPr>
          <w:b/>
        </w:rPr>
      </w:pPr>
      <w:r w:rsidRPr="002D1E6F">
        <w:rPr>
          <w:b/>
        </w:rPr>
        <w:t>Catch, ‘Catch’</w:t>
      </w:r>
    </w:p>
    <w:p w14:paraId="3773E087" w14:textId="738697AF" w:rsidR="003C321A" w:rsidRPr="002D1E6F" w:rsidRDefault="00813592" w:rsidP="00927FBB">
      <w:r w:rsidRPr="002D1E6F">
        <w:t>When landing, BMS and discard are not split, it is possible to use the Catch category ‘Catch’ for the combined catch.</w:t>
      </w:r>
    </w:p>
    <w:p w14:paraId="2F8224C4" w14:textId="23706C20" w:rsidR="003C321A" w:rsidRPr="002D1E6F" w:rsidRDefault="003C321A" w:rsidP="00927FBB">
      <w:pPr>
        <w:rPr>
          <w:b/>
        </w:rPr>
      </w:pPr>
      <w:r w:rsidRPr="002D1E6F">
        <w:rPr>
          <w:b/>
        </w:rPr>
        <w:t>Logbook Registered Discard, ‘RegDis’</w:t>
      </w:r>
    </w:p>
    <w:p w14:paraId="5E600BA6" w14:textId="77777777" w:rsidR="00A84614" w:rsidRPr="002D1E6F" w:rsidRDefault="00A84614" w:rsidP="00A84614">
      <w:r w:rsidRPr="002D1E6F">
        <w:t>This component corresponds to discards which are registered in the logbook.</w:t>
      </w:r>
    </w:p>
    <w:p w14:paraId="5129A894" w14:textId="77777777" w:rsidR="00927FBB" w:rsidRPr="002D1E6F" w:rsidRDefault="00927FBB" w:rsidP="00927FBB"/>
    <w:p w14:paraId="46352350" w14:textId="44E06234" w:rsidR="00927FBB" w:rsidRPr="002D1E6F" w:rsidRDefault="00927FBB" w:rsidP="00927FBB">
      <w:pPr>
        <w:pStyle w:val="Heading3"/>
      </w:pPr>
      <w:bookmarkStart w:id="27" w:name="_Toc56083418"/>
      <w:r w:rsidRPr="002D1E6F">
        <w:t>Catch categories</w:t>
      </w:r>
      <w:r w:rsidR="00141FE2" w:rsidRPr="002D1E6F">
        <w:t xml:space="preserve"> – under Sample SA</w:t>
      </w:r>
      <w:bookmarkEnd w:id="27"/>
    </w:p>
    <w:p w14:paraId="7F987CF7" w14:textId="09F5789C" w:rsidR="00927FBB" w:rsidRPr="002D1E6F" w:rsidRDefault="00927FBB" w:rsidP="00927FBB">
      <w:r w:rsidRPr="002D1E6F">
        <w:t xml:space="preserve">Sampling Catch categories are shown below. A sample of the catch can </w:t>
      </w:r>
      <w:r w:rsidR="00813592" w:rsidRPr="002D1E6F">
        <w:t xml:space="preserve">potentially </w:t>
      </w:r>
      <w:r w:rsidRPr="002D1E6F">
        <w:t>be split in the following Catch categories</w:t>
      </w:r>
      <w:r w:rsidR="001B0738" w:rsidRPr="002D1E6F">
        <w:t>;</w:t>
      </w:r>
      <w:r w:rsidRPr="002D1E6F">
        <w:t xml:space="preserve"> </w:t>
      </w:r>
      <w:r w:rsidR="00813592" w:rsidRPr="002D1E6F">
        <w:t xml:space="preserve">Landing, BMS and Discard </w:t>
      </w:r>
      <w:r w:rsidR="001B0738" w:rsidRPr="002D1E6F">
        <w:t xml:space="preserve">should </w:t>
      </w:r>
      <w:r w:rsidRPr="002D1E6F">
        <w:t xml:space="preserve">be sum to the total </w:t>
      </w:r>
      <w:r w:rsidR="001B0738" w:rsidRPr="002D1E6F">
        <w:t xml:space="preserve">catch </w:t>
      </w:r>
      <w:r w:rsidRPr="002D1E6F">
        <w:t>and should therefor</w:t>
      </w:r>
      <w:r w:rsidR="00813592" w:rsidRPr="002D1E6F">
        <w:t>e</w:t>
      </w:r>
      <w:r w:rsidRPr="002D1E6F">
        <w:t xml:space="preserve"> not be overlapping. </w:t>
      </w:r>
    </w:p>
    <w:p w14:paraId="17FF05D2" w14:textId="67DA640F" w:rsidR="00927FBB" w:rsidRPr="002D1E6F" w:rsidRDefault="00927FBB" w:rsidP="00927FBB">
      <w:r w:rsidRPr="002D1E6F">
        <w:t>If a catch does not contain a BMS landing part, then the BMS catch category should be ignored.</w:t>
      </w:r>
    </w:p>
    <w:p w14:paraId="04B394E8" w14:textId="77777777" w:rsidR="00927FBB" w:rsidRPr="002D1E6F" w:rsidRDefault="00927FBB" w:rsidP="00927FBB">
      <w:pPr>
        <w:rPr>
          <w:b/>
        </w:rPr>
      </w:pPr>
      <w:r w:rsidRPr="002D1E6F">
        <w:rPr>
          <w:b/>
        </w:rPr>
        <w:t>Sampling of catch can be split in the following Catch categories.</w:t>
      </w:r>
    </w:p>
    <w:p w14:paraId="78644319" w14:textId="77777777" w:rsidR="00927FBB" w:rsidRPr="002D1E6F" w:rsidRDefault="00927FBB" w:rsidP="00927FBB">
      <w:r w:rsidRPr="002D1E6F">
        <w:rPr>
          <w:noProof/>
          <w:sz w:val="24"/>
          <w:szCs w:val="24"/>
          <w:lang w:val="en-US"/>
        </w:rPr>
        <mc:AlternateContent>
          <mc:Choice Requires="wps">
            <w:drawing>
              <wp:anchor distT="0" distB="0" distL="114300" distR="114300" simplePos="0" relativeHeight="251666432" behindDoc="0" locked="0" layoutInCell="1" allowOverlap="1" wp14:anchorId="0422E388" wp14:editId="497F8896">
                <wp:simplePos x="0" y="0"/>
                <wp:positionH relativeFrom="column">
                  <wp:posOffset>2150110</wp:posOffset>
                </wp:positionH>
                <wp:positionV relativeFrom="paragraph">
                  <wp:posOffset>139700</wp:posOffset>
                </wp:positionV>
                <wp:extent cx="1390650" cy="542925"/>
                <wp:effectExtent l="0" t="0" r="19050" b="28575"/>
                <wp:wrapNone/>
                <wp:docPr id="162" name="Rektangel med rundade hörn 1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90650" cy="542925"/>
                        </a:xfrm>
                        <a:prstGeom prst="roundRect">
                          <a:avLst>
                            <a:gd name="adj" fmla="val 16667"/>
                          </a:avLst>
                        </a:prstGeom>
                        <a:solidFill>
                          <a:srgbClr val="FFFFFF"/>
                        </a:solidFill>
                        <a:ln w="25400">
                          <a:solidFill>
                            <a:srgbClr val="4F81BD"/>
                          </a:solidFill>
                          <a:round/>
                          <a:headEnd/>
                          <a:tailEnd/>
                        </a:ln>
                      </wps:spPr>
                      <wps:txbx>
                        <w:txbxContent>
                          <w:p w14:paraId="1CFFD2B4" w14:textId="77777777" w:rsidR="004D7E68" w:rsidRPr="005F30A5" w:rsidRDefault="004D7E68" w:rsidP="00927FBB">
                            <w:pPr>
                              <w:jc w:val="center"/>
                              <w:rPr>
                                <w:b/>
                              </w:rPr>
                            </w:pPr>
                            <w:r>
                              <w:rPr>
                                <w:rFonts w:ascii="Calibri" w:hAnsi="Calibri"/>
                                <w:b/>
                                <w:color w:val="000000"/>
                              </w:rPr>
                              <w:t>Sampling of a c</w:t>
                            </w:r>
                            <w:r w:rsidRPr="005F30A5">
                              <w:rPr>
                                <w:rFonts w:ascii="Calibri" w:hAnsi="Calibri"/>
                                <w:b/>
                                <w:color w:val="000000"/>
                              </w:rPr>
                              <w:t>atch</w:t>
                            </w:r>
                            <w:r>
                              <w:rPr>
                                <w:rFonts w:ascii="Calibri" w:hAnsi="Calibri"/>
                                <w:b/>
                                <w:color w:val="000000"/>
                              </w:rPr>
                              <w:t xml:space="preserve"> can be split in </w:t>
                            </w:r>
                          </w:p>
                        </w:txbxContent>
                      </wps:txbx>
                      <wps:bodyPr rot="0" vert="horz" wrap="square" lIns="91440" tIns="45720" rIns="91440" bIns="45720" anchor="ctr" anchorCtr="0">
                        <a:noAutofit/>
                      </wps:bodyPr>
                    </wps:wsp>
                  </a:graphicData>
                </a:graphic>
                <wp14:sizeRelH relativeFrom="page">
                  <wp14:pctWidth>0</wp14:pctWidth>
                </wp14:sizeRelH>
                <wp14:sizeRelV relativeFrom="page">
                  <wp14:pctHeight>0</wp14:pctHeight>
                </wp14:sizeRelV>
              </wp:anchor>
            </w:drawing>
          </mc:Choice>
          <mc:Fallback>
            <w:pict>
              <v:roundrect w14:anchorId="0422E388" id="Rektangel med rundade hörn 162" o:spid="_x0000_s1026" style="position:absolute;margin-left:169.3pt;margin-top:11pt;width:109.5pt;height:42.7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" strokecolor="#4f81bd" strokeweight="2pt">
                <v:textbox>
                  <w:txbxContent>
                    <w:p w14:paraId="1CFFD2B4" w14:textId="77777777" w:rsidR="004D7E68" w:rsidRPr="005F30A5" w:rsidRDefault="004D7E68" w:rsidP="00927FBB">
                      <w:pPr>
                        <w:jc w:val="center"/>
                        <w:rPr>
                          <w:b/>
                        </w:rPr>
                      </w:pPr>
                      <w:r>
                        <w:rPr>
                          <w:rFonts w:ascii="Calibri" w:hAnsi="Calibri"/>
                          <w:b/>
                          <w:color w:val="000000"/>
                        </w:rPr>
                        <w:t>Sampling of a c</w:t>
                      </w:r>
                      <w:r w:rsidRPr="005F30A5">
                        <w:rPr>
                          <w:rFonts w:ascii="Calibri" w:hAnsi="Calibri"/>
                          <w:b/>
                          <w:color w:val="000000"/>
                        </w:rPr>
                        <w:t>atch</w:t>
                      </w:r>
                      <w:r>
                        <w:rPr>
                          <w:rFonts w:ascii="Calibri" w:hAnsi="Calibri"/>
                          <w:b/>
                          <w:color w:val="000000"/>
                        </w:rPr>
                        <w:t xml:space="preserve"> can be split in </w:t>
                      </w:r>
                    </w:p>
                  </w:txbxContent>
                </v:textbox>
              </v:roundrect>
            </w:pict>
          </mc:Fallback>
        </mc:AlternateContent>
      </w:r>
    </w:p>
    <w:p w14:paraId="396F067A" w14:textId="77777777" w:rsidR="00927FBB" w:rsidRPr="002D1E6F" w:rsidRDefault="00927FBB" w:rsidP="00927FBB"/>
    <w:p w14:paraId="73583B7A" w14:textId="77777777" w:rsidR="00927FBB" w:rsidRPr="002D1E6F" w:rsidRDefault="00927FBB" w:rsidP="00927FBB">
      <w:r w:rsidRPr="002D1E6F">
        <w:rPr>
          <w:noProof/>
          <w:sz w:val="24"/>
          <w:szCs w:val="24"/>
          <w:lang w:val="en-US"/>
        </w:rPr>
        <mc:AlternateContent>
          <mc:Choice Requires="wps">
            <w:drawing>
              <wp:anchor distT="0" distB="0" distL="114300" distR="114300" simplePos="0" relativeHeight="251665408" behindDoc="0" locked="0" layoutInCell="1" allowOverlap="1" wp14:anchorId="3CA7B477" wp14:editId="08C30822">
                <wp:simplePos x="0" y="0"/>
                <wp:positionH relativeFrom="column">
                  <wp:posOffset>3394710</wp:posOffset>
                </wp:positionH>
                <wp:positionV relativeFrom="paragraph">
                  <wp:posOffset>67945</wp:posOffset>
                </wp:positionV>
                <wp:extent cx="1695450" cy="285750"/>
                <wp:effectExtent l="0" t="0" r="76200" b="95250"/>
                <wp:wrapNone/>
                <wp:docPr id="163" name="Rak pil 1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95450" cy="285750"/>
                        </a:xfrm>
                        <a:prstGeom prst="straightConnector1">
                          <a:avLst/>
                        </a:prstGeom>
                        <a:noFill/>
                        <a:ln w="9525">
                          <a:solidFill>
                            <a:srgbClr val="4A7EBB"/>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shapetype w14:anchorId="2BF044FB" id="_x0000_t32" coordsize="21600,21600" o:spt="32" o:oned="t" path="m,l21600,21600e" filled="f">
                <v:path arrowok="t" fillok="f" o:connecttype="none"/>
                <o:lock v:ext="edit" shapetype="t"/>
              </v:shapetype>
              <v:shape id="Rak pil 163" o:spid="_x0000_s1026" type="#_x0000_t32" style="position:absolute;margin-left:267.3pt;margin-top:5.35pt;width:133.5pt;height:2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" strokecolor="#4a7ebb">
                <v:stroke endarrow="open"/>
              </v:shape>
            </w:pict>
          </mc:Fallback>
        </mc:AlternateContent>
      </w:r>
      <w:r w:rsidRPr="002D1E6F">
        <w:rPr>
          <w:noProof/>
          <w:sz w:val="24"/>
          <w:szCs w:val="24"/>
          <w:lang w:val="en-US"/>
        </w:rPr>
        <mc:AlternateContent>
          <mc:Choice Requires="wps">
            <w:drawing>
              <wp:anchor distT="0" distB="0" distL="114300" distR="114300" simplePos="0" relativeHeight="251667456" behindDoc="0" locked="0" layoutInCell="1" allowOverlap="1" wp14:anchorId="3D1BBE18" wp14:editId="6C586BF8">
                <wp:simplePos x="0" y="0"/>
                <wp:positionH relativeFrom="column">
                  <wp:posOffset>3251835</wp:posOffset>
                </wp:positionH>
                <wp:positionV relativeFrom="paragraph">
                  <wp:posOffset>112395</wp:posOffset>
                </wp:positionV>
                <wp:extent cx="476250" cy="285750"/>
                <wp:effectExtent l="0" t="0" r="76200" b="57150"/>
                <wp:wrapNone/>
                <wp:docPr id="161" name="Rak pil 1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76250" cy="285750"/>
                        </a:xfrm>
                        <a:prstGeom prst="straightConnector1">
                          <a:avLst/>
                        </a:prstGeom>
                        <a:noFill/>
                        <a:ln w="9525">
                          <a:solidFill>
                            <a:srgbClr val="4A7EBB"/>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shape w14:anchorId="2283DB5F" id="Rak pil 161" o:spid="_x0000_s1026" type="#_x0000_t32" style="position:absolute;margin-left:256.05pt;margin-top:8.85pt;width:37.5pt;height:2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" strokecolor="#4a7ebb">
                <v:stroke endarrow="open"/>
              </v:shape>
            </w:pict>
          </mc:Fallback>
        </mc:AlternateContent>
      </w:r>
      <w:r w:rsidRPr="002D1E6F">
        <w:rPr>
          <w:noProof/>
          <w:sz w:val="24"/>
          <w:szCs w:val="24"/>
          <w:lang w:val="en-US"/>
        </w:rPr>
        <mc:AlternateContent>
          <mc:Choice Requires="wps">
            <w:drawing>
              <wp:anchor distT="0" distB="0" distL="114300" distR="114300" simplePos="0" relativeHeight="251668480" behindDoc="0" locked="0" layoutInCell="1" allowOverlap="1" wp14:anchorId="1732ED5A" wp14:editId="17C84AAC">
                <wp:simplePos x="0" y="0"/>
                <wp:positionH relativeFrom="column">
                  <wp:posOffset>2308860</wp:posOffset>
                </wp:positionH>
                <wp:positionV relativeFrom="paragraph">
                  <wp:posOffset>106045</wp:posOffset>
                </wp:positionV>
                <wp:extent cx="304800" cy="266700"/>
                <wp:effectExtent l="38100" t="0" r="19050" b="57150"/>
                <wp:wrapNone/>
                <wp:docPr id="160" name="Rak pil 1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04800" cy="266700"/>
                        </a:xfrm>
                        <a:prstGeom prst="straightConnector1">
                          <a:avLst/>
                        </a:prstGeom>
                        <a:noFill/>
                        <a:ln w="9525">
                          <a:solidFill>
                            <a:srgbClr val="4A7EBB"/>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shape w14:anchorId="1CD6BE5F" id="Rak pil 160" o:spid="_x0000_s1026" type="#_x0000_t32" style="position:absolute;margin-left:181.8pt;margin-top:8.35pt;width:24pt;height:21pt;flip:x;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" strokecolor="#4a7ebb">
                <v:stroke endarrow="open"/>
              </v:shape>
            </w:pict>
          </mc:Fallback>
        </mc:AlternateContent>
      </w:r>
      <w:r w:rsidRPr="002D1E6F">
        <w:rPr>
          <w:noProof/>
          <w:sz w:val="24"/>
          <w:szCs w:val="24"/>
          <w:lang w:val="en-US"/>
        </w:rPr>
        <mc:AlternateContent>
          <mc:Choice Requires="wps">
            <w:drawing>
              <wp:anchor distT="0" distB="0" distL="114300" distR="114300" simplePos="0" relativeHeight="251664384" behindDoc="0" locked="0" layoutInCell="1" allowOverlap="1" wp14:anchorId="79E56C11" wp14:editId="716FC23B">
                <wp:simplePos x="0" y="0"/>
                <wp:positionH relativeFrom="column">
                  <wp:posOffset>794384</wp:posOffset>
                </wp:positionH>
                <wp:positionV relativeFrom="paragraph">
                  <wp:posOffset>48894</wp:posOffset>
                </wp:positionV>
                <wp:extent cx="1438275" cy="352425"/>
                <wp:effectExtent l="38100" t="0" r="28575" b="85725"/>
                <wp:wrapNone/>
                <wp:docPr id="166" name="Rak pil 1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438275" cy="352425"/>
                        </a:xfrm>
                        <a:prstGeom prst="straightConnector1">
                          <a:avLst/>
                        </a:prstGeom>
                        <a:noFill/>
                        <a:ln w="9525">
                          <a:solidFill>
                            <a:srgbClr val="4A7EBB"/>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shape w14:anchorId="3971D149" id="Rak pil 166" o:spid="_x0000_s1026" type="#_x0000_t32" style="position:absolute;margin-left:62.55pt;margin-top:3.85pt;width:113.25pt;height:27.75pt;flip:x;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" strokecolor="#4a7ebb">
                <v:stroke endarrow="open"/>
              </v:shape>
            </w:pict>
          </mc:Fallback>
        </mc:AlternateContent>
      </w:r>
    </w:p>
    <w:p w14:paraId="1AEEAA43" w14:textId="2D92AAD8" w:rsidR="00927FBB" w:rsidRPr="002D1E6F" w:rsidRDefault="0046351C" w:rsidP="00927FBB">
      <w:r w:rsidRPr="002D1E6F">
        <w:rPr>
          <w:noProof/>
          <w:sz w:val="24"/>
          <w:szCs w:val="24"/>
          <w:lang w:val="en-US"/>
        </w:rPr>
        <mc:AlternateContent>
          <mc:Choice Requires="wps">
            <w:drawing>
              <wp:anchor distT="0" distB="0" distL="114300" distR="114300" simplePos="0" relativeHeight="251660288" behindDoc="0" locked="0" layoutInCell="1" allowOverlap="1" wp14:anchorId="25197A83" wp14:editId="778AD513">
                <wp:simplePos x="0" y="0"/>
                <wp:positionH relativeFrom="column">
                  <wp:posOffset>201295</wp:posOffset>
                </wp:positionH>
                <wp:positionV relativeFrom="paragraph">
                  <wp:posOffset>109855</wp:posOffset>
                </wp:positionV>
                <wp:extent cx="1395350" cy="1235034"/>
                <wp:effectExtent l="0" t="0" r="14605" b="22860"/>
                <wp:wrapNone/>
                <wp:docPr id="190" name="Rektangel med rundade hörn 1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95350" cy="1235034"/>
                        </a:xfrm>
                        <a:prstGeom prst="roundRect">
                          <a:avLst>
                            <a:gd name="adj" fmla="val 16667"/>
                          </a:avLst>
                        </a:prstGeom>
                        <a:solidFill>
                          <a:srgbClr val="FFFFFF"/>
                        </a:solidFill>
                        <a:ln w="25400">
                          <a:solidFill>
                            <a:srgbClr val="4F81BD"/>
                          </a:solidFill>
                          <a:round/>
                          <a:headEnd/>
                          <a:tailEnd/>
                        </a:ln>
                      </wps:spPr>
                      <wps:txbx>
                        <w:txbxContent>
                          <w:p w14:paraId="09A98DE4" w14:textId="77777777" w:rsidR="004D7E68" w:rsidRPr="00BB5E14" w:rsidRDefault="004D7E68" w:rsidP="00927FBB">
                            <w:pPr>
                              <w:rPr>
                                <w:rFonts w:ascii="Calibri" w:hAnsi="Calibri"/>
                                <w:b/>
                                <w:color w:val="000000"/>
                              </w:rPr>
                            </w:pPr>
                            <w:r w:rsidRPr="00BB5E14">
                              <w:rPr>
                                <w:rFonts w:ascii="Calibri" w:hAnsi="Calibri"/>
                                <w:b/>
                                <w:color w:val="000000"/>
                              </w:rPr>
                              <w:t>Landing</w:t>
                            </w:r>
                          </w:p>
                          <w:p w14:paraId="48B506AB" w14:textId="479E602B" w:rsidR="004D7E68" w:rsidRDefault="004D7E68" w:rsidP="00927FBB">
                            <w:r>
                              <w:rPr>
                                <w:rFonts w:ascii="Calibri" w:hAnsi="Calibri"/>
                                <w:color w:val="000000"/>
                              </w:rPr>
                              <w:t xml:space="preserve">Landed catch categorised as above minimum size </w:t>
                            </w:r>
                          </w:p>
                        </w:txbxContent>
                      </wps:txbx>
                      <wps:bodyPr rot="0" vert="horz" wrap="square" lIns="91440" tIns="45720" rIns="91440" bIns="45720" anchor="ctr" anchorCtr="0">
                        <a:noAutofit/>
                      </wps:bodyPr>
                    </wps:wsp>
                  </a:graphicData>
                </a:graphic>
                <wp14:sizeRelH relativeFrom="page">
                  <wp14:pctWidth>0</wp14:pctWidth>
                </wp14:sizeRelH>
                <wp14:sizeRelV relativeFrom="page">
                  <wp14:pctHeight>0</wp14:pctHeight>
                </wp14:sizeRelV>
              </wp:anchor>
            </w:drawing>
          </mc:Choice>
          <mc:Fallback>
            <w:pict>
              <v:roundrect w14:anchorId="25197A83" id="Rektangel med rundade hörn 190" o:spid="_x0000_s1027" style="position:absolute;margin-left:15.85pt;margin-top:8.65pt;width:109.85pt;height:97.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" strokecolor="#4f81bd" strokeweight="2pt">
                <v:textbox>
                  <w:txbxContent>
                    <w:p w14:paraId="09A98DE4" w14:textId="77777777" w:rsidR="004D7E68" w:rsidRPr="00BB5E14" w:rsidRDefault="004D7E68" w:rsidP="00927FBB">
                      <w:pPr>
                        <w:rPr>
                          <w:rFonts w:ascii="Calibri" w:hAnsi="Calibri"/>
                          <w:b/>
                          <w:color w:val="000000"/>
                        </w:rPr>
                      </w:pPr>
                      <w:r w:rsidRPr="00BB5E14">
                        <w:rPr>
                          <w:rFonts w:ascii="Calibri" w:hAnsi="Calibri"/>
                          <w:b/>
                          <w:color w:val="000000"/>
                        </w:rPr>
                        <w:t>Landing</w:t>
                      </w:r>
                    </w:p>
                    <w:p w14:paraId="48B506AB" w14:textId="479E602B" w:rsidR="004D7E68" w:rsidRDefault="004D7E68" w:rsidP="00927FBB">
                      <w:r>
                        <w:rPr>
                          <w:rFonts w:ascii="Calibri" w:hAnsi="Calibri"/>
                          <w:color w:val="000000"/>
                        </w:rPr>
                        <w:t xml:space="preserve">Landed catch categorised as above minimum size </w:t>
                      </w:r>
                    </w:p>
                  </w:txbxContent>
                </v:textbox>
              </v:roundrect>
            </w:pict>
          </mc:Fallback>
        </mc:AlternateContent>
      </w:r>
      <w:r w:rsidRPr="002D1E6F">
        <w:rPr>
          <w:noProof/>
          <w:sz w:val="24"/>
          <w:szCs w:val="24"/>
          <w:lang w:val="en-US"/>
        </w:rPr>
        <mc:AlternateContent>
          <mc:Choice Requires="wps">
            <w:drawing>
              <wp:anchor distT="0" distB="0" distL="114300" distR="114300" simplePos="0" relativeHeight="251661312" behindDoc="0" locked="0" layoutInCell="1" allowOverlap="1" wp14:anchorId="3BFD00A1" wp14:editId="7304FE5D">
                <wp:simplePos x="0" y="0"/>
                <wp:positionH relativeFrom="column">
                  <wp:posOffset>1632494</wp:posOffset>
                </wp:positionH>
                <wp:positionV relativeFrom="paragraph">
                  <wp:posOffset>100998</wp:posOffset>
                </wp:positionV>
                <wp:extent cx="1490353" cy="1074716"/>
                <wp:effectExtent l="0" t="0" r="14605" b="11430"/>
                <wp:wrapNone/>
                <wp:docPr id="178" name="Rektangel med rundade hörn 1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90353" cy="1074716"/>
                        </a:xfrm>
                        <a:prstGeom prst="roundRect">
                          <a:avLst>
                            <a:gd name="adj" fmla="val 16667"/>
                          </a:avLst>
                        </a:prstGeom>
                        <a:solidFill>
                          <a:srgbClr val="FFFFFF"/>
                        </a:solidFill>
                        <a:ln w="25400">
                          <a:solidFill>
                            <a:srgbClr val="4F81BD"/>
                          </a:solidFill>
                          <a:round/>
                          <a:headEnd/>
                          <a:tailEnd/>
                        </a:ln>
                      </wps:spPr>
                      <wps:txbx>
                        <w:txbxContent>
                          <w:p w14:paraId="665A9B63" w14:textId="5B1D233E" w:rsidR="004D7E68" w:rsidRDefault="004D7E68" w:rsidP="00927FBB">
                            <w:pPr>
                              <w:rPr>
                                <w:color w:val="000000"/>
                              </w:rPr>
                            </w:pPr>
                            <w:r>
                              <w:rPr>
                                <w:rFonts w:ascii="Calibri" w:hAnsi="Calibri"/>
                                <w:b/>
                                <w:color w:val="000000"/>
                              </w:rPr>
                              <w:t>BMS</w:t>
                            </w:r>
                            <w:r>
                              <w:rPr>
                                <w:rFonts w:ascii="Calibri" w:hAnsi="Calibri"/>
                                <w:color w:val="000000"/>
                              </w:rPr>
                              <w:t xml:space="preserve"> </w:t>
                            </w:r>
                            <w:r w:rsidRPr="0064139C">
                              <w:rPr>
                                <w:rFonts w:ascii="Calibri" w:hAnsi="Calibri"/>
                                <w:b/>
                                <w:color w:val="000000"/>
                              </w:rPr>
                              <w:t>landing</w:t>
                            </w:r>
                            <w:r>
                              <w:rPr>
                                <w:rFonts w:ascii="Calibri" w:hAnsi="Calibri"/>
                                <w:color w:val="000000"/>
                              </w:rPr>
                              <w:t xml:space="preserve"> Landed catch categorised as below minimum size, BMS.</w:t>
                            </w:r>
                          </w:p>
                        </w:txbxContent>
                      </wps:txbx>
                      <wps:bodyPr rot="0" vert="horz" wrap="square" lIns="91440" tIns="45720" rIns="91440" bIns="45720" anchor="ctr" anchorCtr="0">
                        <a:noAutofit/>
                      </wps:bodyPr>
                    </wps:wsp>
                  </a:graphicData>
                </a:graphic>
                <wp14:sizeRelH relativeFrom="page">
                  <wp14:pctWidth>0</wp14:pctWidth>
                </wp14:sizeRelH>
                <wp14:sizeRelV relativeFrom="page">
                  <wp14:pctHeight>0</wp14:pctHeight>
                </wp14:sizeRelV>
              </wp:anchor>
            </w:drawing>
          </mc:Choice>
          <mc:Fallback>
            <w:pict>
              <v:roundrect w14:anchorId="3BFD00A1" id="Rektangel med rundade hörn 178" o:spid="_x0000_s1028" style="position:absolute;margin-left:128.55pt;margin-top:7.95pt;width:117.35pt;height:84.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" strokecolor="#4f81bd" strokeweight="2pt">
                <v:textbox>
                  <w:txbxContent>
                    <w:p w14:paraId="665A9B63" w14:textId="5B1D233E" w:rsidR="004D7E68" w:rsidRDefault="004D7E68" w:rsidP="00927FBB">
                      <w:pPr>
                        <w:rPr>
                          <w:color w:val="000000"/>
                        </w:rPr>
                      </w:pPr>
                      <w:r>
                        <w:rPr>
                          <w:rFonts w:ascii="Calibri" w:hAnsi="Calibri"/>
                          <w:b/>
                          <w:color w:val="000000"/>
                        </w:rPr>
                        <w:t>BMS</w:t>
                      </w:r>
                      <w:r>
                        <w:rPr>
                          <w:rFonts w:ascii="Calibri" w:hAnsi="Calibri"/>
                          <w:color w:val="000000"/>
                        </w:rPr>
                        <w:t xml:space="preserve"> </w:t>
                      </w:r>
                      <w:r w:rsidRPr="0064139C">
                        <w:rPr>
                          <w:rFonts w:ascii="Calibri" w:hAnsi="Calibri"/>
                          <w:b/>
                          <w:color w:val="000000"/>
                        </w:rPr>
                        <w:t>landing</w:t>
                      </w:r>
                      <w:r>
                        <w:rPr>
                          <w:rFonts w:ascii="Calibri" w:hAnsi="Calibri"/>
                          <w:color w:val="000000"/>
                        </w:rPr>
                        <w:t xml:space="preserve"> Landed catch categorised as below minimum size, BMS.</w:t>
                      </w:r>
                    </w:p>
                  </w:txbxContent>
                </v:textbox>
              </v:roundrect>
            </w:pict>
          </mc:Fallback>
        </mc:AlternateContent>
      </w:r>
      <w:r w:rsidRPr="002D1E6F">
        <w:rPr>
          <w:noProof/>
          <w:sz w:val="24"/>
          <w:szCs w:val="24"/>
          <w:lang w:val="en-US"/>
        </w:rPr>
        <mc:AlternateContent>
          <mc:Choice Requires="wps">
            <w:drawing>
              <wp:anchor distT="0" distB="0" distL="114300" distR="114300" simplePos="0" relativeHeight="251663360" behindDoc="0" locked="0" layoutInCell="1" allowOverlap="1" wp14:anchorId="75B286A0" wp14:editId="1D458534">
                <wp:simplePos x="0" y="0"/>
                <wp:positionH relativeFrom="column">
                  <wp:posOffset>3240661</wp:posOffset>
                </wp:positionH>
                <wp:positionV relativeFrom="paragraph">
                  <wp:posOffset>116725</wp:posOffset>
                </wp:positionV>
                <wp:extent cx="952500" cy="1076325"/>
                <wp:effectExtent l="0" t="0" r="19050" b="28575"/>
                <wp:wrapNone/>
                <wp:docPr id="167" name="Rektangel med rundade hörn 1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00" cy="1076325"/>
                        </a:xfrm>
                        <a:prstGeom prst="roundRect">
                          <a:avLst>
                            <a:gd name="adj" fmla="val 16667"/>
                          </a:avLst>
                        </a:prstGeom>
                        <a:solidFill>
                          <a:srgbClr val="FFFFFF"/>
                        </a:solidFill>
                        <a:ln w="25400">
                          <a:solidFill>
                            <a:srgbClr val="4F81BD"/>
                          </a:solidFill>
                          <a:round/>
                          <a:headEnd/>
                          <a:tailEnd/>
                        </a:ln>
                      </wps:spPr>
                      <wps:txbx>
                        <w:txbxContent>
                          <w:p w14:paraId="36009C3C" w14:textId="77777777" w:rsidR="004D7E68" w:rsidRDefault="004D7E68" w:rsidP="00927FBB">
                            <w:pPr>
                              <w:rPr>
                                <w:rFonts w:ascii="Calibri" w:hAnsi="Calibri"/>
                                <w:b/>
                                <w:color w:val="000000"/>
                              </w:rPr>
                            </w:pPr>
                            <w:r>
                              <w:rPr>
                                <w:rFonts w:ascii="Calibri" w:hAnsi="Calibri"/>
                                <w:b/>
                                <w:color w:val="000000"/>
                              </w:rPr>
                              <w:t>Discard</w:t>
                            </w:r>
                            <w:r w:rsidRPr="00BB5E14">
                              <w:rPr>
                                <w:rFonts w:ascii="Calibri" w:hAnsi="Calibri"/>
                                <w:b/>
                                <w:color w:val="000000"/>
                              </w:rPr>
                              <w:t xml:space="preserve">  </w:t>
                            </w:r>
                          </w:p>
                          <w:p w14:paraId="50766A63" w14:textId="77777777" w:rsidR="004D7E68" w:rsidRDefault="004D7E68" w:rsidP="00927FBB">
                            <w:pPr>
                              <w:rPr>
                                <w:rFonts w:ascii="Calibri" w:hAnsi="Calibri"/>
                                <w:color w:val="000000"/>
                              </w:rPr>
                            </w:pPr>
                            <w:r w:rsidRPr="00D4656C">
                              <w:rPr>
                                <w:rFonts w:ascii="Calibri" w:hAnsi="Calibri"/>
                                <w:color w:val="000000"/>
                              </w:rPr>
                              <w:t>Fro</w:t>
                            </w:r>
                            <w:r>
                              <w:rPr>
                                <w:rFonts w:ascii="Calibri" w:hAnsi="Calibri"/>
                                <w:color w:val="000000"/>
                              </w:rPr>
                              <w:t>m sea observers</w:t>
                            </w:r>
                          </w:p>
                          <w:p w14:paraId="69DC3878" w14:textId="77777777" w:rsidR="004D7E68" w:rsidRPr="00D4656C" w:rsidRDefault="004D7E68" w:rsidP="00927FBB">
                            <w:pPr>
                              <w:rPr>
                                <w:rFonts w:ascii="Calibri" w:hAnsi="Calibri"/>
                                <w:color w:val="000000"/>
                              </w:rPr>
                            </w:pPr>
                          </w:p>
                        </w:txbxContent>
                      </wps:txbx>
                      <wps:bodyPr rot="0" vert="horz" wrap="square" lIns="91440" tIns="45720" rIns="91440" bIns="45720" anchor="ctr" anchorCtr="0">
                        <a:noAutofit/>
                      </wps:bodyPr>
                    </wps:wsp>
                  </a:graphicData>
                </a:graphic>
                <wp14:sizeRelH relativeFrom="page">
                  <wp14:pctWidth>0</wp14:pctWidth>
                </wp14:sizeRelH>
                <wp14:sizeRelV relativeFrom="page">
                  <wp14:pctHeight>0</wp14:pctHeight>
                </wp14:sizeRelV>
              </wp:anchor>
            </w:drawing>
          </mc:Choice>
          <mc:Fallback>
            <w:pict>
              <v:roundrect w14:anchorId="75B286A0" id="Rektangel med rundade hörn 167" o:spid="_x0000_s1029" style="position:absolute;margin-left:255.15pt;margin-top:9.2pt;width:75pt;height:84.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" strokecolor="#4f81bd" strokeweight="2pt">
                <v:textbox>
                  <w:txbxContent>
                    <w:p w14:paraId="36009C3C" w14:textId="77777777" w:rsidR="004D7E68" w:rsidRDefault="004D7E68" w:rsidP="00927FBB">
                      <w:pPr>
                        <w:rPr>
                          <w:rFonts w:ascii="Calibri" w:hAnsi="Calibri"/>
                          <w:b/>
                          <w:color w:val="000000"/>
                        </w:rPr>
                      </w:pPr>
                      <w:r>
                        <w:rPr>
                          <w:rFonts w:ascii="Calibri" w:hAnsi="Calibri"/>
                          <w:b/>
                          <w:color w:val="000000"/>
                        </w:rPr>
                        <w:t>Discard</w:t>
                      </w:r>
                      <w:r w:rsidRPr="00BB5E14">
                        <w:rPr>
                          <w:rFonts w:ascii="Calibri" w:hAnsi="Calibri"/>
                          <w:b/>
                          <w:color w:val="000000"/>
                        </w:rPr>
                        <w:t xml:space="preserve">  </w:t>
                      </w:r>
                    </w:p>
                    <w:p w14:paraId="50766A63" w14:textId="77777777" w:rsidR="004D7E68" w:rsidRDefault="004D7E68" w:rsidP="00927FBB">
                      <w:pPr>
                        <w:rPr>
                          <w:rFonts w:ascii="Calibri" w:hAnsi="Calibri"/>
                          <w:color w:val="000000"/>
                        </w:rPr>
                      </w:pPr>
                      <w:r w:rsidRPr="00D4656C">
                        <w:rPr>
                          <w:rFonts w:ascii="Calibri" w:hAnsi="Calibri"/>
                          <w:color w:val="000000"/>
                        </w:rPr>
                        <w:t>Fro</w:t>
                      </w:r>
                      <w:r>
                        <w:rPr>
                          <w:rFonts w:ascii="Calibri" w:hAnsi="Calibri"/>
                          <w:color w:val="000000"/>
                        </w:rPr>
                        <w:t>m sea observers</w:t>
                      </w:r>
                    </w:p>
                    <w:p w14:paraId="69DC3878" w14:textId="77777777" w:rsidR="004D7E68" w:rsidRPr="00D4656C" w:rsidRDefault="004D7E68" w:rsidP="00927FBB">
                      <w:pPr>
                        <w:rPr>
                          <w:rFonts w:ascii="Calibri" w:hAnsi="Calibri"/>
                          <w:color w:val="000000"/>
                        </w:rPr>
                      </w:pPr>
                    </w:p>
                  </w:txbxContent>
                </v:textbox>
              </v:roundrect>
            </w:pict>
          </mc:Fallback>
        </mc:AlternateContent>
      </w:r>
      <w:r w:rsidR="00927FBB" w:rsidRPr="002D1E6F">
        <w:rPr>
          <w:noProof/>
          <w:sz w:val="24"/>
          <w:szCs w:val="24"/>
          <w:lang w:val="en-US"/>
        </w:rPr>
        <mc:AlternateContent>
          <mc:Choice Requires="wps">
            <w:drawing>
              <wp:anchor distT="0" distB="0" distL="114300" distR="114300" simplePos="0" relativeHeight="251662336" behindDoc="0" locked="0" layoutInCell="1" allowOverlap="1" wp14:anchorId="677B4D96" wp14:editId="4C95C06F">
                <wp:simplePos x="0" y="0"/>
                <wp:positionH relativeFrom="column">
                  <wp:posOffset>4508500</wp:posOffset>
                </wp:positionH>
                <wp:positionV relativeFrom="paragraph">
                  <wp:posOffset>93980</wp:posOffset>
                </wp:positionV>
                <wp:extent cx="1403350" cy="1054100"/>
                <wp:effectExtent l="0" t="0" r="25400" b="12700"/>
                <wp:wrapNone/>
                <wp:docPr id="168" name="Rektangel med rundade hörn 1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03350" cy="1054100"/>
                        </a:xfrm>
                        <a:prstGeom prst="roundRect">
                          <a:avLst>
                            <a:gd name="adj" fmla="val 16667"/>
                          </a:avLst>
                        </a:prstGeom>
                        <a:solidFill>
                          <a:srgbClr val="FFFFFF"/>
                        </a:solidFill>
                        <a:ln w="25400">
                          <a:solidFill>
                            <a:srgbClr val="4F81BD"/>
                          </a:solidFill>
                          <a:round/>
                          <a:headEnd/>
                          <a:tailEnd/>
                        </a:ln>
                      </wps:spPr>
                      <wps:txbx>
                        <w:txbxContent>
                          <w:p w14:paraId="2FD1341F" w14:textId="77777777" w:rsidR="004D7E68" w:rsidRDefault="004D7E68" w:rsidP="00927FBB">
                            <w:pPr>
                              <w:rPr>
                                <w:rFonts w:ascii="Calibri" w:hAnsi="Calibri"/>
                                <w:b/>
                                <w:color w:val="000000"/>
                              </w:rPr>
                            </w:pPr>
                            <w:r>
                              <w:rPr>
                                <w:rFonts w:ascii="Calibri" w:hAnsi="Calibri"/>
                                <w:b/>
                                <w:color w:val="000000"/>
                              </w:rPr>
                              <w:t>Catch</w:t>
                            </w:r>
                            <w:r w:rsidRPr="0064139C">
                              <w:rPr>
                                <w:rFonts w:ascii="Calibri" w:hAnsi="Calibri"/>
                                <w:b/>
                                <w:color w:val="000000"/>
                              </w:rPr>
                              <w:t xml:space="preserve"> </w:t>
                            </w:r>
                          </w:p>
                          <w:p w14:paraId="07C945F5" w14:textId="6F456686" w:rsidR="004D7E68" w:rsidRDefault="004D7E68" w:rsidP="00927FBB">
                            <w:pPr>
                              <w:rPr>
                                <w:rFonts w:ascii="Calibri" w:hAnsi="Calibri"/>
                                <w:color w:val="000000"/>
                              </w:rPr>
                            </w:pPr>
                            <w:r>
                              <w:rPr>
                                <w:rFonts w:ascii="Calibri" w:hAnsi="Calibri"/>
                                <w:color w:val="000000"/>
                              </w:rPr>
                              <w:t>Landing, discard and BMS is or cannot be split</w:t>
                            </w:r>
                          </w:p>
                          <w:p w14:paraId="4F8D806D" w14:textId="77777777" w:rsidR="004D7E68" w:rsidRDefault="004D7E68" w:rsidP="00927FBB"/>
                        </w:txbxContent>
                      </wps:txbx>
                      <wps:bodyPr rot="0" vert="horz" wrap="square" lIns="91440" tIns="45720" rIns="91440" bIns="45720" anchor="ctr" anchorCtr="0">
                        <a:noAutofit/>
                      </wps:bodyPr>
                    </wps:wsp>
                  </a:graphicData>
                </a:graphic>
                <wp14:sizeRelH relativeFrom="page">
                  <wp14:pctWidth>0</wp14:pctWidth>
                </wp14:sizeRelH>
                <wp14:sizeRelV relativeFrom="page">
                  <wp14:pctHeight>0</wp14:pctHeight>
                </wp14:sizeRelV>
              </wp:anchor>
            </w:drawing>
          </mc:Choice>
          <mc:Fallback>
            <w:pict>
              <v:roundrect w14:anchorId="677B4D96" id="Rektangel med rundade hörn 168" o:spid="_x0000_s1030" style="position:absolute;margin-left:355pt;margin-top:7.4pt;width:110.5pt;height:83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" strokecolor="#4f81bd" strokeweight="2pt">
                <v:textbox>
                  <w:txbxContent>
                    <w:p w14:paraId="2FD1341F" w14:textId="77777777" w:rsidR="004D7E68" w:rsidRDefault="004D7E68" w:rsidP="00927FBB">
                      <w:pPr>
                        <w:rPr>
                          <w:rFonts w:ascii="Calibri" w:hAnsi="Calibri"/>
                          <w:b/>
                          <w:color w:val="000000"/>
                        </w:rPr>
                      </w:pPr>
                      <w:r>
                        <w:rPr>
                          <w:rFonts w:ascii="Calibri" w:hAnsi="Calibri"/>
                          <w:b/>
                          <w:color w:val="000000"/>
                        </w:rPr>
                        <w:t>Catch</w:t>
                      </w:r>
                      <w:r w:rsidRPr="0064139C">
                        <w:rPr>
                          <w:rFonts w:ascii="Calibri" w:hAnsi="Calibri"/>
                          <w:b/>
                          <w:color w:val="000000"/>
                        </w:rPr>
                        <w:t xml:space="preserve"> </w:t>
                      </w:r>
                    </w:p>
                    <w:p w14:paraId="07C945F5" w14:textId="6F456686" w:rsidR="004D7E68" w:rsidRDefault="004D7E68" w:rsidP="00927FBB">
                      <w:pPr>
                        <w:rPr>
                          <w:rFonts w:ascii="Calibri" w:hAnsi="Calibri"/>
                          <w:color w:val="000000"/>
                        </w:rPr>
                      </w:pPr>
                      <w:r>
                        <w:rPr>
                          <w:rFonts w:ascii="Calibri" w:hAnsi="Calibri"/>
                          <w:color w:val="000000"/>
                        </w:rPr>
                        <w:t>Landing, discard and BMS is or cannot be split</w:t>
                      </w:r>
                    </w:p>
                    <w:p w14:paraId="4F8D806D" w14:textId="77777777" w:rsidR="004D7E68" w:rsidRDefault="004D7E68" w:rsidP="00927FBB"/>
                  </w:txbxContent>
                </v:textbox>
              </v:roundrect>
            </w:pict>
          </mc:Fallback>
        </mc:AlternateContent>
      </w:r>
    </w:p>
    <w:p w14:paraId="51069864" w14:textId="77777777" w:rsidR="00927FBB" w:rsidRPr="002D1E6F" w:rsidRDefault="00927FBB" w:rsidP="00927FBB">
      <w:r w:rsidRPr="002D1E6F">
        <w:rPr>
          <w:noProof/>
          <w:lang w:val="en-US"/>
        </w:rPr>
        <mc:AlternateContent>
          <mc:Choice Requires="wps">
            <w:drawing>
              <wp:anchor distT="0" distB="0" distL="114300" distR="114300" simplePos="0" relativeHeight="251659264" behindDoc="0" locked="0" layoutInCell="1" allowOverlap="1" wp14:anchorId="54DF35FE" wp14:editId="12272E6A">
                <wp:simplePos x="0" y="0"/>
                <wp:positionH relativeFrom="column">
                  <wp:posOffset>4169410</wp:posOffset>
                </wp:positionH>
                <wp:positionV relativeFrom="paragraph">
                  <wp:posOffset>241935</wp:posOffset>
                </wp:positionV>
                <wp:extent cx="387350" cy="273050"/>
                <wp:effectExtent l="0" t="0" r="0" b="0"/>
                <wp:wrapNone/>
                <wp:docPr id="10" name="Text Box 10"/>
                <wp:cNvGraphicFramePr/>
                <a:graphic xmlns:a="http://schemas.openxmlformats.org/drawingml/2006/main">
                  <a:graphicData uri="http://schemas.microsoft.com/office/word/2010/wordprocessingShape">
                    <wps:wsp>
                      <wps:cNvSpPr txBox="1"/>
                      <wps:spPr>
                        <a:xfrm>
                          <a:off x="0" y="0"/>
                          <a:ext cx="387350" cy="273050"/>
                        </a:xfrm>
                        <a:prstGeom prst="rect">
                          <a:avLst/>
                        </a:prstGeom>
                        <a:solidFill>
                          <a:schemeClr val="lt1"/>
                        </a:solidFill>
                        <a:ln w="6350">
                          <a:noFill/>
                        </a:ln>
                      </wps:spPr>
                      <wps:txbx>
                        <w:txbxContent>
                          <w:p w14:paraId="79D1F375" w14:textId="77777777" w:rsidR="004D7E68" w:rsidRDefault="004D7E68" w:rsidP="00927FBB">
                            <w:r>
                              <w: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4DF35FE" id="_x0000_t202" coordsize="21600,21600" o:spt="202" path="m,l,21600r21600,l21600,xe">
                <v:stroke joinstyle="miter"/>
                <v:path gradientshapeok="t" o:connecttype="rect"/>
              </v:shapetype>
              <v:shape id="Text Box 10" o:spid="_x0000_s1031" type="#_x0000_t202" style="position:absolute;margin-left:328.3pt;margin-top:19.05pt;width:30.5pt;height:2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" fillcolor="white [3201]" stroked="f" strokeweight=".5pt">
                <v:textbox>
                  <w:txbxContent>
                    <w:p w14:paraId="79D1F375" w14:textId="77777777" w:rsidR="004D7E68" w:rsidRDefault="004D7E68" w:rsidP="00927FBB">
                      <w:r>
                        <w:t>OR</w:t>
                      </w:r>
                    </w:p>
                  </w:txbxContent>
                </v:textbox>
              </v:shape>
            </w:pict>
          </mc:Fallback>
        </mc:AlternateContent>
      </w:r>
    </w:p>
    <w:p w14:paraId="05111C2F" w14:textId="77777777" w:rsidR="00927FBB" w:rsidRPr="002D1E6F" w:rsidRDefault="00927FBB" w:rsidP="00927FBB"/>
    <w:p w14:paraId="7C72E11B" w14:textId="77777777" w:rsidR="00927FBB" w:rsidRPr="002D1E6F" w:rsidRDefault="00927FBB" w:rsidP="00927FBB"/>
    <w:p w14:paraId="5E32C530" w14:textId="77777777" w:rsidR="00927FBB" w:rsidRPr="002D1E6F" w:rsidRDefault="00927FBB" w:rsidP="00927FBB"/>
    <w:p w14:paraId="5CC3B05B" w14:textId="77777777" w:rsidR="00927FBB" w:rsidRPr="002D1E6F" w:rsidRDefault="00927FBB" w:rsidP="00927FBB"/>
    <w:p w14:paraId="5A517ECE" w14:textId="77777777" w:rsidR="00927FBB" w:rsidRPr="002D1E6F" w:rsidRDefault="00927FBB" w:rsidP="00927FBB"/>
    <w:p w14:paraId="037A8652" w14:textId="403D7588" w:rsidR="00927FBB" w:rsidRPr="002D1E6F" w:rsidRDefault="00927FBB" w:rsidP="00927FBB">
      <w:pPr>
        <w:pStyle w:val="Heading3"/>
      </w:pPr>
      <w:bookmarkStart w:id="28" w:name="_Toc56083419"/>
      <w:r w:rsidRPr="002D1E6F">
        <w:t xml:space="preserve">Catch categories </w:t>
      </w:r>
      <w:r w:rsidR="00141FE2" w:rsidRPr="002D1E6F">
        <w:t>– under Commercial Landing CL</w:t>
      </w:r>
      <w:bookmarkEnd w:id="28"/>
    </w:p>
    <w:p w14:paraId="0E7FB755" w14:textId="0B8AA45A" w:rsidR="00927FBB" w:rsidRPr="002D1E6F" w:rsidRDefault="00927FBB" w:rsidP="00927FBB">
      <w:r w:rsidRPr="002D1E6F">
        <w:t xml:space="preserve">Landing Catch categories are shown below. A landing can be split in the following Catch categories, which </w:t>
      </w:r>
      <w:r w:rsidR="0046351C" w:rsidRPr="002D1E6F">
        <w:t xml:space="preserve">should </w:t>
      </w:r>
      <w:r w:rsidRPr="002D1E6F">
        <w:t xml:space="preserve">sum to the total </w:t>
      </w:r>
      <w:r w:rsidR="0046351C" w:rsidRPr="002D1E6F">
        <w:t xml:space="preserve">registered catch </w:t>
      </w:r>
      <w:r w:rsidRPr="002D1E6F">
        <w:t xml:space="preserve">and should there for not be overlapping. </w:t>
      </w:r>
    </w:p>
    <w:p w14:paraId="54A8EC8D" w14:textId="77777777" w:rsidR="00927FBB" w:rsidRPr="002D1E6F" w:rsidRDefault="00927FBB" w:rsidP="00927FBB">
      <w:pPr>
        <w:rPr>
          <w:b/>
        </w:rPr>
      </w:pPr>
    </w:p>
    <w:p w14:paraId="6F87D1A9" w14:textId="4FBBE5F7" w:rsidR="00927FBB" w:rsidRPr="002D1E6F" w:rsidRDefault="00927FBB" w:rsidP="00927FBB">
      <w:pPr>
        <w:keepNext/>
        <w:keepLines/>
        <w:rPr>
          <w:b/>
        </w:rPr>
      </w:pPr>
      <w:r w:rsidRPr="002D1E6F">
        <w:rPr>
          <w:b/>
        </w:rPr>
        <w:t xml:space="preserve">A </w:t>
      </w:r>
      <w:r w:rsidR="00141FE2" w:rsidRPr="002D1E6F">
        <w:rPr>
          <w:b/>
        </w:rPr>
        <w:t xml:space="preserve">registered catch </w:t>
      </w:r>
      <w:r w:rsidRPr="002D1E6F">
        <w:rPr>
          <w:b/>
        </w:rPr>
        <w:t>can be split in the following Catch categories.</w:t>
      </w:r>
    </w:p>
    <w:p w14:paraId="48832493" w14:textId="77777777" w:rsidR="00927FBB" w:rsidRPr="002D1E6F" w:rsidRDefault="00927FBB" w:rsidP="00927FBB">
      <w:pPr>
        <w:keepNext/>
        <w:keepLines/>
      </w:pPr>
      <w:r w:rsidRPr="002D1E6F">
        <w:rPr>
          <w:noProof/>
          <w:sz w:val="24"/>
          <w:szCs w:val="24"/>
          <w:lang w:val="en-US"/>
        </w:rPr>
        <mc:AlternateContent>
          <mc:Choice Requires="wps">
            <w:drawing>
              <wp:anchor distT="0" distB="0" distL="114300" distR="114300" simplePos="0" relativeHeight="251674624" behindDoc="0" locked="0" layoutInCell="1" allowOverlap="1" wp14:anchorId="042C4385" wp14:editId="38E2161C">
                <wp:simplePos x="0" y="0"/>
                <wp:positionH relativeFrom="column">
                  <wp:posOffset>2220685</wp:posOffset>
                </wp:positionH>
                <wp:positionV relativeFrom="paragraph">
                  <wp:posOffset>136591</wp:posOffset>
                </wp:positionV>
                <wp:extent cx="1341911" cy="581891"/>
                <wp:effectExtent l="0" t="0" r="10795" b="27940"/>
                <wp:wrapNone/>
                <wp:docPr id="6" name="Rektangel med rundade hörn 1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41911" cy="581891"/>
                        </a:xfrm>
                        <a:prstGeom prst="roundRect">
                          <a:avLst>
                            <a:gd name="adj" fmla="val 16667"/>
                          </a:avLst>
                        </a:prstGeom>
                        <a:solidFill>
                          <a:srgbClr val="FFFFFF"/>
                        </a:solidFill>
                        <a:ln w="25400">
                          <a:solidFill>
                            <a:srgbClr val="4F81BD"/>
                          </a:solidFill>
                          <a:round/>
                          <a:headEnd/>
                          <a:tailEnd/>
                        </a:ln>
                      </wps:spPr>
                      <wps:txbx>
                        <w:txbxContent>
                          <w:p w14:paraId="6FF90C92" w14:textId="11970F8B" w:rsidR="004D7E68" w:rsidRPr="005F30A5" w:rsidRDefault="004D7E68" w:rsidP="00927FBB">
                            <w:pPr>
                              <w:jc w:val="center"/>
                              <w:rPr>
                                <w:b/>
                              </w:rPr>
                            </w:pPr>
                            <w:r>
                              <w:rPr>
                                <w:rFonts w:ascii="Calibri" w:hAnsi="Calibri"/>
                                <w:b/>
                                <w:color w:val="000000"/>
                              </w:rPr>
                              <w:t>A registered catch can be split in</w:t>
                            </w:r>
                          </w:p>
                        </w:txbxContent>
                      </wps:txbx>
                      <wps:bodyPr rot="0" vert="horz" wrap="square" lIns="91440" tIns="45720" rIns="91440" bIns="45720" anchor="ctr" anchorCtr="0">
                        <a:noAutofit/>
                      </wps:bodyPr>
                    </wps:wsp>
                  </a:graphicData>
                </a:graphic>
                <wp14:sizeRelH relativeFrom="page">
                  <wp14:pctWidth>0</wp14:pctWidth>
                </wp14:sizeRelH>
                <wp14:sizeRelV relativeFrom="page">
                  <wp14:pctHeight>0</wp14:pctHeight>
                </wp14:sizeRelV>
              </wp:anchor>
            </w:drawing>
          </mc:Choice>
          <mc:Fallback>
            <w:pict>
              <v:roundrect w14:anchorId="042C4385" id="_x0000_s1032" style="position:absolute;margin-left:174.85pt;margin-top:10.75pt;width:105.65pt;height:45.8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" strokecolor="#4f81bd" strokeweight="2pt">
                <v:textbox>
                  <w:txbxContent>
                    <w:p w14:paraId="6FF90C92" w14:textId="11970F8B" w:rsidR="004D7E68" w:rsidRPr="005F30A5" w:rsidRDefault="004D7E68" w:rsidP="00927FBB">
                      <w:pPr>
                        <w:jc w:val="center"/>
                        <w:rPr>
                          <w:b/>
                        </w:rPr>
                      </w:pPr>
                      <w:r>
                        <w:rPr>
                          <w:rFonts w:ascii="Calibri" w:hAnsi="Calibri"/>
                          <w:b/>
                          <w:color w:val="000000"/>
                        </w:rPr>
                        <w:t>A registered catch can be split in</w:t>
                      </w:r>
                    </w:p>
                  </w:txbxContent>
                </v:textbox>
              </v:roundrect>
            </w:pict>
          </mc:Fallback>
        </mc:AlternateContent>
      </w:r>
    </w:p>
    <w:p w14:paraId="6A1EEFB2" w14:textId="77777777" w:rsidR="00927FBB" w:rsidRPr="002D1E6F" w:rsidRDefault="00927FBB" w:rsidP="00927FBB">
      <w:pPr>
        <w:keepNext/>
        <w:keepLines/>
      </w:pPr>
    </w:p>
    <w:p w14:paraId="3FDE66C4" w14:textId="669045A4" w:rsidR="00927FBB" w:rsidRPr="002D1E6F" w:rsidRDefault="0046351C" w:rsidP="00927FBB">
      <w:pPr>
        <w:keepNext/>
        <w:keepLines/>
      </w:pPr>
      <w:r w:rsidRPr="002D1E6F">
        <w:rPr>
          <w:noProof/>
          <w:sz w:val="24"/>
          <w:szCs w:val="24"/>
          <w:lang w:val="en-US"/>
        </w:rPr>
        <mc:AlternateContent>
          <mc:Choice Requires="wps">
            <w:drawing>
              <wp:anchor distT="0" distB="0" distL="114300" distR="114300" simplePos="0" relativeHeight="251675648" behindDoc="0" locked="0" layoutInCell="1" allowOverlap="1" wp14:anchorId="07A67966" wp14:editId="0A02FEEC">
                <wp:simplePos x="0" y="0"/>
                <wp:positionH relativeFrom="column">
                  <wp:posOffset>2756947</wp:posOffset>
                </wp:positionH>
                <wp:positionV relativeFrom="paragraph">
                  <wp:posOffset>141605</wp:posOffset>
                </wp:positionV>
                <wp:extent cx="45085" cy="254000"/>
                <wp:effectExtent l="76200" t="0" r="69215" b="50800"/>
                <wp:wrapNone/>
                <wp:docPr id="12" name="Rak pil 1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5085" cy="254000"/>
                        </a:xfrm>
                        <a:prstGeom prst="straightConnector1">
                          <a:avLst/>
                        </a:prstGeom>
                        <a:noFill/>
                        <a:ln w="9525">
                          <a:solidFill>
                            <a:srgbClr val="4A7EBB"/>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shapetype w14:anchorId="19AE9BF6" id="_x0000_t32" coordsize="21600,21600" o:spt="32" o:oned="t" path="m,l21600,21600e" filled="f">
                <v:path arrowok="t" fillok="f" o:connecttype="none"/>
                <o:lock v:ext="edit" shapetype="t"/>
              </v:shapetype>
              <v:shape id="Rak pil 160" o:spid="_x0000_s1026" type="#_x0000_t32" style="position:absolute;margin-left:217.1pt;margin-top:11.15pt;width:3.55pt;height:20pt;flip:x;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" strokecolor="#4a7ebb">
                <v:stroke endarrow="open"/>
              </v:shape>
            </w:pict>
          </mc:Fallback>
        </mc:AlternateContent>
      </w:r>
      <w:r w:rsidR="00927FBB" w:rsidRPr="002D1E6F">
        <w:rPr>
          <w:noProof/>
          <w:sz w:val="24"/>
          <w:szCs w:val="24"/>
          <w:lang w:val="en-US"/>
        </w:rPr>
        <mc:AlternateContent>
          <mc:Choice Requires="wps">
            <w:drawing>
              <wp:anchor distT="0" distB="0" distL="114300" distR="114300" simplePos="0" relativeHeight="251672576" behindDoc="0" locked="0" layoutInCell="1" allowOverlap="1" wp14:anchorId="40A48417" wp14:editId="026C309D">
                <wp:simplePos x="0" y="0"/>
                <wp:positionH relativeFrom="column">
                  <wp:posOffset>1083309</wp:posOffset>
                </wp:positionH>
                <wp:positionV relativeFrom="paragraph">
                  <wp:posOffset>46991</wp:posOffset>
                </wp:positionV>
                <wp:extent cx="1146175" cy="330200"/>
                <wp:effectExtent l="38100" t="0" r="15875" b="88900"/>
                <wp:wrapNone/>
                <wp:docPr id="8" name="Rak pil 1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146175" cy="330200"/>
                        </a:xfrm>
                        <a:prstGeom prst="straightConnector1">
                          <a:avLst/>
                        </a:prstGeom>
                        <a:noFill/>
                        <a:ln w="9525">
                          <a:solidFill>
                            <a:srgbClr val="4A7EBB"/>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shape w14:anchorId="331325C5" id="Rak pil 166" o:spid="_x0000_s1026" type="#_x0000_t32" style="position:absolute;margin-left:85.3pt;margin-top:3.7pt;width:90.25pt;height:26pt;flip:x;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" strokecolor="#4a7ebb">
                <v:stroke endarrow="open"/>
              </v:shape>
            </w:pict>
          </mc:Fallback>
        </mc:AlternateContent>
      </w:r>
      <w:r w:rsidR="00927FBB" w:rsidRPr="002D1E6F">
        <w:rPr>
          <w:noProof/>
          <w:sz w:val="24"/>
          <w:szCs w:val="24"/>
          <w:lang w:val="en-US"/>
        </w:rPr>
        <mc:AlternateContent>
          <mc:Choice Requires="wps">
            <w:drawing>
              <wp:anchor distT="0" distB="0" distL="114300" distR="114300" simplePos="0" relativeHeight="251673600" behindDoc="0" locked="0" layoutInCell="1" allowOverlap="1" wp14:anchorId="0B91AABD" wp14:editId="47CC85C3">
                <wp:simplePos x="0" y="0"/>
                <wp:positionH relativeFrom="column">
                  <wp:posOffset>3394710</wp:posOffset>
                </wp:positionH>
                <wp:positionV relativeFrom="paragraph">
                  <wp:posOffset>66040</wp:posOffset>
                </wp:positionV>
                <wp:extent cx="1111250" cy="279400"/>
                <wp:effectExtent l="0" t="0" r="69850" b="82550"/>
                <wp:wrapNone/>
                <wp:docPr id="9" name="Rak pil 1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11250" cy="279400"/>
                        </a:xfrm>
                        <a:prstGeom prst="straightConnector1">
                          <a:avLst/>
                        </a:prstGeom>
                        <a:noFill/>
                        <a:ln w="9525">
                          <a:solidFill>
                            <a:srgbClr val="4A7EBB"/>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shape w14:anchorId="7BF4E367" id="Rak pil 163" o:spid="_x0000_s1026" type="#_x0000_t32" style="position:absolute;margin-left:267.3pt;margin-top:5.2pt;width:87.5pt;height:22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" strokecolor="#4a7ebb">
                <v:stroke endarrow="open"/>
              </v:shape>
            </w:pict>
          </mc:Fallback>
        </mc:AlternateContent>
      </w:r>
    </w:p>
    <w:p w14:paraId="521944A5" w14:textId="21CCEDC3" w:rsidR="00927FBB" w:rsidRPr="002D1E6F" w:rsidRDefault="001B0738" w:rsidP="00927FBB">
      <w:pPr>
        <w:keepNext/>
        <w:keepLines/>
      </w:pPr>
      <w:r w:rsidRPr="002D1E6F">
        <w:rPr>
          <w:noProof/>
          <w:sz w:val="24"/>
          <w:szCs w:val="24"/>
          <w:lang w:val="en-US"/>
        </w:rPr>
        <mc:AlternateContent>
          <mc:Choice Requires="wps">
            <w:drawing>
              <wp:anchor distT="0" distB="0" distL="114300" distR="114300" simplePos="0" relativeHeight="251670528" behindDoc="0" locked="0" layoutInCell="1" allowOverlap="1" wp14:anchorId="21E6FB6C" wp14:editId="1209D5AF">
                <wp:simplePos x="0" y="0"/>
                <wp:positionH relativeFrom="column">
                  <wp:posOffset>2048494</wp:posOffset>
                </wp:positionH>
                <wp:positionV relativeFrom="paragraph">
                  <wp:posOffset>104676</wp:posOffset>
                </wp:positionV>
                <wp:extent cx="1549729" cy="1229096"/>
                <wp:effectExtent l="0" t="0" r="12700" b="28575"/>
                <wp:wrapNone/>
                <wp:docPr id="15" name="Rektangel med rundade hörn 1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49729" cy="1229096"/>
                        </a:xfrm>
                        <a:prstGeom prst="roundRect">
                          <a:avLst>
                            <a:gd name="adj" fmla="val 16667"/>
                          </a:avLst>
                        </a:prstGeom>
                        <a:solidFill>
                          <a:srgbClr val="FFFFFF"/>
                        </a:solidFill>
                        <a:ln w="25400">
                          <a:solidFill>
                            <a:srgbClr val="4F81BD"/>
                          </a:solidFill>
                          <a:round/>
                          <a:headEnd/>
                          <a:tailEnd/>
                        </a:ln>
                      </wps:spPr>
                      <wps:txbx>
                        <w:txbxContent>
                          <w:p w14:paraId="06867FB3" w14:textId="100DF3F2" w:rsidR="004D7E68" w:rsidRDefault="004D7E68" w:rsidP="00927FBB">
                            <w:pPr>
                              <w:rPr>
                                <w:color w:val="000000"/>
                              </w:rPr>
                            </w:pPr>
                            <w:r>
                              <w:rPr>
                                <w:rFonts w:ascii="Calibri" w:hAnsi="Calibri"/>
                                <w:b/>
                                <w:color w:val="000000"/>
                              </w:rPr>
                              <w:t>BMS</w:t>
                            </w:r>
                            <w:r>
                              <w:rPr>
                                <w:rFonts w:ascii="Calibri" w:hAnsi="Calibri"/>
                                <w:color w:val="000000"/>
                              </w:rPr>
                              <w:t xml:space="preserve"> </w:t>
                            </w:r>
                            <w:r w:rsidRPr="0064139C">
                              <w:rPr>
                                <w:rFonts w:ascii="Calibri" w:hAnsi="Calibri"/>
                                <w:b/>
                                <w:color w:val="000000"/>
                              </w:rPr>
                              <w:t>landing</w:t>
                            </w:r>
                            <w:r>
                              <w:rPr>
                                <w:rFonts w:ascii="Calibri" w:hAnsi="Calibri"/>
                                <w:color w:val="000000"/>
                              </w:rPr>
                              <w:t xml:space="preserve"> Landed catch categorised as below minimum size, BMS</w:t>
                            </w:r>
                          </w:p>
                        </w:txbxContent>
                      </wps:txbx>
                      <wps:bodyPr rot="0" vert="horz" wrap="square" lIns="91440" tIns="45720" rIns="91440" bIns="45720" anchor="ctr" anchorCtr="0">
                        <a:noAutofit/>
                      </wps:bodyPr>
                    </wps:wsp>
                  </a:graphicData>
                </a:graphic>
                <wp14:sizeRelH relativeFrom="page">
                  <wp14:pctWidth>0</wp14:pctWidth>
                </wp14:sizeRelH>
                <wp14:sizeRelV relativeFrom="page">
                  <wp14:pctHeight>0</wp14:pctHeight>
                </wp14:sizeRelV>
              </wp:anchor>
            </w:drawing>
          </mc:Choice>
          <mc:Fallback>
            <w:pict>
              <v:roundrect w14:anchorId="21E6FB6C" id="_x0000_s1033" style="position:absolute;margin-left:161.3pt;margin-top:8.25pt;width:122.05pt;height:96.8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" strokecolor="#4f81bd" strokeweight="2pt">
                <v:textbox>
                  <w:txbxContent>
                    <w:p w14:paraId="06867FB3" w14:textId="100DF3F2" w:rsidR="004D7E68" w:rsidRDefault="004D7E68" w:rsidP="00927FBB">
                      <w:pPr>
                        <w:rPr>
                          <w:color w:val="000000"/>
                        </w:rPr>
                      </w:pPr>
                      <w:r>
                        <w:rPr>
                          <w:rFonts w:ascii="Calibri" w:hAnsi="Calibri"/>
                          <w:b/>
                          <w:color w:val="000000"/>
                        </w:rPr>
                        <w:t>BMS</w:t>
                      </w:r>
                      <w:r>
                        <w:rPr>
                          <w:rFonts w:ascii="Calibri" w:hAnsi="Calibri"/>
                          <w:color w:val="000000"/>
                        </w:rPr>
                        <w:t xml:space="preserve"> </w:t>
                      </w:r>
                      <w:r w:rsidRPr="0064139C">
                        <w:rPr>
                          <w:rFonts w:ascii="Calibri" w:hAnsi="Calibri"/>
                          <w:b/>
                          <w:color w:val="000000"/>
                        </w:rPr>
                        <w:t>landing</w:t>
                      </w:r>
                      <w:r>
                        <w:rPr>
                          <w:rFonts w:ascii="Calibri" w:hAnsi="Calibri"/>
                          <w:color w:val="000000"/>
                        </w:rPr>
                        <w:t xml:space="preserve"> Landed catch categorised as below minimum size, BMS</w:t>
                      </w:r>
                    </w:p>
                  </w:txbxContent>
                </v:textbox>
              </v:roundrect>
            </w:pict>
          </mc:Fallback>
        </mc:AlternateContent>
      </w:r>
      <w:r w:rsidRPr="002D1E6F">
        <w:rPr>
          <w:noProof/>
          <w:sz w:val="24"/>
          <w:szCs w:val="24"/>
          <w:lang w:val="en-US"/>
        </w:rPr>
        <mc:AlternateContent>
          <mc:Choice Requires="wps">
            <w:drawing>
              <wp:anchor distT="0" distB="0" distL="114300" distR="114300" simplePos="0" relativeHeight="251669504" behindDoc="0" locked="0" layoutInCell="1" allowOverlap="1" wp14:anchorId="37023CFD" wp14:editId="0930C4DE">
                <wp:simplePos x="0" y="0"/>
                <wp:positionH relativeFrom="column">
                  <wp:posOffset>480951</wp:posOffset>
                </wp:positionH>
                <wp:positionV relativeFrom="paragraph">
                  <wp:posOffset>110614</wp:posOffset>
                </wp:positionV>
                <wp:extent cx="1264722" cy="1252846"/>
                <wp:effectExtent l="0" t="0" r="12065" b="24130"/>
                <wp:wrapNone/>
                <wp:docPr id="14" name="Rektangel med rundade hörn 1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64722" cy="1252846"/>
                        </a:xfrm>
                        <a:prstGeom prst="roundRect">
                          <a:avLst>
                            <a:gd name="adj" fmla="val 16667"/>
                          </a:avLst>
                        </a:prstGeom>
                        <a:solidFill>
                          <a:srgbClr val="FFFFFF"/>
                        </a:solidFill>
                        <a:ln w="25400">
                          <a:solidFill>
                            <a:srgbClr val="4F81BD"/>
                          </a:solidFill>
                          <a:round/>
                          <a:headEnd/>
                          <a:tailEnd/>
                        </a:ln>
                      </wps:spPr>
                      <wps:txbx>
                        <w:txbxContent>
                          <w:p w14:paraId="0A5E8840" w14:textId="77777777" w:rsidR="004D7E68" w:rsidRPr="00BB5E14" w:rsidRDefault="004D7E68" w:rsidP="00927FBB">
                            <w:pPr>
                              <w:rPr>
                                <w:rFonts w:ascii="Calibri" w:hAnsi="Calibri"/>
                                <w:b/>
                                <w:color w:val="000000"/>
                              </w:rPr>
                            </w:pPr>
                            <w:r w:rsidRPr="00BB5E14">
                              <w:rPr>
                                <w:rFonts w:ascii="Calibri" w:hAnsi="Calibri"/>
                                <w:b/>
                                <w:color w:val="000000"/>
                              </w:rPr>
                              <w:t>Landing</w:t>
                            </w:r>
                          </w:p>
                          <w:p w14:paraId="679DB7AB" w14:textId="199E6998" w:rsidR="004D7E68" w:rsidRDefault="004D7E68" w:rsidP="00927FBB">
                            <w:r>
                              <w:rPr>
                                <w:rFonts w:ascii="Calibri" w:hAnsi="Calibri"/>
                                <w:color w:val="000000"/>
                              </w:rPr>
                              <w:t xml:space="preserve">Landed catch categorised as above minimum size </w:t>
                            </w:r>
                          </w:p>
                        </w:txbxContent>
                      </wps:txbx>
                      <wps:bodyPr rot="0" vert="horz" wrap="square" lIns="91440" tIns="45720" rIns="91440" bIns="45720" anchor="ctr" anchorCtr="0">
                        <a:noAutofit/>
                      </wps:bodyPr>
                    </wps:wsp>
                  </a:graphicData>
                </a:graphic>
                <wp14:sizeRelH relativeFrom="page">
                  <wp14:pctWidth>0</wp14:pctWidth>
                </wp14:sizeRelH>
                <wp14:sizeRelV relativeFrom="page">
                  <wp14:pctHeight>0</wp14:pctHeight>
                </wp14:sizeRelV>
              </wp:anchor>
            </w:drawing>
          </mc:Choice>
          <mc:Fallback>
            <w:pict>
              <v:roundrect w14:anchorId="37023CFD" id="_x0000_s1034" style="position:absolute;margin-left:37.85pt;margin-top:8.7pt;width:99.6pt;height:98.6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" strokecolor="#4f81bd" strokeweight="2pt">
                <v:textbox>
                  <w:txbxContent>
                    <w:p w14:paraId="0A5E8840" w14:textId="77777777" w:rsidR="004D7E68" w:rsidRPr="00BB5E14" w:rsidRDefault="004D7E68" w:rsidP="00927FBB">
                      <w:pPr>
                        <w:rPr>
                          <w:rFonts w:ascii="Calibri" w:hAnsi="Calibri"/>
                          <w:b/>
                          <w:color w:val="000000"/>
                        </w:rPr>
                      </w:pPr>
                      <w:r w:rsidRPr="00BB5E14">
                        <w:rPr>
                          <w:rFonts w:ascii="Calibri" w:hAnsi="Calibri"/>
                          <w:b/>
                          <w:color w:val="000000"/>
                        </w:rPr>
                        <w:t>Landing</w:t>
                      </w:r>
                    </w:p>
                    <w:p w14:paraId="679DB7AB" w14:textId="199E6998" w:rsidR="004D7E68" w:rsidRDefault="004D7E68" w:rsidP="00927FBB">
                      <w:r>
                        <w:rPr>
                          <w:rFonts w:ascii="Calibri" w:hAnsi="Calibri"/>
                          <w:color w:val="000000"/>
                        </w:rPr>
                        <w:t xml:space="preserve">Landed catch categorised as above minimum size </w:t>
                      </w:r>
                    </w:p>
                  </w:txbxContent>
                </v:textbox>
              </v:roundrect>
            </w:pict>
          </mc:Fallback>
        </mc:AlternateContent>
      </w:r>
      <w:r w:rsidR="00927FBB" w:rsidRPr="002D1E6F">
        <w:rPr>
          <w:noProof/>
          <w:sz w:val="24"/>
          <w:szCs w:val="24"/>
          <w:lang w:val="en-US"/>
        </w:rPr>
        <mc:AlternateContent>
          <mc:Choice Requires="wps">
            <w:drawing>
              <wp:anchor distT="0" distB="0" distL="114300" distR="114300" simplePos="0" relativeHeight="251671552" behindDoc="0" locked="0" layoutInCell="1" allowOverlap="1" wp14:anchorId="4C47B9DF" wp14:editId="681F6B26">
                <wp:simplePos x="0" y="0"/>
                <wp:positionH relativeFrom="column">
                  <wp:posOffset>3870960</wp:posOffset>
                </wp:positionH>
                <wp:positionV relativeFrom="paragraph">
                  <wp:posOffset>86995</wp:posOffset>
                </wp:positionV>
                <wp:extent cx="1381125" cy="1123950"/>
                <wp:effectExtent l="0" t="0" r="28575" b="19050"/>
                <wp:wrapNone/>
                <wp:docPr id="13" name="Rektangel med rundade hörn 1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81125" cy="1123950"/>
                        </a:xfrm>
                        <a:prstGeom prst="roundRect">
                          <a:avLst>
                            <a:gd name="adj" fmla="val 16667"/>
                          </a:avLst>
                        </a:prstGeom>
                        <a:solidFill>
                          <a:srgbClr val="FFFFFF"/>
                        </a:solidFill>
                        <a:ln w="25400">
                          <a:solidFill>
                            <a:srgbClr val="4F81BD"/>
                          </a:solidFill>
                          <a:round/>
                          <a:headEnd/>
                          <a:tailEnd/>
                        </a:ln>
                      </wps:spPr>
                      <wps:txbx>
                        <w:txbxContent>
                          <w:p w14:paraId="5F26F582" w14:textId="77777777" w:rsidR="004D7E68" w:rsidRDefault="004D7E68" w:rsidP="00927FBB">
                            <w:r>
                              <w:rPr>
                                <w:rFonts w:ascii="Calibri" w:hAnsi="Calibri"/>
                                <w:b/>
                                <w:color w:val="000000"/>
                              </w:rPr>
                              <w:t>Logbook R</w:t>
                            </w:r>
                            <w:r w:rsidRPr="0064139C">
                              <w:rPr>
                                <w:rFonts w:ascii="Calibri" w:hAnsi="Calibri"/>
                                <w:b/>
                                <w:color w:val="000000"/>
                              </w:rPr>
                              <w:t>egist</w:t>
                            </w:r>
                            <w:r>
                              <w:rPr>
                                <w:rFonts w:ascii="Calibri" w:hAnsi="Calibri"/>
                                <w:b/>
                                <w:color w:val="000000"/>
                              </w:rPr>
                              <w:t>er</w:t>
                            </w:r>
                            <w:r w:rsidRPr="0064139C">
                              <w:rPr>
                                <w:rFonts w:ascii="Calibri" w:hAnsi="Calibri"/>
                                <w:b/>
                                <w:color w:val="000000"/>
                              </w:rPr>
                              <w:t xml:space="preserve">ed </w:t>
                            </w:r>
                            <w:r>
                              <w:rPr>
                                <w:rFonts w:ascii="Calibri" w:hAnsi="Calibri"/>
                                <w:b/>
                                <w:color w:val="000000"/>
                              </w:rPr>
                              <w:t>Discard</w:t>
                            </w:r>
                            <w:r w:rsidRPr="0064139C">
                              <w:rPr>
                                <w:rFonts w:ascii="Calibri" w:hAnsi="Calibri"/>
                                <w:b/>
                                <w:color w:val="000000"/>
                              </w:rPr>
                              <w:t xml:space="preserve"> </w:t>
                            </w:r>
                            <w:r>
                              <w:rPr>
                                <w:rFonts w:ascii="Calibri" w:hAnsi="Calibri"/>
                                <w:color w:val="000000"/>
                              </w:rPr>
                              <w:t>(including de minimis)</w:t>
                            </w:r>
                            <w:r>
                              <w:t xml:space="preserve"> and damaged fish</w:t>
                            </w:r>
                          </w:p>
                        </w:txbxContent>
                      </wps:txbx>
                      <wps:bodyPr rot="0" vert="horz" wrap="square" lIns="91440" tIns="45720" rIns="91440" bIns="45720" anchor="ctr" anchorCtr="0">
                        <a:noAutofit/>
                      </wps:bodyPr>
                    </wps:wsp>
                  </a:graphicData>
                </a:graphic>
                <wp14:sizeRelH relativeFrom="page">
                  <wp14:pctWidth>0</wp14:pctWidth>
                </wp14:sizeRelH>
                <wp14:sizeRelV relativeFrom="page">
                  <wp14:pctHeight>0</wp14:pctHeight>
                </wp14:sizeRelV>
              </wp:anchor>
            </w:drawing>
          </mc:Choice>
          <mc:Fallback>
            <w:pict>
              <v:roundrect w14:anchorId="4C47B9DF" id="_x0000_s1035" style="position:absolute;margin-left:304.8pt;margin-top:6.85pt;width:108.75pt;height:88.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" strokecolor="#4f81bd" strokeweight="2pt">
                <v:textbox>
                  <w:txbxContent>
                    <w:p w14:paraId="5F26F582" w14:textId="77777777" w:rsidR="004D7E68" w:rsidRDefault="004D7E68" w:rsidP="00927FBB">
                      <w:r>
                        <w:rPr>
                          <w:rFonts w:ascii="Calibri" w:hAnsi="Calibri"/>
                          <w:b/>
                          <w:color w:val="000000"/>
                        </w:rPr>
                        <w:t>Logbook R</w:t>
                      </w:r>
                      <w:r w:rsidRPr="0064139C">
                        <w:rPr>
                          <w:rFonts w:ascii="Calibri" w:hAnsi="Calibri"/>
                          <w:b/>
                          <w:color w:val="000000"/>
                        </w:rPr>
                        <w:t>egist</w:t>
                      </w:r>
                      <w:r>
                        <w:rPr>
                          <w:rFonts w:ascii="Calibri" w:hAnsi="Calibri"/>
                          <w:b/>
                          <w:color w:val="000000"/>
                        </w:rPr>
                        <w:t>er</w:t>
                      </w:r>
                      <w:r w:rsidRPr="0064139C">
                        <w:rPr>
                          <w:rFonts w:ascii="Calibri" w:hAnsi="Calibri"/>
                          <w:b/>
                          <w:color w:val="000000"/>
                        </w:rPr>
                        <w:t xml:space="preserve">ed </w:t>
                      </w:r>
                      <w:r>
                        <w:rPr>
                          <w:rFonts w:ascii="Calibri" w:hAnsi="Calibri"/>
                          <w:b/>
                          <w:color w:val="000000"/>
                        </w:rPr>
                        <w:t>Discard</w:t>
                      </w:r>
                      <w:r w:rsidRPr="0064139C">
                        <w:rPr>
                          <w:rFonts w:ascii="Calibri" w:hAnsi="Calibri"/>
                          <w:b/>
                          <w:color w:val="000000"/>
                        </w:rPr>
                        <w:t xml:space="preserve"> </w:t>
                      </w:r>
                      <w:r>
                        <w:rPr>
                          <w:rFonts w:ascii="Calibri" w:hAnsi="Calibri"/>
                          <w:color w:val="000000"/>
                        </w:rPr>
                        <w:t>(including de minimis)</w:t>
                      </w:r>
                      <w:r>
                        <w:t xml:space="preserve"> and damaged fish</w:t>
                      </w:r>
                    </w:p>
                  </w:txbxContent>
                </v:textbox>
              </v:roundrect>
            </w:pict>
          </mc:Fallback>
        </mc:AlternateContent>
      </w:r>
    </w:p>
    <w:p w14:paraId="2E6B46CF" w14:textId="77777777" w:rsidR="00927FBB" w:rsidRPr="002D1E6F" w:rsidRDefault="00927FBB" w:rsidP="00927FBB">
      <w:pPr>
        <w:keepNext/>
        <w:keepLines/>
      </w:pPr>
    </w:p>
    <w:p w14:paraId="64883702" w14:textId="77777777" w:rsidR="00927FBB" w:rsidRPr="002D1E6F" w:rsidRDefault="00927FBB" w:rsidP="00927FBB">
      <w:pPr>
        <w:keepNext/>
        <w:keepLines/>
      </w:pPr>
    </w:p>
    <w:p w14:paraId="58B33053" w14:textId="77777777" w:rsidR="00927FBB" w:rsidRPr="002D1E6F" w:rsidRDefault="00927FBB" w:rsidP="00927FBB">
      <w:pPr>
        <w:keepNext/>
        <w:keepLines/>
      </w:pPr>
    </w:p>
    <w:p w14:paraId="6D51CFDE" w14:textId="77777777" w:rsidR="00927FBB" w:rsidRPr="002D1E6F" w:rsidRDefault="00927FBB" w:rsidP="00927FBB">
      <w:pPr>
        <w:keepNext/>
        <w:keepLines/>
      </w:pPr>
    </w:p>
    <w:p w14:paraId="76A0712E" w14:textId="77777777" w:rsidR="00927FBB" w:rsidRPr="002D1E6F" w:rsidRDefault="00927FBB" w:rsidP="00927FBB"/>
    <w:p w14:paraId="0C49E1BA" w14:textId="0FEC9134" w:rsidR="00B67C6B" w:rsidRPr="002D1E6F" w:rsidRDefault="00B67C6B" w:rsidP="00F56F46"/>
    <w:p w14:paraId="018B1EC8" w14:textId="77777777" w:rsidR="00B67C6B" w:rsidRPr="002D1E6F" w:rsidRDefault="00B67C6B" w:rsidP="00F56F46"/>
    <w:p w14:paraId="6263A753" w14:textId="4841926A" w:rsidR="009D1C94" w:rsidRPr="002D1E6F" w:rsidRDefault="00CC2EA3" w:rsidP="00165918">
      <w:pPr>
        <w:pStyle w:val="Heading1"/>
      </w:pPr>
      <w:bookmarkStart w:id="29" w:name="_Toc56083420"/>
      <w:r w:rsidRPr="002D1E6F">
        <w:t>New features of the RDBES</w:t>
      </w:r>
      <w:bookmarkEnd w:id="29"/>
    </w:p>
    <w:p w14:paraId="7ACD5B94" w14:textId="259A1FA7" w:rsidR="009D1C94" w:rsidRPr="002D1E6F" w:rsidRDefault="009D1C94" w:rsidP="00973362">
      <w:pPr>
        <w:pStyle w:val="Heading2"/>
      </w:pPr>
      <w:bookmarkStart w:id="30" w:name="_Toc56083421"/>
      <w:r w:rsidRPr="002D1E6F">
        <w:t xml:space="preserve">True </w:t>
      </w:r>
      <w:r w:rsidR="00F66C6A" w:rsidRPr="002D1E6F">
        <w:t>z</w:t>
      </w:r>
      <w:r w:rsidR="000273F9" w:rsidRPr="002D1E6F">
        <w:t>ero</w:t>
      </w:r>
      <w:r w:rsidR="00F66C6A" w:rsidRPr="002D1E6F">
        <w:t xml:space="preserve"> valu</w:t>
      </w:r>
      <w:r w:rsidR="000273F9" w:rsidRPr="002D1E6F">
        <w:t>es</w:t>
      </w:r>
      <w:r w:rsidRPr="002D1E6F">
        <w:t xml:space="preserve"> and Non-recording </w:t>
      </w:r>
      <w:r w:rsidR="00F66C6A" w:rsidRPr="002D1E6F">
        <w:t>z</w:t>
      </w:r>
      <w:r w:rsidR="000273F9" w:rsidRPr="002D1E6F">
        <w:t>ero</w:t>
      </w:r>
      <w:r w:rsidR="00F66C6A" w:rsidRPr="002D1E6F">
        <w:t xml:space="preserve"> valu</w:t>
      </w:r>
      <w:r w:rsidR="000273F9" w:rsidRPr="002D1E6F">
        <w:t>es</w:t>
      </w:r>
      <w:r w:rsidRPr="002D1E6F">
        <w:t xml:space="preserve"> in species sampling</w:t>
      </w:r>
      <w:bookmarkEnd w:id="30"/>
    </w:p>
    <w:p w14:paraId="333F285D" w14:textId="4281BD21" w:rsidR="009D1C94" w:rsidRPr="002D1E6F" w:rsidRDefault="009D1C94" w:rsidP="009D1C94">
      <w:r w:rsidRPr="002D1E6F">
        <w:t xml:space="preserve">Not </w:t>
      </w:r>
      <w:r w:rsidR="00083BA9" w:rsidRPr="002D1E6F">
        <w:t>every sampling</w:t>
      </w:r>
      <w:r w:rsidRPr="002D1E6F">
        <w:t xml:space="preserve"> programme always record</w:t>
      </w:r>
      <w:r w:rsidR="00083BA9" w:rsidRPr="002D1E6F">
        <w:t>s</w:t>
      </w:r>
      <w:r w:rsidRPr="002D1E6F">
        <w:t xml:space="preserve"> the weights</w:t>
      </w:r>
      <w:r w:rsidR="00636C9A" w:rsidRPr="002D1E6F">
        <w:t xml:space="preserve"> or numbers</w:t>
      </w:r>
      <w:r w:rsidRPr="002D1E6F">
        <w:t xml:space="preserve"> of all species found in </w:t>
      </w:r>
      <w:r w:rsidR="00636C9A" w:rsidRPr="002D1E6F">
        <w:t>catches</w:t>
      </w:r>
      <w:r w:rsidRPr="002D1E6F">
        <w:t xml:space="preserve">: cases exist where </w:t>
      </w:r>
      <w:r w:rsidR="0029449B" w:rsidRPr="002D1E6F">
        <w:t xml:space="preserve">records are only kept a subset/list </w:t>
      </w:r>
      <w:r w:rsidRPr="002D1E6F">
        <w:t xml:space="preserve">of taxa </w:t>
      </w:r>
      <w:r w:rsidR="0029449B" w:rsidRPr="002D1E6F">
        <w:t xml:space="preserve">and </w:t>
      </w:r>
      <w:r w:rsidRPr="002D1E6F">
        <w:t xml:space="preserve">no information </w:t>
      </w:r>
      <w:r w:rsidR="0029449B" w:rsidRPr="002D1E6F">
        <w:t xml:space="preserve">is </w:t>
      </w:r>
      <w:r w:rsidRPr="002D1E6F">
        <w:t xml:space="preserve">recorded </w:t>
      </w:r>
      <w:r w:rsidR="0029449B" w:rsidRPr="002D1E6F">
        <w:t xml:space="preserve">from </w:t>
      </w:r>
      <w:r w:rsidRPr="002D1E6F">
        <w:t xml:space="preserve">the remainder; in some extreme situations a sampling plan may </w:t>
      </w:r>
      <w:r w:rsidR="0029449B" w:rsidRPr="002D1E6F">
        <w:t xml:space="preserve">record data from </w:t>
      </w:r>
      <w:r w:rsidRPr="002D1E6F">
        <w:t xml:space="preserve">a single species despite the multi-species nature of the fishery. Additionally, sampling programmes may not routinely record specific groups (e.g. </w:t>
      </w:r>
      <w:r w:rsidR="00083BA9" w:rsidRPr="002D1E6F">
        <w:t xml:space="preserve">PETS - </w:t>
      </w:r>
      <w:r w:rsidRPr="002D1E6F">
        <w:t>P</w:t>
      </w:r>
      <w:r w:rsidR="00083BA9" w:rsidRPr="002D1E6F">
        <w:t xml:space="preserve">rotected </w:t>
      </w:r>
      <w:r w:rsidR="002318D1" w:rsidRPr="002D1E6F">
        <w:t>Endangered</w:t>
      </w:r>
      <w:r w:rsidR="00083BA9" w:rsidRPr="002D1E6F">
        <w:t xml:space="preserve"> </w:t>
      </w:r>
      <w:r w:rsidRPr="002D1E6F">
        <w:t>T</w:t>
      </w:r>
      <w:r w:rsidR="00083BA9" w:rsidRPr="002D1E6F">
        <w:t xml:space="preserve">hreatened </w:t>
      </w:r>
      <w:r w:rsidRPr="002D1E6F">
        <w:t>S</w:t>
      </w:r>
      <w:r w:rsidR="00083BA9" w:rsidRPr="002D1E6F">
        <w:t>pecies</w:t>
      </w:r>
      <w:r w:rsidRPr="002D1E6F">
        <w:t>). Such diversity of sampling protocols greatly complicates the estimation and may l</w:t>
      </w:r>
      <w:r w:rsidR="0029449B" w:rsidRPr="002D1E6F">
        <w:t xml:space="preserve">ead to very significant biases in, </w:t>
      </w:r>
      <w:r w:rsidRPr="002D1E6F">
        <w:t>e.g., discard</w:t>
      </w:r>
      <w:r w:rsidR="0029449B" w:rsidRPr="002D1E6F">
        <w:t xml:space="preserve"> rates or biodiversity measures,</w:t>
      </w:r>
      <w:r w:rsidRPr="002D1E6F">
        <w:t xml:space="preserve"> when </w:t>
      </w:r>
      <w:r w:rsidR="0029449B" w:rsidRPr="002D1E6F">
        <w:t xml:space="preserve">data analysts </w:t>
      </w:r>
      <w:r w:rsidRPr="002D1E6F">
        <w:t xml:space="preserve">cannot </w:t>
      </w:r>
      <w:r w:rsidR="0029449B" w:rsidRPr="002D1E6F">
        <w:t xml:space="preserve">readily </w:t>
      </w:r>
      <w:r w:rsidRPr="002D1E6F">
        <w:t xml:space="preserve">distinguish true absences of a species from its routine (or sporadic) non-recording in database records. </w:t>
      </w:r>
    </w:p>
    <w:p w14:paraId="18FC4B55" w14:textId="17155178" w:rsidR="009D1C94" w:rsidRPr="002D1E6F" w:rsidRDefault="009D1C94" w:rsidP="009D1C94">
      <w:r w:rsidRPr="002D1E6F">
        <w:t xml:space="preserve">The RDBES provides for the </w:t>
      </w:r>
      <w:r w:rsidR="00083BA9" w:rsidRPr="002D1E6F">
        <w:t>accurate</w:t>
      </w:r>
      <w:r w:rsidRPr="002D1E6F">
        <w:t xml:space="preserve"> distinction between true absences of a species and its non-recordings by means of a </w:t>
      </w:r>
      <w:r w:rsidR="00FE784D" w:rsidRPr="002D1E6F">
        <w:t xml:space="preserve">Species Selection </w:t>
      </w:r>
      <w:r w:rsidRPr="002D1E6F">
        <w:t xml:space="preserve">table. This table sits directly above the sample table. In it, the species sampled </w:t>
      </w:r>
      <w:r w:rsidRPr="002D1E6F">
        <w:rPr>
          <w:i/>
        </w:rPr>
        <w:t>and</w:t>
      </w:r>
      <w:r w:rsidRPr="002D1E6F">
        <w:t xml:space="preserve"> </w:t>
      </w:r>
      <w:r w:rsidR="000273F9" w:rsidRPr="002D1E6F">
        <w:t xml:space="preserve">the </w:t>
      </w:r>
      <w:r w:rsidRPr="002D1E6F">
        <w:t xml:space="preserve">list of species intended to </w:t>
      </w:r>
      <w:r w:rsidR="000273F9" w:rsidRPr="002D1E6F">
        <w:t xml:space="preserve">be </w:t>
      </w:r>
      <w:r w:rsidRPr="002D1E6F">
        <w:t>sample</w:t>
      </w:r>
      <w:r w:rsidR="000273F9" w:rsidRPr="002D1E6F">
        <w:t>d</w:t>
      </w:r>
      <w:r w:rsidRPr="002D1E6F">
        <w:t xml:space="preserve"> are declared for each sampling event (e.g., a landing or a fishing operation of a </w:t>
      </w:r>
      <w:r w:rsidR="00381721" w:rsidRPr="002D1E6F">
        <w:t>fishing trip</w:t>
      </w:r>
      <w:r w:rsidRPr="002D1E6F">
        <w:t xml:space="preserve">). Some generic species lists are available (e.g., “all species including invertebrates”) but sampling programme specific species lists can also be specified (e.g., a list of DCF species; a list containing only cod; a port specific list). </w:t>
      </w:r>
    </w:p>
    <w:p w14:paraId="356E0C9D" w14:textId="1D953B2E" w:rsidR="009D1C94" w:rsidRPr="002D1E6F" w:rsidRDefault="009D1C94" w:rsidP="00973362">
      <w:pPr>
        <w:pStyle w:val="Heading2"/>
      </w:pPr>
      <w:bookmarkStart w:id="31" w:name="_Toc56083422"/>
      <w:r w:rsidRPr="002D1E6F">
        <w:lastRenderedPageBreak/>
        <w:t>Non-response</w:t>
      </w:r>
      <w:r w:rsidR="000273F9" w:rsidRPr="002D1E6F">
        <w:t>s</w:t>
      </w:r>
      <w:r w:rsidR="009F3C45" w:rsidRPr="002D1E6F">
        <w:t xml:space="preserve"> and missing values due to quota sampling</w:t>
      </w:r>
      <w:bookmarkEnd w:id="31"/>
    </w:p>
    <w:p w14:paraId="59E6A81E" w14:textId="7515A26A" w:rsidR="009D1C94" w:rsidRPr="002D1E6F" w:rsidRDefault="009D1C94" w:rsidP="009D1C94">
      <w:r w:rsidRPr="002D1E6F">
        <w:t xml:space="preserve">The present version of the RDBES data model is prepared to receive non-responses resulting from a variety of causes, e.g., industry refusals, observer declines, etc. Full report of these occurrences is important for estimation because in many cases they cannot be assumed to be missing at random. </w:t>
      </w:r>
      <w:r w:rsidR="0029449B" w:rsidRPr="002D1E6F">
        <w:t>T</w:t>
      </w:r>
      <w:r w:rsidRPr="002D1E6F">
        <w:t xml:space="preserve">he main tables </w:t>
      </w:r>
      <w:r w:rsidR="0029449B" w:rsidRPr="002D1E6F">
        <w:t xml:space="preserve">of the present version of the RDBES </w:t>
      </w:r>
      <w:r w:rsidRPr="002D1E6F">
        <w:t xml:space="preserve">contain a </w:t>
      </w:r>
      <w:r w:rsidR="00430914" w:rsidRPr="002D1E6F">
        <w:rPr>
          <w:rFonts w:ascii="Calibri" w:eastAsia="Times New Roman" w:hAnsi="Calibri" w:cs="Times New Roman"/>
          <w:lang w:eastAsia="en-GB"/>
        </w:rPr>
        <w:t>noSampReason</w:t>
      </w:r>
      <w:r w:rsidRPr="002D1E6F">
        <w:t xml:space="preserve"> that allows users to specify the main motives for not having sampled specific unit</w:t>
      </w:r>
      <w:r w:rsidR="0029449B" w:rsidRPr="002D1E6F">
        <w:t>s</w:t>
      </w:r>
      <w:r w:rsidR="00430914" w:rsidRPr="002D1E6F">
        <w:t xml:space="preserve"> - also prefixed with table name</w:t>
      </w:r>
      <w:r w:rsidR="0029449B" w:rsidRPr="002D1E6F">
        <w:t>. The aim of this column in, e.g., the Fishing Trip Table, is to allow</w:t>
      </w:r>
      <w:r w:rsidRPr="002D1E6F">
        <w:t xml:space="preserve"> the </w:t>
      </w:r>
      <w:r w:rsidR="0029449B" w:rsidRPr="002D1E6F">
        <w:t xml:space="preserve">calculation </w:t>
      </w:r>
      <w:r w:rsidRPr="002D1E6F">
        <w:t>of</w:t>
      </w:r>
      <w:r w:rsidR="0029449B" w:rsidRPr="002D1E6F">
        <w:t xml:space="preserve"> refusal rates; In the Sample table, it will put in </w:t>
      </w:r>
      <w:r w:rsidR="009F3C45" w:rsidRPr="002D1E6F">
        <w:t>evidence, e.g., when biological samples were not taken due to quotas having been reached in, e.g., previous hauls</w:t>
      </w:r>
      <w:r w:rsidR="00312200" w:rsidRPr="002D1E6F">
        <w:t xml:space="preserve"> - </w:t>
      </w:r>
      <w:r w:rsidRPr="002D1E6F">
        <w:t>reaching of quarterly quotas (in the Sample table)</w:t>
      </w:r>
      <w:r w:rsidR="00312200" w:rsidRPr="002D1E6F">
        <w:t>.</w:t>
      </w:r>
    </w:p>
    <w:p w14:paraId="00CC72E0" w14:textId="5A04A1CF" w:rsidR="009D1C94" w:rsidRPr="002D1E6F" w:rsidRDefault="009D1C94" w:rsidP="009D1C94">
      <w:pPr>
        <w:ind w:left="851" w:right="946"/>
        <w:rPr>
          <w:rFonts w:ascii="Calibri" w:hAnsi="Calibri"/>
          <w:b/>
          <w:sz w:val="18"/>
          <w:szCs w:val="18"/>
        </w:rPr>
      </w:pPr>
      <w:r w:rsidRPr="002D1E6F">
        <w:rPr>
          <w:rFonts w:ascii="Calibri" w:hAnsi="Calibri"/>
          <w:b/>
          <w:sz w:val="18"/>
          <w:szCs w:val="18"/>
        </w:rPr>
        <w:t>Example 1: Simplified example of reporting a refusal. In this case a sample of n=5 units was drawn (e.g., vessels contacted u</w:t>
      </w:r>
      <w:r w:rsidR="000273F9" w:rsidRPr="002D1E6F">
        <w:rPr>
          <w:rFonts w:ascii="Calibri" w:hAnsi="Calibri"/>
          <w:b/>
          <w:sz w:val="18"/>
          <w:szCs w:val="18"/>
        </w:rPr>
        <w:t>n</w:t>
      </w:r>
      <w:r w:rsidRPr="002D1E6F">
        <w:rPr>
          <w:rFonts w:ascii="Calibri" w:hAnsi="Calibri"/>
          <w:b/>
          <w:sz w:val="18"/>
          <w:szCs w:val="18"/>
        </w:rPr>
        <w:t xml:space="preserve">der hierarchy 1) but data could not be obtained for one of them due to a refusal. As a consequence </w:t>
      </w:r>
      <w:r w:rsidR="00312200" w:rsidRPr="002D1E6F">
        <w:rPr>
          <w:rFonts w:ascii="Calibri" w:hAnsi="Calibri"/>
          <w:b/>
          <w:sz w:val="18"/>
          <w:szCs w:val="18"/>
        </w:rPr>
        <w:t>VSid</w:t>
      </w:r>
      <w:r w:rsidRPr="002D1E6F">
        <w:rPr>
          <w:rFonts w:ascii="Calibri" w:hAnsi="Calibri"/>
          <w:b/>
          <w:sz w:val="18"/>
          <w:szCs w:val="18"/>
        </w:rPr>
        <w:t>=5 will have no child entry.</w:t>
      </w:r>
    </w:p>
    <w:tbl>
      <w:tblPr>
        <w:tblW w:w="11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49"/>
        <w:gridCol w:w="1681"/>
        <w:gridCol w:w="1380"/>
        <w:gridCol w:w="1647"/>
        <w:gridCol w:w="1564"/>
      </w:tblGrid>
      <w:tr w:rsidR="003D6AED" w:rsidRPr="002D1E6F" w14:paraId="6D130924" w14:textId="77777777" w:rsidTr="00973362">
        <w:trPr>
          <w:trHeight w:val="20"/>
          <w:jc w:val="center"/>
        </w:trPr>
        <w:tc>
          <w:tcPr>
            <w:tcW w:w="236" w:type="dxa"/>
            <w:tcBorders>
              <w:top w:val="single" w:sz="4" w:space="0" w:color="auto"/>
              <w:left w:val="single" w:sz="4" w:space="0" w:color="auto"/>
              <w:bottom w:val="single" w:sz="4" w:space="0" w:color="auto"/>
              <w:right w:val="single" w:sz="4" w:space="0" w:color="auto"/>
            </w:tcBorders>
            <w:noWrap/>
            <w:vAlign w:val="center"/>
            <w:hideMark/>
          </w:tcPr>
          <w:p w14:paraId="3E5FA509" w14:textId="7EC07237" w:rsidR="00312200" w:rsidRPr="002D1E6F" w:rsidRDefault="00312200">
            <w:pPr>
              <w:spacing w:after="0" w:line="240" w:lineRule="auto"/>
              <w:jc w:val="center"/>
              <w:rPr>
                <w:rFonts w:ascii="Calibri" w:eastAsia="Times New Roman" w:hAnsi="Calibri" w:cs="Times New Roman"/>
                <w:b/>
                <w:color w:val="000000"/>
                <w:sz w:val="18"/>
                <w:szCs w:val="18"/>
                <w:lang w:eastAsia="en-GB"/>
              </w:rPr>
            </w:pPr>
            <w:r w:rsidRPr="002D1E6F">
              <w:rPr>
                <w:rFonts w:ascii="Calibri" w:eastAsia="Times New Roman" w:hAnsi="Calibri" w:cs="Times New Roman"/>
                <w:b/>
                <w:color w:val="000000"/>
                <w:sz w:val="18"/>
                <w:szCs w:val="18"/>
                <w:lang w:eastAsia="en-GB"/>
              </w:rPr>
              <w:t>VSid</w:t>
            </w:r>
          </w:p>
        </w:tc>
        <w:tc>
          <w:tcPr>
            <w:tcW w:w="236" w:type="dxa"/>
            <w:tcBorders>
              <w:top w:val="single" w:sz="4" w:space="0" w:color="auto"/>
              <w:left w:val="single" w:sz="4" w:space="0" w:color="auto"/>
              <w:bottom w:val="single" w:sz="4" w:space="0" w:color="auto"/>
              <w:right w:val="single" w:sz="4" w:space="0" w:color="auto"/>
            </w:tcBorders>
            <w:noWrap/>
            <w:vAlign w:val="center"/>
            <w:hideMark/>
          </w:tcPr>
          <w:p w14:paraId="764B23CF" w14:textId="37EA9706" w:rsidR="00312200" w:rsidRPr="002D1E6F" w:rsidRDefault="00312200">
            <w:pPr>
              <w:spacing w:after="0" w:line="240" w:lineRule="auto"/>
              <w:jc w:val="center"/>
              <w:rPr>
                <w:rFonts w:ascii="Calibri" w:eastAsia="Times New Roman" w:hAnsi="Calibri" w:cs="Times New Roman"/>
                <w:b/>
                <w:color w:val="000000"/>
                <w:sz w:val="18"/>
                <w:szCs w:val="18"/>
                <w:lang w:eastAsia="en-GB"/>
              </w:rPr>
            </w:pPr>
            <w:r w:rsidRPr="002D1E6F">
              <w:rPr>
                <w:rFonts w:ascii="Calibri" w:eastAsia="Times New Roman" w:hAnsi="Calibri" w:cs="Times New Roman"/>
                <w:b/>
                <w:color w:val="000000"/>
                <w:sz w:val="18"/>
                <w:szCs w:val="18"/>
                <w:lang w:eastAsia="en-GB"/>
              </w:rPr>
              <w:t>VSselectionMethod</w:t>
            </w:r>
          </w:p>
        </w:tc>
        <w:tc>
          <w:tcPr>
            <w:tcW w:w="236" w:type="dxa"/>
            <w:tcBorders>
              <w:top w:val="single" w:sz="4" w:space="0" w:color="auto"/>
              <w:left w:val="single" w:sz="4" w:space="0" w:color="auto"/>
              <w:bottom w:val="single" w:sz="4" w:space="0" w:color="auto"/>
              <w:right w:val="single" w:sz="4" w:space="0" w:color="auto"/>
            </w:tcBorders>
            <w:noWrap/>
            <w:vAlign w:val="center"/>
            <w:hideMark/>
          </w:tcPr>
          <w:p w14:paraId="3BA9A3D3" w14:textId="7EC2CC9B" w:rsidR="00312200" w:rsidRPr="002D1E6F" w:rsidRDefault="00312200" w:rsidP="00C954BD">
            <w:pPr>
              <w:spacing w:after="0" w:line="240" w:lineRule="auto"/>
              <w:jc w:val="center"/>
              <w:rPr>
                <w:rFonts w:ascii="Calibri" w:eastAsia="Times New Roman" w:hAnsi="Calibri" w:cs="Times New Roman"/>
                <w:b/>
                <w:color w:val="000000"/>
                <w:sz w:val="18"/>
                <w:szCs w:val="18"/>
                <w:lang w:eastAsia="en-GB"/>
              </w:rPr>
            </w:pPr>
            <w:r w:rsidRPr="002D1E6F">
              <w:rPr>
                <w:rFonts w:ascii="Calibri" w:eastAsia="Times New Roman" w:hAnsi="Calibri" w:cs="Times New Roman"/>
                <w:b/>
                <w:color w:val="000000"/>
                <w:sz w:val="18"/>
                <w:szCs w:val="18"/>
                <w:lang w:eastAsia="en-GB"/>
              </w:rPr>
              <w:t>VS</w:t>
            </w:r>
            <w:r w:rsidR="00C954BD" w:rsidRPr="002D1E6F">
              <w:rPr>
                <w:rFonts w:ascii="Calibri" w:eastAsia="Times New Roman" w:hAnsi="Calibri" w:cs="Times New Roman"/>
                <w:b/>
                <w:color w:val="000000"/>
                <w:sz w:val="18"/>
                <w:szCs w:val="18"/>
                <w:lang w:eastAsia="en-GB"/>
              </w:rPr>
              <w:t>numberT</w:t>
            </w:r>
            <w:r w:rsidRPr="002D1E6F">
              <w:rPr>
                <w:rFonts w:ascii="Calibri" w:eastAsia="Times New Roman" w:hAnsi="Calibri" w:cs="Times New Roman"/>
                <w:b/>
                <w:color w:val="000000"/>
                <w:sz w:val="18"/>
                <w:szCs w:val="18"/>
                <w:lang w:eastAsia="en-GB"/>
              </w:rPr>
              <w:t>otal</w:t>
            </w:r>
          </w:p>
        </w:tc>
        <w:tc>
          <w:tcPr>
            <w:tcW w:w="236" w:type="dxa"/>
            <w:tcBorders>
              <w:top w:val="single" w:sz="4" w:space="0" w:color="auto"/>
              <w:left w:val="single" w:sz="4" w:space="0" w:color="auto"/>
              <w:bottom w:val="single" w:sz="4" w:space="0" w:color="auto"/>
              <w:right w:val="single" w:sz="4" w:space="0" w:color="auto"/>
            </w:tcBorders>
            <w:noWrap/>
            <w:vAlign w:val="center"/>
            <w:hideMark/>
          </w:tcPr>
          <w:p w14:paraId="75FEB795" w14:textId="12304BF3" w:rsidR="00312200" w:rsidRPr="002D1E6F" w:rsidRDefault="00C954BD" w:rsidP="00C954BD">
            <w:pPr>
              <w:spacing w:after="0" w:line="240" w:lineRule="auto"/>
              <w:jc w:val="center"/>
              <w:rPr>
                <w:rFonts w:ascii="Calibri" w:eastAsia="Times New Roman" w:hAnsi="Calibri" w:cs="Times New Roman"/>
                <w:b/>
                <w:color w:val="000000"/>
                <w:sz w:val="18"/>
                <w:szCs w:val="18"/>
                <w:lang w:eastAsia="en-GB"/>
              </w:rPr>
            </w:pPr>
            <w:r w:rsidRPr="002D1E6F">
              <w:rPr>
                <w:rFonts w:ascii="Calibri" w:eastAsia="Times New Roman" w:hAnsi="Calibri" w:cs="Times New Roman"/>
                <w:b/>
                <w:color w:val="000000"/>
                <w:sz w:val="18"/>
                <w:szCs w:val="18"/>
                <w:lang w:eastAsia="en-GB"/>
              </w:rPr>
              <w:t>VSnumberSampled</w:t>
            </w:r>
          </w:p>
        </w:tc>
        <w:tc>
          <w:tcPr>
            <w:tcW w:w="23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7D5B87A" w14:textId="7D2D51DD" w:rsidR="00312200" w:rsidRPr="002D1E6F" w:rsidRDefault="00312200">
            <w:pPr>
              <w:spacing w:after="0" w:line="240" w:lineRule="auto"/>
              <w:jc w:val="center"/>
              <w:rPr>
                <w:rFonts w:ascii="Calibri" w:eastAsia="Times New Roman" w:hAnsi="Calibri" w:cs="Times New Roman"/>
                <w:b/>
                <w:color w:val="FF0000"/>
                <w:sz w:val="18"/>
                <w:szCs w:val="18"/>
                <w:lang w:eastAsia="en-GB"/>
              </w:rPr>
            </w:pPr>
            <w:r w:rsidRPr="002D1E6F">
              <w:rPr>
                <w:rFonts w:ascii="Calibri" w:eastAsia="Times New Roman" w:hAnsi="Calibri" w:cs="Times New Roman"/>
                <w:b/>
                <w:sz w:val="18"/>
                <w:szCs w:val="18"/>
                <w:lang w:eastAsia="en-GB"/>
              </w:rPr>
              <w:t>VSnoSampReason</w:t>
            </w:r>
          </w:p>
        </w:tc>
      </w:tr>
      <w:tr w:rsidR="003D6AED" w:rsidRPr="002D1E6F" w14:paraId="16B673C1" w14:textId="77777777" w:rsidTr="00973362">
        <w:trPr>
          <w:trHeight w:val="20"/>
          <w:jc w:val="center"/>
        </w:trPr>
        <w:tc>
          <w:tcPr>
            <w:tcW w:w="236" w:type="dxa"/>
            <w:tcBorders>
              <w:top w:val="single" w:sz="4" w:space="0" w:color="auto"/>
              <w:left w:val="single" w:sz="4" w:space="0" w:color="auto"/>
              <w:bottom w:val="single" w:sz="4" w:space="0" w:color="auto"/>
              <w:right w:val="single" w:sz="4" w:space="0" w:color="auto"/>
            </w:tcBorders>
            <w:noWrap/>
            <w:vAlign w:val="center"/>
            <w:hideMark/>
          </w:tcPr>
          <w:p w14:paraId="0E52AEB4" w14:textId="77777777" w:rsidR="009D1C94" w:rsidRPr="002D1E6F" w:rsidRDefault="009D1C94">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1</w:t>
            </w:r>
          </w:p>
        </w:tc>
        <w:tc>
          <w:tcPr>
            <w:tcW w:w="236" w:type="dxa"/>
            <w:tcBorders>
              <w:top w:val="single" w:sz="4" w:space="0" w:color="auto"/>
              <w:left w:val="single" w:sz="4" w:space="0" w:color="auto"/>
              <w:bottom w:val="single" w:sz="4" w:space="0" w:color="auto"/>
              <w:right w:val="single" w:sz="4" w:space="0" w:color="auto"/>
            </w:tcBorders>
            <w:noWrap/>
            <w:vAlign w:val="center"/>
            <w:hideMark/>
          </w:tcPr>
          <w:p w14:paraId="1504F65A" w14:textId="77777777" w:rsidR="009D1C94" w:rsidRPr="002D1E6F" w:rsidRDefault="009D1C94" w:rsidP="00973362">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random</w:t>
            </w:r>
          </w:p>
        </w:tc>
        <w:tc>
          <w:tcPr>
            <w:tcW w:w="236" w:type="dxa"/>
            <w:tcBorders>
              <w:top w:val="single" w:sz="4" w:space="0" w:color="auto"/>
              <w:left w:val="single" w:sz="4" w:space="0" w:color="auto"/>
              <w:bottom w:val="single" w:sz="4" w:space="0" w:color="auto"/>
              <w:right w:val="single" w:sz="4" w:space="0" w:color="auto"/>
            </w:tcBorders>
            <w:noWrap/>
            <w:vAlign w:val="center"/>
            <w:hideMark/>
          </w:tcPr>
          <w:p w14:paraId="7A6B8EB1" w14:textId="77777777" w:rsidR="009D1C94" w:rsidRPr="002D1E6F" w:rsidRDefault="009D1C94">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10</w:t>
            </w:r>
          </w:p>
        </w:tc>
        <w:tc>
          <w:tcPr>
            <w:tcW w:w="236" w:type="dxa"/>
            <w:tcBorders>
              <w:top w:val="single" w:sz="4" w:space="0" w:color="auto"/>
              <w:left w:val="single" w:sz="4" w:space="0" w:color="auto"/>
              <w:bottom w:val="single" w:sz="4" w:space="0" w:color="auto"/>
              <w:right w:val="single" w:sz="4" w:space="0" w:color="auto"/>
            </w:tcBorders>
            <w:noWrap/>
            <w:vAlign w:val="center"/>
            <w:hideMark/>
          </w:tcPr>
          <w:p w14:paraId="0B4E1EC1" w14:textId="77777777" w:rsidR="009D1C94" w:rsidRPr="002D1E6F" w:rsidRDefault="009D1C94">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5</w:t>
            </w:r>
          </w:p>
        </w:tc>
        <w:tc>
          <w:tcPr>
            <w:tcW w:w="236" w:type="dxa"/>
            <w:tcBorders>
              <w:top w:val="single" w:sz="4" w:space="0" w:color="auto"/>
              <w:left w:val="single" w:sz="4" w:space="0" w:color="auto"/>
              <w:bottom w:val="single" w:sz="4" w:space="0" w:color="auto"/>
              <w:right w:val="single" w:sz="4" w:space="0" w:color="auto"/>
            </w:tcBorders>
            <w:shd w:val="clear" w:color="auto" w:fill="auto"/>
            <w:vAlign w:val="center"/>
          </w:tcPr>
          <w:p w14:paraId="4EFE8EBB" w14:textId="77777777" w:rsidR="009D1C94" w:rsidRPr="002D1E6F" w:rsidRDefault="009D1C94">
            <w:pPr>
              <w:spacing w:after="0" w:line="240" w:lineRule="auto"/>
              <w:jc w:val="center"/>
              <w:rPr>
                <w:rFonts w:ascii="Calibri" w:eastAsia="Times New Roman" w:hAnsi="Calibri" w:cs="Times New Roman"/>
                <w:color w:val="000000"/>
                <w:sz w:val="18"/>
                <w:szCs w:val="18"/>
                <w:lang w:eastAsia="en-GB"/>
              </w:rPr>
            </w:pPr>
          </w:p>
        </w:tc>
      </w:tr>
      <w:tr w:rsidR="003D6AED" w:rsidRPr="002D1E6F" w14:paraId="14E22EB6" w14:textId="77777777" w:rsidTr="00973362">
        <w:trPr>
          <w:trHeight w:val="20"/>
          <w:jc w:val="center"/>
        </w:trPr>
        <w:tc>
          <w:tcPr>
            <w:tcW w:w="236" w:type="dxa"/>
            <w:tcBorders>
              <w:top w:val="single" w:sz="4" w:space="0" w:color="auto"/>
              <w:left w:val="single" w:sz="4" w:space="0" w:color="auto"/>
              <w:bottom w:val="single" w:sz="4" w:space="0" w:color="auto"/>
              <w:right w:val="single" w:sz="4" w:space="0" w:color="auto"/>
            </w:tcBorders>
            <w:noWrap/>
            <w:vAlign w:val="center"/>
            <w:hideMark/>
          </w:tcPr>
          <w:p w14:paraId="70836217" w14:textId="77777777" w:rsidR="009D1C94" w:rsidRPr="002D1E6F" w:rsidRDefault="009D1C94">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2</w:t>
            </w:r>
          </w:p>
        </w:tc>
        <w:tc>
          <w:tcPr>
            <w:tcW w:w="236" w:type="dxa"/>
            <w:tcBorders>
              <w:top w:val="single" w:sz="4" w:space="0" w:color="auto"/>
              <w:left w:val="single" w:sz="4" w:space="0" w:color="auto"/>
              <w:bottom w:val="single" w:sz="4" w:space="0" w:color="auto"/>
              <w:right w:val="single" w:sz="4" w:space="0" w:color="auto"/>
            </w:tcBorders>
            <w:noWrap/>
            <w:vAlign w:val="center"/>
            <w:hideMark/>
          </w:tcPr>
          <w:p w14:paraId="7B570849" w14:textId="77777777" w:rsidR="009D1C94" w:rsidRPr="002D1E6F" w:rsidRDefault="009D1C94" w:rsidP="00973362">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random</w:t>
            </w:r>
          </w:p>
        </w:tc>
        <w:tc>
          <w:tcPr>
            <w:tcW w:w="236" w:type="dxa"/>
            <w:tcBorders>
              <w:top w:val="single" w:sz="4" w:space="0" w:color="auto"/>
              <w:left w:val="single" w:sz="4" w:space="0" w:color="auto"/>
              <w:bottom w:val="single" w:sz="4" w:space="0" w:color="auto"/>
              <w:right w:val="single" w:sz="4" w:space="0" w:color="auto"/>
            </w:tcBorders>
            <w:noWrap/>
            <w:vAlign w:val="center"/>
            <w:hideMark/>
          </w:tcPr>
          <w:p w14:paraId="54E5C324" w14:textId="77777777" w:rsidR="009D1C94" w:rsidRPr="002D1E6F" w:rsidRDefault="009D1C94">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10</w:t>
            </w:r>
          </w:p>
        </w:tc>
        <w:tc>
          <w:tcPr>
            <w:tcW w:w="236" w:type="dxa"/>
            <w:tcBorders>
              <w:top w:val="single" w:sz="4" w:space="0" w:color="auto"/>
              <w:left w:val="single" w:sz="4" w:space="0" w:color="auto"/>
              <w:bottom w:val="single" w:sz="4" w:space="0" w:color="auto"/>
              <w:right w:val="single" w:sz="4" w:space="0" w:color="auto"/>
            </w:tcBorders>
            <w:noWrap/>
            <w:vAlign w:val="center"/>
            <w:hideMark/>
          </w:tcPr>
          <w:p w14:paraId="0D7C2834" w14:textId="77777777" w:rsidR="009D1C94" w:rsidRPr="002D1E6F" w:rsidRDefault="009D1C94">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5</w:t>
            </w:r>
          </w:p>
        </w:tc>
        <w:tc>
          <w:tcPr>
            <w:tcW w:w="236" w:type="dxa"/>
            <w:tcBorders>
              <w:top w:val="single" w:sz="4" w:space="0" w:color="auto"/>
              <w:left w:val="single" w:sz="4" w:space="0" w:color="auto"/>
              <w:bottom w:val="single" w:sz="4" w:space="0" w:color="auto"/>
              <w:right w:val="single" w:sz="4" w:space="0" w:color="auto"/>
            </w:tcBorders>
            <w:shd w:val="clear" w:color="auto" w:fill="auto"/>
            <w:vAlign w:val="center"/>
          </w:tcPr>
          <w:p w14:paraId="6F1F0A7C" w14:textId="77777777" w:rsidR="009D1C94" w:rsidRPr="002D1E6F" w:rsidRDefault="009D1C94">
            <w:pPr>
              <w:spacing w:after="0" w:line="240" w:lineRule="auto"/>
              <w:jc w:val="center"/>
              <w:rPr>
                <w:rFonts w:ascii="Calibri" w:eastAsia="Times New Roman" w:hAnsi="Calibri" w:cs="Times New Roman"/>
                <w:color w:val="000000"/>
                <w:sz w:val="18"/>
                <w:szCs w:val="18"/>
                <w:lang w:eastAsia="en-GB"/>
              </w:rPr>
            </w:pPr>
          </w:p>
        </w:tc>
      </w:tr>
      <w:tr w:rsidR="003D6AED" w:rsidRPr="002D1E6F" w14:paraId="303CDE89" w14:textId="77777777" w:rsidTr="00973362">
        <w:trPr>
          <w:trHeight w:val="20"/>
          <w:jc w:val="center"/>
        </w:trPr>
        <w:tc>
          <w:tcPr>
            <w:tcW w:w="236" w:type="dxa"/>
            <w:tcBorders>
              <w:top w:val="single" w:sz="4" w:space="0" w:color="auto"/>
              <w:left w:val="single" w:sz="4" w:space="0" w:color="auto"/>
              <w:bottom w:val="single" w:sz="4" w:space="0" w:color="auto"/>
              <w:right w:val="single" w:sz="4" w:space="0" w:color="auto"/>
            </w:tcBorders>
            <w:noWrap/>
            <w:vAlign w:val="center"/>
            <w:hideMark/>
          </w:tcPr>
          <w:p w14:paraId="4426B2BD" w14:textId="77777777" w:rsidR="009D1C94" w:rsidRPr="002D1E6F" w:rsidRDefault="009D1C94">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3</w:t>
            </w:r>
          </w:p>
        </w:tc>
        <w:tc>
          <w:tcPr>
            <w:tcW w:w="236" w:type="dxa"/>
            <w:tcBorders>
              <w:top w:val="single" w:sz="4" w:space="0" w:color="auto"/>
              <w:left w:val="single" w:sz="4" w:space="0" w:color="auto"/>
              <w:bottom w:val="single" w:sz="4" w:space="0" w:color="auto"/>
              <w:right w:val="single" w:sz="4" w:space="0" w:color="auto"/>
            </w:tcBorders>
            <w:noWrap/>
            <w:vAlign w:val="center"/>
            <w:hideMark/>
          </w:tcPr>
          <w:p w14:paraId="1BA3E676" w14:textId="77777777" w:rsidR="009D1C94" w:rsidRPr="002D1E6F" w:rsidRDefault="009D1C94" w:rsidP="00973362">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random</w:t>
            </w:r>
          </w:p>
        </w:tc>
        <w:tc>
          <w:tcPr>
            <w:tcW w:w="236" w:type="dxa"/>
            <w:tcBorders>
              <w:top w:val="single" w:sz="4" w:space="0" w:color="auto"/>
              <w:left w:val="single" w:sz="4" w:space="0" w:color="auto"/>
              <w:bottom w:val="single" w:sz="4" w:space="0" w:color="auto"/>
              <w:right w:val="single" w:sz="4" w:space="0" w:color="auto"/>
            </w:tcBorders>
            <w:noWrap/>
            <w:vAlign w:val="center"/>
            <w:hideMark/>
          </w:tcPr>
          <w:p w14:paraId="79CD029F" w14:textId="77777777" w:rsidR="009D1C94" w:rsidRPr="002D1E6F" w:rsidRDefault="009D1C94">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10</w:t>
            </w:r>
          </w:p>
        </w:tc>
        <w:tc>
          <w:tcPr>
            <w:tcW w:w="236" w:type="dxa"/>
            <w:tcBorders>
              <w:top w:val="single" w:sz="4" w:space="0" w:color="auto"/>
              <w:left w:val="single" w:sz="4" w:space="0" w:color="auto"/>
              <w:bottom w:val="single" w:sz="4" w:space="0" w:color="auto"/>
              <w:right w:val="single" w:sz="4" w:space="0" w:color="auto"/>
            </w:tcBorders>
            <w:noWrap/>
            <w:vAlign w:val="center"/>
            <w:hideMark/>
          </w:tcPr>
          <w:p w14:paraId="48EA9216" w14:textId="77777777" w:rsidR="009D1C94" w:rsidRPr="002D1E6F" w:rsidRDefault="009D1C94">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5</w:t>
            </w:r>
          </w:p>
        </w:tc>
        <w:tc>
          <w:tcPr>
            <w:tcW w:w="236" w:type="dxa"/>
            <w:tcBorders>
              <w:top w:val="single" w:sz="4" w:space="0" w:color="auto"/>
              <w:left w:val="single" w:sz="4" w:space="0" w:color="auto"/>
              <w:bottom w:val="single" w:sz="4" w:space="0" w:color="auto"/>
              <w:right w:val="single" w:sz="4" w:space="0" w:color="auto"/>
            </w:tcBorders>
            <w:shd w:val="clear" w:color="auto" w:fill="auto"/>
            <w:vAlign w:val="center"/>
          </w:tcPr>
          <w:p w14:paraId="69F32770" w14:textId="77777777" w:rsidR="009D1C94" w:rsidRPr="002D1E6F" w:rsidRDefault="009D1C94">
            <w:pPr>
              <w:spacing w:after="0" w:line="240" w:lineRule="auto"/>
              <w:jc w:val="center"/>
              <w:rPr>
                <w:rFonts w:ascii="Calibri" w:eastAsia="Times New Roman" w:hAnsi="Calibri" w:cs="Times New Roman"/>
                <w:color w:val="000000"/>
                <w:sz w:val="18"/>
                <w:szCs w:val="18"/>
                <w:lang w:eastAsia="en-GB"/>
              </w:rPr>
            </w:pPr>
          </w:p>
        </w:tc>
      </w:tr>
      <w:tr w:rsidR="003D6AED" w:rsidRPr="002D1E6F" w14:paraId="474FED4F" w14:textId="77777777" w:rsidTr="00973362">
        <w:trPr>
          <w:trHeight w:val="20"/>
          <w:jc w:val="center"/>
        </w:trPr>
        <w:tc>
          <w:tcPr>
            <w:tcW w:w="236" w:type="dxa"/>
            <w:tcBorders>
              <w:top w:val="single" w:sz="4" w:space="0" w:color="auto"/>
              <w:left w:val="single" w:sz="4" w:space="0" w:color="auto"/>
              <w:bottom w:val="single" w:sz="4" w:space="0" w:color="auto"/>
              <w:right w:val="single" w:sz="4" w:space="0" w:color="auto"/>
            </w:tcBorders>
            <w:noWrap/>
            <w:vAlign w:val="center"/>
            <w:hideMark/>
          </w:tcPr>
          <w:p w14:paraId="2A32085C" w14:textId="77777777" w:rsidR="009D1C94" w:rsidRPr="002D1E6F" w:rsidRDefault="009D1C94">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4</w:t>
            </w:r>
          </w:p>
        </w:tc>
        <w:tc>
          <w:tcPr>
            <w:tcW w:w="236" w:type="dxa"/>
            <w:tcBorders>
              <w:top w:val="single" w:sz="4" w:space="0" w:color="auto"/>
              <w:left w:val="single" w:sz="4" w:space="0" w:color="auto"/>
              <w:bottom w:val="single" w:sz="4" w:space="0" w:color="auto"/>
              <w:right w:val="single" w:sz="4" w:space="0" w:color="auto"/>
            </w:tcBorders>
            <w:noWrap/>
            <w:vAlign w:val="center"/>
            <w:hideMark/>
          </w:tcPr>
          <w:p w14:paraId="5C777C0D" w14:textId="77777777" w:rsidR="009D1C94" w:rsidRPr="002D1E6F" w:rsidRDefault="009D1C94" w:rsidP="00973362">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random</w:t>
            </w:r>
          </w:p>
        </w:tc>
        <w:tc>
          <w:tcPr>
            <w:tcW w:w="236" w:type="dxa"/>
            <w:tcBorders>
              <w:top w:val="single" w:sz="4" w:space="0" w:color="auto"/>
              <w:left w:val="single" w:sz="4" w:space="0" w:color="auto"/>
              <w:bottom w:val="single" w:sz="4" w:space="0" w:color="auto"/>
              <w:right w:val="single" w:sz="4" w:space="0" w:color="auto"/>
            </w:tcBorders>
            <w:noWrap/>
            <w:vAlign w:val="center"/>
            <w:hideMark/>
          </w:tcPr>
          <w:p w14:paraId="6EDED543" w14:textId="77777777" w:rsidR="009D1C94" w:rsidRPr="002D1E6F" w:rsidRDefault="009D1C94">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10</w:t>
            </w:r>
          </w:p>
        </w:tc>
        <w:tc>
          <w:tcPr>
            <w:tcW w:w="236" w:type="dxa"/>
            <w:tcBorders>
              <w:top w:val="single" w:sz="4" w:space="0" w:color="auto"/>
              <w:left w:val="single" w:sz="4" w:space="0" w:color="auto"/>
              <w:bottom w:val="single" w:sz="4" w:space="0" w:color="auto"/>
              <w:right w:val="single" w:sz="4" w:space="0" w:color="auto"/>
            </w:tcBorders>
            <w:noWrap/>
            <w:vAlign w:val="center"/>
            <w:hideMark/>
          </w:tcPr>
          <w:p w14:paraId="75A863AC" w14:textId="77777777" w:rsidR="009D1C94" w:rsidRPr="002D1E6F" w:rsidRDefault="009D1C94">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5</w:t>
            </w:r>
          </w:p>
        </w:tc>
        <w:tc>
          <w:tcPr>
            <w:tcW w:w="236" w:type="dxa"/>
            <w:tcBorders>
              <w:top w:val="single" w:sz="4" w:space="0" w:color="auto"/>
              <w:left w:val="single" w:sz="4" w:space="0" w:color="auto"/>
              <w:bottom w:val="single" w:sz="4" w:space="0" w:color="auto"/>
              <w:right w:val="single" w:sz="4" w:space="0" w:color="auto"/>
            </w:tcBorders>
            <w:shd w:val="clear" w:color="auto" w:fill="auto"/>
            <w:vAlign w:val="center"/>
          </w:tcPr>
          <w:p w14:paraId="5804B2E5" w14:textId="77777777" w:rsidR="009D1C94" w:rsidRPr="002D1E6F" w:rsidRDefault="009D1C94">
            <w:pPr>
              <w:spacing w:after="0" w:line="240" w:lineRule="auto"/>
              <w:jc w:val="center"/>
              <w:rPr>
                <w:rFonts w:ascii="Calibri" w:eastAsia="Times New Roman" w:hAnsi="Calibri" w:cs="Times New Roman"/>
                <w:color w:val="000000"/>
                <w:sz w:val="18"/>
                <w:szCs w:val="18"/>
                <w:lang w:eastAsia="en-GB"/>
              </w:rPr>
            </w:pPr>
          </w:p>
        </w:tc>
      </w:tr>
      <w:tr w:rsidR="003D6AED" w:rsidRPr="002D1E6F" w14:paraId="53208812" w14:textId="77777777" w:rsidTr="00973362">
        <w:trPr>
          <w:trHeight w:val="20"/>
          <w:jc w:val="center"/>
        </w:trPr>
        <w:tc>
          <w:tcPr>
            <w:tcW w:w="236" w:type="dxa"/>
            <w:tcBorders>
              <w:top w:val="single" w:sz="4" w:space="0" w:color="auto"/>
              <w:left w:val="single" w:sz="4" w:space="0" w:color="auto"/>
              <w:bottom w:val="single" w:sz="4" w:space="0" w:color="auto"/>
              <w:right w:val="single" w:sz="4" w:space="0" w:color="auto"/>
            </w:tcBorders>
            <w:noWrap/>
            <w:vAlign w:val="center"/>
            <w:hideMark/>
          </w:tcPr>
          <w:p w14:paraId="604FBBAD" w14:textId="77777777" w:rsidR="009D1C94" w:rsidRPr="002D1E6F" w:rsidRDefault="009D1C94">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5</w:t>
            </w:r>
          </w:p>
        </w:tc>
        <w:tc>
          <w:tcPr>
            <w:tcW w:w="236" w:type="dxa"/>
            <w:tcBorders>
              <w:top w:val="single" w:sz="4" w:space="0" w:color="auto"/>
              <w:left w:val="single" w:sz="4" w:space="0" w:color="auto"/>
              <w:bottom w:val="single" w:sz="4" w:space="0" w:color="auto"/>
              <w:right w:val="single" w:sz="4" w:space="0" w:color="auto"/>
            </w:tcBorders>
            <w:noWrap/>
            <w:vAlign w:val="center"/>
            <w:hideMark/>
          </w:tcPr>
          <w:p w14:paraId="6DDFBCBA" w14:textId="77777777" w:rsidR="009D1C94" w:rsidRPr="002D1E6F" w:rsidRDefault="009D1C94" w:rsidP="00973362">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random</w:t>
            </w:r>
          </w:p>
        </w:tc>
        <w:tc>
          <w:tcPr>
            <w:tcW w:w="236" w:type="dxa"/>
            <w:tcBorders>
              <w:top w:val="single" w:sz="4" w:space="0" w:color="auto"/>
              <w:left w:val="single" w:sz="4" w:space="0" w:color="auto"/>
              <w:bottom w:val="single" w:sz="4" w:space="0" w:color="auto"/>
              <w:right w:val="single" w:sz="4" w:space="0" w:color="auto"/>
            </w:tcBorders>
            <w:noWrap/>
            <w:vAlign w:val="center"/>
            <w:hideMark/>
          </w:tcPr>
          <w:p w14:paraId="3B582674" w14:textId="77777777" w:rsidR="009D1C94" w:rsidRPr="002D1E6F" w:rsidRDefault="009D1C94">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10</w:t>
            </w:r>
          </w:p>
        </w:tc>
        <w:tc>
          <w:tcPr>
            <w:tcW w:w="236" w:type="dxa"/>
            <w:tcBorders>
              <w:top w:val="single" w:sz="4" w:space="0" w:color="auto"/>
              <w:left w:val="single" w:sz="4" w:space="0" w:color="auto"/>
              <w:bottom w:val="single" w:sz="4" w:space="0" w:color="auto"/>
              <w:right w:val="single" w:sz="4" w:space="0" w:color="auto"/>
            </w:tcBorders>
            <w:noWrap/>
            <w:vAlign w:val="center"/>
            <w:hideMark/>
          </w:tcPr>
          <w:p w14:paraId="3FC805C9" w14:textId="77777777" w:rsidR="009D1C94" w:rsidRPr="002D1E6F" w:rsidRDefault="009D1C94">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5</w:t>
            </w:r>
          </w:p>
        </w:tc>
        <w:tc>
          <w:tcPr>
            <w:tcW w:w="23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792BB18" w14:textId="77777777" w:rsidR="009D1C94" w:rsidRPr="002D1E6F" w:rsidRDefault="009D1C94">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Non-response – Industrial decline</w:t>
            </w:r>
          </w:p>
        </w:tc>
      </w:tr>
    </w:tbl>
    <w:p w14:paraId="2210FA3A" w14:textId="77777777" w:rsidR="009D1C94" w:rsidRPr="002D1E6F" w:rsidRDefault="009D1C94" w:rsidP="009D1C94"/>
    <w:p w14:paraId="005C34D4" w14:textId="27E3212B" w:rsidR="009D1C94" w:rsidRPr="002D1E6F" w:rsidRDefault="009D1C94" w:rsidP="009D1C94">
      <w:pPr>
        <w:ind w:left="851" w:right="946"/>
        <w:rPr>
          <w:rFonts w:ascii="Calibri" w:hAnsi="Calibri"/>
          <w:b/>
          <w:sz w:val="18"/>
          <w:szCs w:val="18"/>
        </w:rPr>
      </w:pPr>
      <w:r w:rsidRPr="002D1E6F">
        <w:rPr>
          <w:rFonts w:ascii="Calibri" w:hAnsi="Calibri"/>
          <w:b/>
          <w:sz w:val="18"/>
          <w:szCs w:val="18"/>
        </w:rPr>
        <w:t xml:space="preserve">Example: Simplified example of reporting of a non-sampling event due to quota being reached. In this case the cod was not biologically sampled because a quota had been reached in previous hauls. As a consequence </w:t>
      </w:r>
      <w:r w:rsidR="00312200" w:rsidRPr="002D1E6F">
        <w:rPr>
          <w:rFonts w:ascii="Calibri" w:hAnsi="Calibri"/>
          <w:b/>
          <w:sz w:val="18"/>
          <w:szCs w:val="18"/>
        </w:rPr>
        <w:t>SAid</w:t>
      </w:r>
      <w:r w:rsidRPr="002D1E6F">
        <w:rPr>
          <w:rFonts w:ascii="Calibri" w:hAnsi="Calibri"/>
          <w:b/>
          <w:sz w:val="18"/>
          <w:szCs w:val="18"/>
        </w:rPr>
        <w:t>=</w:t>
      </w:r>
      <w:r w:rsidR="00AF5616" w:rsidRPr="002D1E6F">
        <w:rPr>
          <w:rFonts w:ascii="Calibri" w:hAnsi="Calibri"/>
          <w:b/>
          <w:sz w:val="18"/>
          <w:szCs w:val="18"/>
        </w:rPr>
        <w:t>1</w:t>
      </w:r>
      <w:r w:rsidRPr="002D1E6F">
        <w:rPr>
          <w:rFonts w:ascii="Calibri" w:hAnsi="Calibri"/>
          <w:b/>
          <w:sz w:val="18"/>
          <w:szCs w:val="18"/>
        </w:rPr>
        <w:t xml:space="preserve"> will have no child entry </w:t>
      </w:r>
      <w:r w:rsidR="00DF6C61" w:rsidRPr="002D1E6F">
        <w:rPr>
          <w:rFonts w:ascii="Calibri" w:hAnsi="Calibri"/>
          <w:b/>
          <w:sz w:val="18"/>
          <w:szCs w:val="18"/>
        </w:rPr>
        <w:t>in table Biological</w:t>
      </w:r>
      <w:r w:rsidR="00FE784D" w:rsidRPr="002D1E6F">
        <w:rPr>
          <w:rFonts w:ascii="Calibri" w:hAnsi="Calibri"/>
          <w:b/>
          <w:sz w:val="18"/>
          <w:szCs w:val="18"/>
        </w:rPr>
        <w:t xml:space="preserve"> </w:t>
      </w:r>
      <w:r w:rsidR="00DF6C61" w:rsidRPr="002D1E6F">
        <w:rPr>
          <w:rFonts w:ascii="Calibri" w:hAnsi="Calibri"/>
          <w:b/>
          <w:sz w:val="18"/>
          <w:szCs w:val="18"/>
        </w:rPr>
        <w:t xml:space="preserve">Variable, </w:t>
      </w:r>
      <w:r w:rsidRPr="002D1E6F">
        <w:rPr>
          <w:rFonts w:ascii="Calibri" w:hAnsi="Calibri"/>
          <w:b/>
          <w:sz w:val="18"/>
          <w:szCs w:val="18"/>
        </w:rPr>
        <w:t>while</w:t>
      </w:r>
      <w:r w:rsidR="00312200" w:rsidRPr="002D1E6F">
        <w:rPr>
          <w:rFonts w:ascii="Calibri" w:hAnsi="Calibri"/>
          <w:b/>
          <w:sz w:val="18"/>
          <w:szCs w:val="18"/>
        </w:rPr>
        <w:t xml:space="preserve"> </w:t>
      </w:r>
      <w:r w:rsidR="003D6AED" w:rsidRPr="002D1E6F">
        <w:rPr>
          <w:rFonts w:ascii="Calibri" w:hAnsi="Calibri"/>
          <w:b/>
          <w:sz w:val="18"/>
          <w:szCs w:val="18"/>
        </w:rPr>
        <w:t>SAid</w:t>
      </w:r>
      <w:r w:rsidRPr="002D1E6F">
        <w:rPr>
          <w:rFonts w:ascii="Calibri" w:hAnsi="Calibri"/>
          <w:b/>
          <w:sz w:val="18"/>
          <w:szCs w:val="18"/>
        </w:rPr>
        <w:t xml:space="preserve"> 2 and 3 will have child entries.</w:t>
      </w:r>
    </w:p>
    <w:tbl>
      <w:tblPr>
        <w:tblW w:w="911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51"/>
        <w:gridCol w:w="1331"/>
        <w:gridCol w:w="1383"/>
        <w:gridCol w:w="1650"/>
        <w:gridCol w:w="2074"/>
        <w:gridCol w:w="2124"/>
      </w:tblGrid>
      <w:tr w:rsidR="003D6AED" w:rsidRPr="002D1E6F" w14:paraId="428ED882" w14:textId="77777777" w:rsidTr="00973362">
        <w:trPr>
          <w:trHeight w:val="20"/>
          <w:jc w:val="center"/>
        </w:trPr>
        <w:tc>
          <w:tcPr>
            <w:tcW w:w="0" w:type="auto"/>
            <w:tcBorders>
              <w:top w:val="single" w:sz="4" w:space="0" w:color="auto"/>
              <w:left w:val="single" w:sz="4" w:space="0" w:color="auto"/>
              <w:bottom w:val="single" w:sz="4" w:space="0" w:color="auto"/>
              <w:right w:val="single" w:sz="4" w:space="0" w:color="auto"/>
            </w:tcBorders>
            <w:noWrap/>
            <w:vAlign w:val="center"/>
            <w:hideMark/>
          </w:tcPr>
          <w:p w14:paraId="6C634D81" w14:textId="160B4748" w:rsidR="009D1C94" w:rsidRPr="002D1E6F" w:rsidRDefault="003D6AED" w:rsidP="00083BA9">
            <w:pPr>
              <w:spacing w:after="0" w:line="240" w:lineRule="auto"/>
              <w:jc w:val="center"/>
              <w:rPr>
                <w:rFonts w:ascii="Calibri" w:eastAsia="Times New Roman" w:hAnsi="Calibri" w:cs="Times New Roman"/>
                <w:b/>
                <w:color w:val="000000"/>
                <w:sz w:val="18"/>
                <w:szCs w:val="18"/>
                <w:lang w:eastAsia="en-GB"/>
              </w:rPr>
            </w:pPr>
            <w:r w:rsidRPr="002D1E6F">
              <w:rPr>
                <w:rFonts w:ascii="Calibri" w:eastAsia="Times New Roman" w:hAnsi="Calibri" w:cs="Times New Roman"/>
                <w:b/>
                <w:color w:val="000000"/>
                <w:sz w:val="18"/>
                <w:szCs w:val="18"/>
                <w:lang w:eastAsia="en-GB"/>
              </w:rPr>
              <w:t>SAid</w:t>
            </w:r>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38A13950" w14:textId="49BA4B54" w:rsidR="009D1C94" w:rsidRPr="002D1E6F" w:rsidRDefault="003D6AED" w:rsidP="00083BA9">
            <w:pPr>
              <w:spacing w:after="0" w:line="240" w:lineRule="auto"/>
              <w:jc w:val="center"/>
              <w:rPr>
                <w:rFonts w:ascii="Calibri" w:eastAsia="Times New Roman" w:hAnsi="Calibri" w:cs="Times New Roman"/>
                <w:b/>
                <w:color w:val="000000"/>
                <w:sz w:val="18"/>
                <w:szCs w:val="18"/>
                <w:lang w:eastAsia="en-GB"/>
              </w:rPr>
            </w:pPr>
            <w:r w:rsidRPr="002D1E6F">
              <w:rPr>
                <w:rFonts w:ascii="Calibri" w:eastAsia="Times New Roman" w:hAnsi="Calibri" w:cs="Times New Roman"/>
                <w:b/>
                <w:color w:val="000000"/>
                <w:sz w:val="18"/>
                <w:szCs w:val="18"/>
                <w:lang w:eastAsia="en-GB"/>
              </w:rPr>
              <w:t>SAspeciesCode</w:t>
            </w:r>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1C20860F" w14:textId="2BA19DE4" w:rsidR="009D1C94" w:rsidRPr="002D1E6F" w:rsidRDefault="00C954BD" w:rsidP="00083BA9">
            <w:pPr>
              <w:spacing w:after="0" w:line="240" w:lineRule="auto"/>
              <w:jc w:val="center"/>
              <w:rPr>
                <w:rFonts w:ascii="Calibri" w:eastAsia="Times New Roman" w:hAnsi="Calibri" w:cs="Times New Roman"/>
                <w:b/>
                <w:color w:val="000000"/>
                <w:sz w:val="18"/>
                <w:szCs w:val="18"/>
                <w:lang w:eastAsia="en-GB"/>
              </w:rPr>
            </w:pPr>
            <w:r w:rsidRPr="002D1E6F">
              <w:rPr>
                <w:rFonts w:ascii="Calibri" w:eastAsia="Times New Roman" w:hAnsi="Calibri" w:cs="Times New Roman"/>
                <w:b/>
                <w:color w:val="000000"/>
                <w:sz w:val="18"/>
                <w:szCs w:val="18"/>
                <w:lang w:eastAsia="en-GB"/>
              </w:rPr>
              <w:t>SAnumberTotal</w:t>
            </w:r>
          </w:p>
        </w:tc>
        <w:tc>
          <w:tcPr>
            <w:tcW w:w="907" w:type="dxa"/>
            <w:tcBorders>
              <w:top w:val="single" w:sz="4" w:space="0" w:color="auto"/>
              <w:left w:val="single" w:sz="4" w:space="0" w:color="auto"/>
              <w:bottom w:val="single" w:sz="4" w:space="0" w:color="auto"/>
              <w:right w:val="single" w:sz="4" w:space="0" w:color="auto"/>
            </w:tcBorders>
            <w:noWrap/>
            <w:vAlign w:val="center"/>
            <w:hideMark/>
          </w:tcPr>
          <w:p w14:paraId="26C3B8AE" w14:textId="709D1536" w:rsidR="009D1C94" w:rsidRPr="002D1E6F" w:rsidRDefault="00C954BD" w:rsidP="00C954BD">
            <w:pPr>
              <w:spacing w:after="0" w:line="240" w:lineRule="auto"/>
              <w:jc w:val="center"/>
              <w:rPr>
                <w:rFonts w:ascii="Calibri" w:eastAsia="Times New Roman" w:hAnsi="Calibri" w:cs="Times New Roman"/>
                <w:b/>
                <w:color w:val="000000"/>
                <w:sz w:val="18"/>
                <w:szCs w:val="18"/>
                <w:lang w:eastAsia="en-GB"/>
              </w:rPr>
            </w:pPr>
            <w:r w:rsidRPr="002D1E6F">
              <w:rPr>
                <w:rFonts w:ascii="Calibri" w:eastAsia="Times New Roman" w:hAnsi="Calibri" w:cs="Times New Roman"/>
                <w:b/>
                <w:color w:val="000000"/>
                <w:sz w:val="18"/>
                <w:szCs w:val="18"/>
                <w:lang w:eastAsia="en-GB"/>
              </w:rPr>
              <w:t>SAnumberSampled</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6516BA8" w14:textId="77777777" w:rsidR="003D6AED" w:rsidRPr="002D1E6F" w:rsidRDefault="003D6AED" w:rsidP="00083BA9">
            <w:pPr>
              <w:spacing w:after="0" w:line="240" w:lineRule="auto"/>
              <w:jc w:val="center"/>
              <w:rPr>
                <w:rFonts w:ascii="Calibri" w:eastAsia="Times New Roman" w:hAnsi="Calibri" w:cs="Times New Roman"/>
                <w:b/>
                <w:color w:val="000000"/>
                <w:sz w:val="18"/>
                <w:szCs w:val="18"/>
                <w:lang w:eastAsia="en-GB"/>
              </w:rPr>
            </w:pPr>
            <w:r w:rsidRPr="002D1E6F">
              <w:rPr>
                <w:rFonts w:ascii="Calibri" w:eastAsia="Times New Roman" w:hAnsi="Calibri" w:cs="Times New Roman"/>
                <w:b/>
                <w:color w:val="000000"/>
                <w:sz w:val="18"/>
                <w:szCs w:val="18"/>
                <w:lang w:eastAsia="en-GB"/>
              </w:rPr>
              <w:t>SAnoSamp-</w:t>
            </w:r>
          </w:p>
          <w:p w14:paraId="3D90ACC6" w14:textId="1D7C1223" w:rsidR="009D1C94" w:rsidRPr="002D1E6F" w:rsidRDefault="003D6AED" w:rsidP="00083BA9">
            <w:pPr>
              <w:spacing w:after="0" w:line="240" w:lineRule="auto"/>
              <w:jc w:val="center"/>
              <w:rPr>
                <w:rFonts w:ascii="Calibri" w:eastAsia="Times New Roman" w:hAnsi="Calibri" w:cs="Times New Roman"/>
                <w:b/>
                <w:color w:val="000000"/>
                <w:sz w:val="18"/>
                <w:szCs w:val="18"/>
                <w:lang w:eastAsia="en-GB"/>
              </w:rPr>
            </w:pPr>
            <w:r w:rsidRPr="002D1E6F">
              <w:rPr>
                <w:rFonts w:ascii="Calibri" w:eastAsia="Times New Roman" w:hAnsi="Calibri" w:cs="Times New Roman"/>
                <w:b/>
                <w:color w:val="000000"/>
                <w:sz w:val="18"/>
                <w:szCs w:val="18"/>
                <w:lang w:eastAsia="en-GB"/>
              </w:rPr>
              <w:t>ReasonFM</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AE4794C" w14:textId="77777777" w:rsidR="003D6AED" w:rsidRPr="002D1E6F" w:rsidRDefault="003D6AED" w:rsidP="00083BA9">
            <w:pPr>
              <w:spacing w:after="0" w:line="240" w:lineRule="auto"/>
              <w:jc w:val="center"/>
              <w:rPr>
                <w:rFonts w:ascii="Calibri" w:eastAsia="Times New Roman" w:hAnsi="Calibri" w:cs="Times New Roman"/>
                <w:b/>
                <w:color w:val="000000"/>
                <w:sz w:val="18"/>
                <w:szCs w:val="18"/>
                <w:lang w:eastAsia="en-GB"/>
              </w:rPr>
            </w:pPr>
            <w:r w:rsidRPr="002D1E6F">
              <w:rPr>
                <w:rFonts w:ascii="Calibri" w:eastAsia="Times New Roman" w:hAnsi="Calibri" w:cs="Times New Roman"/>
                <w:b/>
                <w:color w:val="000000"/>
                <w:sz w:val="18"/>
                <w:szCs w:val="18"/>
                <w:lang w:eastAsia="en-GB"/>
              </w:rPr>
              <w:t>SAreasonNot</w:t>
            </w:r>
          </w:p>
          <w:p w14:paraId="7240FF4B" w14:textId="3BD07E10" w:rsidR="009D1C94" w:rsidRPr="002D1E6F" w:rsidRDefault="003D6AED" w:rsidP="00083BA9">
            <w:pPr>
              <w:spacing w:after="0" w:line="240" w:lineRule="auto"/>
              <w:jc w:val="center"/>
              <w:rPr>
                <w:rFonts w:ascii="Calibri" w:eastAsia="Times New Roman" w:hAnsi="Calibri" w:cs="Times New Roman"/>
                <w:b/>
                <w:color w:val="000000"/>
                <w:sz w:val="18"/>
                <w:szCs w:val="18"/>
                <w:lang w:eastAsia="en-GB"/>
              </w:rPr>
            </w:pPr>
            <w:r w:rsidRPr="002D1E6F">
              <w:rPr>
                <w:rFonts w:ascii="Calibri" w:eastAsia="Times New Roman" w:hAnsi="Calibri" w:cs="Times New Roman"/>
                <w:b/>
                <w:color w:val="000000"/>
                <w:sz w:val="18"/>
                <w:szCs w:val="18"/>
                <w:lang w:eastAsia="en-GB"/>
              </w:rPr>
              <w:t>SampledBV</w:t>
            </w:r>
          </w:p>
        </w:tc>
      </w:tr>
      <w:tr w:rsidR="003D6AED" w:rsidRPr="002D1E6F" w14:paraId="72033A24" w14:textId="77777777" w:rsidTr="00973362">
        <w:trPr>
          <w:trHeight w:val="20"/>
          <w:jc w:val="center"/>
        </w:trPr>
        <w:tc>
          <w:tcPr>
            <w:tcW w:w="0" w:type="auto"/>
            <w:tcBorders>
              <w:top w:val="single" w:sz="4" w:space="0" w:color="auto"/>
              <w:left w:val="single" w:sz="4" w:space="0" w:color="auto"/>
              <w:bottom w:val="single" w:sz="4" w:space="0" w:color="auto"/>
              <w:right w:val="single" w:sz="4" w:space="0" w:color="auto"/>
            </w:tcBorders>
            <w:noWrap/>
            <w:vAlign w:val="bottom"/>
            <w:hideMark/>
          </w:tcPr>
          <w:p w14:paraId="7D14BB3B" w14:textId="77777777" w:rsidR="009D1C94" w:rsidRPr="002D1E6F" w:rsidRDefault="009D1C94" w:rsidP="00083BA9">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1</w:t>
            </w:r>
          </w:p>
        </w:tc>
        <w:tc>
          <w:tcPr>
            <w:tcW w:w="0" w:type="auto"/>
            <w:tcBorders>
              <w:top w:val="single" w:sz="4" w:space="0" w:color="auto"/>
              <w:left w:val="single" w:sz="4" w:space="0" w:color="auto"/>
              <w:bottom w:val="single" w:sz="4" w:space="0" w:color="auto"/>
              <w:right w:val="single" w:sz="4" w:space="0" w:color="auto"/>
            </w:tcBorders>
            <w:noWrap/>
            <w:vAlign w:val="bottom"/>
            <w:hideMark/>
          </w:tcPr>
          <w:p w14:paraId="1F5FB5A1" w14:textId="77777777" w:rsidR="009D1C94" w:rsidRPr="002D1E6F" w:rsidRDefault="009D1C94" w:rsidP="00083BA9">
            <w:pPr>
              <w:spacing w:after="0" w:line="240" w:lineRule="auto"/>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Cod</w:t>
            </w:r>
          </w:p>
        </w:tc>
        <w:tc>
          <w:tcPr>
            <w:tcW w:w="0" w:type="auto"/>
            <w:tcBorders>
              <w:top w:val="single" w:sz="4" w:space="0" w:color="auto"/>
              <w:left w:val="single" w:sz="4" w:space="0" w:color="auto"/>
              <w:bottom w:val="single" w:sz="4" w:space="0" w:color="auto"/>
              <w:right w:val="single" w:sz="4" w:space="0" w:color="auto"/>
            </w:tcBorders>
            <w:noWrap/>
            <w:vAlign w:val="bottom"/>
            <w:hideMark/>
          </w:tcPr>
          <w:p w14:paraId="35C7AA3F" w14:textId="77777777" w:rsidR="009D1C94" w:rsidRPr="002D1E6F" w:rsidRDefault="009D1C94" w:rsidP="00083BA9">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10</w:t>
            </w:r>
          </w:p>
        </w:tc>
        <w:tc>
          <w:tcPr>
            <w:tcW w:w="907" w:type="dxa"/>
            <w:tcBorders>
              <w:top w:val="single" w:sz="4" w:space="0" w:color="auto"/>
              <w:left w:val="single" w:sz="4" w:space="0" w:color="auto"/>
              <w:bottom w:val="single" w:sz="4" w:space="0" w:color="auto"/>
              <w:right w:val="single" w:sz="4" w:space="0" w:color="auto"/>
            </w:tcBorders>
            <w:noWrap/>
            <w:vAlign w:val="bottom"/>
            <w:hideMark/>
          </w:tcPr>
          <w:p w14:paraId="47DAF4AC" w14:textId="77777777" w:rsidR="009D1C94" w:rsidRPr="002D1E6F" w:rsidRDefault="009D1C94" w:rsidP="00083BA9">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2</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5E956C2" w14:textId="77777777" w:rsidR="009D1C94" w:rsidRPr="002D1E6F" w:rsidRDefault="009D1C94" w:rsidP="00083BA9">
            <w:pPr>
              <w:spacing w:after="0" w:line="240" w:lineRule="auto"/>
              <w:jc w:val="center"/>
              <w:rPr>
                <w:rFonts w:ascii="Calibri" w:eastAsia="Times New Roman" w:hAnsi="Calibri" w:cs="Times New Roman"/>
                <w:color w:val="000000"/>
                <w:sz w:val="18"/>
                <w:szCs w:val="18"/>
                <w:lang w:eastAsia="en-GB"/>
              </w:rPr>
            </w:pP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3B21602" w14:textId="77777777" w:rsidR="009D1C94" w:rsidRPr="002D1E6F" w:rsidRDefault="009D1C94" w:rsidP="00083BA9">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Non-response – Quota reached</w:t>
            </w:r>
          </w:p>
        </w:tc>
      </w:tr>
      <w:tr w:rsidR="003D6AED" w:rsidRPr="002D1E6F" w14:paraId="2905EAFE" w14:textId="77777777" w:rsidTr="00973362">
        <w:trPr>
          <w:trHeight w:val="20"/>
          <w:jc w:val="center"/>
        </w:trPr>
        <w:tc>
          <w:tcPr>
            <w:tcW w:w="0" w:type="auto"/>
            <w:tcBorders>
              <w:top w:val="single" w:sz="4" w:space="0" w:color="auto"/>
              <w:left w:val="single" w:sz="4" w:space="0" w:color="auto"/>
              <w:bottom w:val="single" w:sz="4" w:space="0" w:color="auto"/>
              <w:right w:val="single" w:sz="4" w:space="0" w:color="auto"/>
            </w:tcBorders>
            <w:noWrap/>
            <w:vAlign w:val="bottom"/>
            <w:hideMark/>
          </w:tcPr>
          <w:p w14:paraId="00DA7B1B" w14:textId="77777777" w:rsidR="009D1C94" w:rsidRPr="002D1E6F" w:rsidRDefault="009D1C94" w:rsidP="00083BA9">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2</w:t>
            </w:r>
          </w:p>
        </w:tc>
        <w:tc>
          <w:tcPr>
            <w:tcW w:w="0" w:type="auto"/>
            <w:tcBorders>
              <w:top w:val="single" w:sz="4" w:space="0" w:color="auto"/>
              <w:left w:val="single" w:sz="4" w:space="0" w:color="auto"/>
              <w:bottom w:val="single" w:sz="4" w:space="0" w:color="auto"/>
              <w:right w:val="single" w:sz="4" w:space="0" w:color="auto"/>
            </w:tcBorders>
            <w:noWrap/>
            <w:vAlign w:val="bottom"/>
            <w:hideMark/>
          </w:tcPr>
          <w:p w14:paraId="58B17062" w14:textId="77777777" w:rsidR="009D1C94" w:rsidRPr="002D1E6F" w:rsidRDefault="009D1C94" w:rsidP="00083BA9">
            <w:pPr>
              <w:spacing w:after="0" w:line="240" w:lineRule="auto"/>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Hake</w:t>
            </w:r>
          </w:p>
        </w:tc>
        <w:tc>
          <w:tcPr>
            <w:tcW w:w="0" w:type="auto"/>
            <w:tcBorders>
              <w:top w:val="single" w:sz="4" w:space="0" w:color="auto"/>
              <w:left w:val="single" w:sz="4" w:space="0" w:color="auto"/>
              <w:bottom w:val="single" w:sz="4" w:space="0" w:color="auto"/>
              <w:right w:val="single" w:sz="4" w:space="0" w:color="auto"/>
            </w:tcBorders>
            <w:noWrap/>
            <w:vAlign w:val="bottom"/>
            <w:hideMark/>
          </w:tcPr>
          <w:p w14:paraId="2A313493" w14:textId="77777777" w:rsidR="009D1C94" w:rsidRPr="002D1E6F" w:rsidRDefault="009D1C94" w:rsidP="00083BA9">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10</w:t>
            </w:r>
          </w:p>
        </w:tc>
        <w:tc>
          <w:tcPr>
            <w:tcW w:w="907" w:type="dxa"/>
            <w:tcBorders>
              <w:top w:val="single" w:sz="4" w:space="0" w:color="auto"/>
              <w:left w:val="single" w:sz="4" w:space="0" w:color="auto"/>
              <w:bottom w:val="single" w:sz="4" w:space="0" w:color="auto"/>
              <w:right w:val="single" w:sz="4" w:space="0" w:color="auto"/>
            </w:tcBorders>
            <w:noWrap/>
            <w:vAlign w:val="bottom"/>
            <w:hideMark/>
          </w:tcPr>
          <w:p w14:paraId="3CBAA998" w14:textId="77777777" w:rsidR="009D1C94" w:rsidRPr="002D1E6F" w:rsidRDefault="009D1C94" w:rsidP="00083BA9">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008FCEA" w14:textId="77777777" w:rsidR="009D1C94" w:rsidRPr="002D1E6F" w:rsidRDefault="009D1C94" w:rsidP="00083BA9">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Non-response – sampling Error</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3DB8EE6" w14:textId="77777777" w:rsidR="009D1C94" w:rsidRPr="002D1E6F" w:rsidRDefault="009D1C94" w:rsidP="00083BA9">
            <w:pPr>
              <w:spacing w:after="0" w:line="240" w:lineRule="auto"/>
              <w:jc w:val="center"/>
              <w:rPr>
                <w:rFonts w:ascii="Calibri" w:eastAsia="Times New Roman" w:hAnsi="Calibri" w:cs="Times New Roman"/>
                <w:color w:val="000000"/>
                <w:sz w:val="18"/>
                <w:szCs w:val="18"/>
                <w:lang w:eastAsia="en-GB"/>
              </w:rPr>
            </w:pPr>
          </w:p>
        </w:tc>
      </w:tr>
      <w:tr w:rsidR="003D6AED" w:rsidRPr="002D1E6F" w14:paraId="7C44BFFF" w14:textId="77777777" w:rsidTr="00973362">
        <w:trPr>
          <w:trHeight w:val="20"/>
          <w:jc w:val="center"/>
        </w:trPr>
        <w:tc>
          <w:tcPr>
            <w:tcW w:w="0" w:type="auto"/>
            <w:tcBorders>
              <w:top w:val="single" w:sz="4" w:space="0" w:color="auto"/>
              <w:left w:val="single" w:sz="4" w:space="0" w:color="auto"/>
              <w:bottom w:val="single" w:sz="4" w:space="0" w:color="auto"/>
              <w:right w:val="single" w:sz="4" w:space="0" w:color="auto"/>
            </w:tcBorders>
            <w:noWrap/>
            <w:vAlign w:val="bottom"/>
            <w:hideMark/>
          </w:tcPr>
          <w:p w14:paraId="6314D927" w14:textId="77777777" w:rsidR="009D1C94" w:rsidRPr="002D1E6F" w:rsidRDefault="009D1C94" w:rsidP="00083BA9">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3</w:t>
            </w:r>
          </w:p>
        </w:tc>
        <w:tc>
          <w:tcPr>
            <w:tcW w:w="0" w:type="auto"/>
            <w:tcBorders>
              <w:top w:val="single" w:sz="4" w:space="0" w:color="auto"/>
              <w:left w:val="single" w:sz="4" w:space="0" w:color="auto"/>
              <w:bottom w:val="single" w:sz="4" w:space="0" w:color="auto"/>
              <w:right w:val="single" w:sz="4" w:space="0" w:color="auto"/>
            </w:tcBorders>
            <w:noWrap/>
            <w:vAlign w:val="bottom"/>
            <w:hideMark/>
          </w:tcPr>
          <w:p w14:paraId="31DBA6ED" w14:textId="77777777" w:rsidR="009D1C94" w:rsidRPr="002D1E6F" w:rsidRDefault="009D1C94" w:rsidP="00083BA9">
            <w:pPr>
              <w:spacing w:after="0" w:line="240" w:lineRule="auto"/>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Haddock</w:t>
            </w:r>
          </w:p>
        </w:tc>
        <w:tc>
          <w:tcPr>
            <w:tcW w:w="0" w:type="auto"/>
            <w:tcBorders>
              <w:top w:val="single" w:sz="4" w:space="0" w:color="auto"/>
              <w:left w:val="single" w:sz="4" w:space="0" w:color="auto"/>
              <w:bottom w:val="single" w:sz="4" w:space="0" w:color="auto"/>
              <w:right w:val="single" w:sz="4" w:space="0" w:color="auto"/>
            </w:tcBorders>
            <w:noWrap/>
            <w:vAlign w:val="bottom"/>
            <w:hideMark/>
          </w:tcPr>
          <w:p w14:paraId="529FB24E" w14:textId="77777777" w:rsidR="009D1C94" w:rsidRPr="002D1E6F" w:rsidRDefault="009D1C94" w:rsidP="00083BA9">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10</w:t>
            </w:r>
          </w:p>
        </w:tc>
        <w:tc>
          <w:tcPr>
            <w:tcW w:w="907" w:type="dxa"/>
            <w:tcBorders>
              <w:top w:val="single" w:sz="4" w:space="0" w:color="auto"/>
              <w:left w:val="single" w:sz="4" w:space="0" w:color="auto"/>
              <w:bottom w:val="single" w:sz="4" w:space="0" w:color="auto"/>
              <w:right w:val="single" w:sz="4" w:space="0" w:color="auto"/>
            </w:tcBorders>
            <w:noWrap/>
            <w:vAlign w:val="bottom"/>
            <w:hideMark/>
          </w:tcPr>
          <w:p w14:paraId="53883CDE" w14:textId="77777777" w:rsidR="009D1C94" w:rsidRPr="002D1E6F" w:rsidRDefault="009D1C94" w:rsidP="00083BA9">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C93E505" w14:textId="77777777" w:rsidR="009D1C94" w:rsidRPr="002D1E6F" w:rsidRDefault="009D1C94" w:rsidP="00083BA9">
            <w:pPr>
              <w:spacing w:after="0" w:line="240" w:lineRule="auto"/>
              <w:jc w:val="center"/>
              <w:rPr>
                <w:rFonts w:ascii="Calibri" w:eastAsia="Times New Roman" w:hAnsi="Calibri" w:cs="Times New Roman"/>
                <w:color w:val="000000"/>
                <w:sz w:val="18"/>
                <w:szCs w:val="18"/>
                <w:lang w:eastAsia="en-GB"/>
              </w:rPr>
            </w:pP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0C5B886" w14:textId="77777777" w:rsidR="009D1C94" w:rsidRPr="002D1E6F" w:rsidRDefault="009D1C94" w:rsidP="00083BA9">
            <w:pPr>
              <w:spacing w:after="0" w:line="240" w:lineRule="auto"/>
              <w:jc w:val="center"/>
              <w:rPr>
                <w:rFonts w:ascii="Calibri" w:eastAsia="Times New Roman" w:hAnsi="Calibri" w:cs="Times New Roman"/>
                <w:color w:val="000000"/>
                <w:sz w:val="18"/>
                <w:szCs w:val="18"/>
                <w:lang w:eastAsia="en-GB"/>
              </w:rPr>
            </w:pPr>
          </w:p>
        </w:tc>
      </w:tr>
    </w:tbl>
    <w:p w14:paraId="7486993D" w14:textId="77777777" w:rsidR="009D1C94" w:rsidRPr="002D1E6F" w:rsidRDefault="009D1C94" w:rsidP="009D1C94"/>
    <w:p w14:paraId="3C216E28" w14:textId="422A9F06" w:rsidR="003524B0" w:rsidRPr="002D1E6F" w:rsidRDefault="00A34F6B" w:rsidP="003524B0">
      <w:pPr>
        <w:pStyle w:val="Heading2"/>
      </w:pPr>
      <w:bookmarkStart w:id="32" w:name="_Toc56083423"/>
      <w:r w:rsidRPr="002D1E6F">
        <w:t>Recording of i</w:t>
      </w:r>
      <w:r w:rsidR="003524B0" w:rsidRPr="002D1E6F">
        <w:t>ncidental by-catches</w:t>
      </w:r>
      <w:r w:rsidRPr="002D1E6F">
        <w:t xml:space="preserve"> and slipping</w:t>
      </w:r>
      <w:bookmarkEnd w:id="32"/>
      <w:r w:rsidR="003524B0" w:rsidRPr="002D1E6F">
        <w:t xml:space="preserve"> </w:t>
      </w:r>
    </w:p>
    <w:p w14:paraId="54D125DC" w14:textId="775598F9" w:rsidR="00A34F6B" w:rsidRPr="002D1E6F" w:rsidRDefault="00A34F6B" w:rsidP="00FE784D">
      <w:r w:rsidRPr="002D1E6F">
        <w:t xml:space="preserve">The present version of the RDBES is prepared to receive the information needed to estimate incidental by-catches and record </w:t>
      </w:r>
      <w:r w:rsidR="00A43A0C" w:rsidRPr="002D1E6F">
        <w:t xml:space="preserve">drop-outs and </w:t>
      </w:r>
      <w:r w:rsidRPr="002D1E6F">
        <w:t xml:space="preserve">slipping. With regards to incidental by-catches, </w:t>
      </w:r>
      <w:r w:rsidR="008007E6" w:rsidRPr="002D1E6F">
        <w:t xml:space="preserve">the aim was to </w:t>
      </w:r>
      <w:r w:rsidRPr="002D1E6F">
        <w:t xml:space="preserve">a) </w:t>
      </w:r>
      <w:r w:rsidR="008007E6" w:rsidRPr="002D1E6F">
        <w:t xml:space="preserve">be </w:t>
      </w:r>
      <w:r w:rsidRPr="002D1E6F">
        <w:t xml:space="preserve">able to accurately record positive incidental by-catch events (e.g., by extending the range of available taxonomic codes to marine mammals and birds), b) </w:t>
      </w:r>
      <w:r w:rsidR="008007E6" w:rsidRPr="002D1E6F">
        <w:t xml:space="preserve">facilitate </w:t>
      </w:r>
      <w:r w:rsidRPr="002D1E6F">
        <w:t xml:space="preserve">the correct distinction between non-observations ( = missing values) and zero-observation (true 0s), c) </w:t>
      </w:r>
      <w:r w:rsidR="00CC6292" w:rsidRPr="002D1E6F">
        <w:t>accommodate</w:t>
      </w:r>
      <w:r w:rsidRPr="002D1E6F">
        <w:t xml:space="preserve"> the usage of different sampling metho</w:t>
      </w:r>
      <w:r w:rsidR="00CC6292" w:rsidRPr="002D1E6F">
        <w:t>do</w:t>
      </w:r>
      <w:r w:rsidRPr="002D1E6F">
        <w:t xml:space="preserve">logies (e.g., in by-catch studies it is frequent for observers to do a visual screening of the catch; in discard studies it is more typical for observers to collect weight-based samples) and d) </w:t>
      </w:r>
      <w:r w:rsidR="008007E6" w:rsidRPr="002D1E6F">
        <w:t xml:space="preserve">be </w:t>
      </w:r>
      <w:r w:rsidRPr="002D1E6F">
        <w:t>able to record the state of individuals (e.g., including codes for dead, wounded, alive, unknown, etc</w:t>
      </w:r>
      <w:r w:rsidR="00A43A0C" w:rsidRPr="002D1E6F">
        <w:t>.</w:t>
      </w:r>
      <w:r w:rsidRPr="002D1E6F">
        <w:t xml:space="preserve">). </w:t>
      </w:r>
      <w:r w:rsidR="008007E6" w:rsidRPr="002D1E6F">
        <w:t xml:space="preserve">With regards to slipping </w:t>
      </w:r>
      <w:r w:rsidR="00A43A0C" w:rsidRPr="002D1E6F">
        <w:t xml:space="preserve">and drop-outs </w:t>
      </w:r>
      <w:r w:rsidR="008007E6" w:rsidRPr="002D1E6F">
        <w:t xml:space="preserve">the aim was to facilitate its reporting in a way that is clearly distinguishable from other fractions such as landings and discards. To </w:t>
      </w:r>
      <w:r w:rsidR="00CC6292" w:rsidRPr="002D1E6F">
        <w:t>accommodate</w:t>
      </w:r>
      <w:r w:rsidR="008007E6" w:rsidRPr="002D1E6F">
        <w:t xml:space="preserve"> these improvements the following </w:t>
      </w:r>
      <w:r w:rsidRPr="002D1E6F">
        <w:t xml:space="preserve">changes </w:t>
      </w:r>
      <w:r w:rsidR="008007E6" w:rsidRPr="002D1E6F">
        <w:t>were implemented</w:t>
      </w:r>
      <w:r w:rsidRPr="002D1E6F">
        <w:t>:</w:t>
      </w:r>
    </w:p>
    <w:p w14:paraId="6F789740" w14:textId="77777777" w:rsidR="008007E6" w:rsidRPr="002D1E6F" w:rsidRDefault="008007E6" w:rsidP="00FE784D">
      <w:pPr>
        <w:pStyle w:val="ListParagraph"/>
        <w:numPr>
          <w:ilvl w:val="0"/>
          <w:numId w:val="4"/>
        </w:numPr>
      </w:pPr>
      <w:r w:rsidRPr="002D1E6F">
        <w:t xml:space="preserve">FO Table: </w:t>
      </w:r>
    </w:p>
    <w:p w14:paraId="5BCB8DE2" w14:textId="4C05FCC9" w:rsidR="00A34F6B" w:rsidRPr="002D1E6F" w:rsidRDefault="00B313B7" w:rsidP="00FE784D">
      <w:pPr>
        <w:pStyle w:val="ListParagraph"/>
        <w:numPr>
          <w:ilvl w:val="1"/>
          <w:numId w:val="4"/>
        </w:numPr>
      </w:pPr>
      <w:r w:rsidRPr="002D1E6F">
        <w:t>Inclusion of</w:t>
      </w:r>
      <w:r w:rsidR="008007E6" w:rsidRPr="002D1E6F">
        <w:t xml:space="preserve"> </w:t>
      </w:r>
      <w:r w:rsidRPr="002D1E6F">
        <w:t xml:space="preserve">variable “Observation code” to indicate which part(s) of the fishing operation were effectively screened during the fishing operation. This new variable accomodates </w:t>
      </w:r>
      <w:r w:rsidR="008007E6" w:rsidRPr="002D1E6F">
        <w:t xml:space="preserve">“Slipping” </w:t>
      </w:r>
      <w:r w:rsidRPr="002D1E6F">
        <w:t>(Sl)</w:t>
      </w:r>
      <w:r w:rsidR="008007E6" w:rsidRPr="002D1E6F">
        <w:t xml:space="preserve">, </w:t>
      </w:r>
      <w:r w:rsidR="00A43A0C" w:rsidRPr="002D1E6F">
        <w:t xml:space="preserve">“Drop-outs” (Dr), </w:t>
      </w:r>
      <w:r w:rsidR="008007E6" w:rsidRPr="002D1E6F">
        <w:t>“</w:t>
      </w:r>
      <w:r w:rsidR="00A43A0C" w:rsidRPr="002D1E6F">
        <w:t>Presorting</w:t>
      </w:r>
      <w:r w:rsidR="008007E6" w:rsidRPr="002D1E6F">
        <w:t xml:space="preserve">” </w:t>
      </w:r>
      <w:r w:rsidRPr="002D1E6F">
        <w:t>(</w:t>
      </w:r>
      <w:r w:rsidR="00A43A0C" w:rsidRPr="002D1E6F">
        <w:t>Pr</w:t>
      </w:r>
      <w:r w:rsidRPr="002D1E6F">
        <w:t xml:space="preserve">), </w:t>
      </w:r>
      <w:r w:rsidR="008007E6" w:rsidRPr="002D1E6F">
        <w:t xml:space="preserve">“Sorting” </w:t>
      </w:r>
      <w:r w:rsidRPr="002D1E6F">
        <w:t>(So) and combinations thereof</w:t>
      </w:r>
      <w:r w:rsidR="008007E6" w:rsidRPr="002D1E6F">
        <w:t>.</w:t>
      </w:r>
    </w:p>
    <w:p w14:paraId="2FB1EA41" w14:textId="5BA1069D" w:rsidR="008007E6" w:rsidRPr="002D1E6F" w:rsidRDefault="008007E6" w:rsidP="00FE784D">
      <w:pPr>
        <w:pStyle w:val="ListParagraph"/>
        <w:numPr>
          <w:ilvl w:val="0"/>
          <w:numId w:val="4"/>
        </w:numPr>
      </w:pPr>
      <w:r w:rsidRPr="002D1E6F">
        <w:t>SS Table</w:t>
      </w:r>
    </w:p>
    <w:p w14:paraId="2C588989" w14:textId="563DBEBB" w:rsidR="008007E6" w:rsidRPr="002D1E6F" w:rsidRDefault="008007E6" w:rsidP="00FE784D">
      <w:pPr>
        <w:pStyle w:val="ListParagraph"/>
        <w:numPr>
          <w:ilvl w:val="1"/>
          <w:numId w:val="4"/>
        </w:numPr>
      </w:pPr>
      <w:r w:rsidRPr="002D1E6F">
        <w:lastRenderedPageBreak/>
        <w:t>Inclusion of a variable “</w:t>
      </w:r>
      <w:r w:rsidR="0025787C" w:rsidRPr="002D1E6F">
        <w:t>Observation</w:t>
      </w:r>
      <w:r w:rsidRPr="002D1E6F">
        <w:t>_</w:t>
      </w:r>
      <w:r w:rsidR="0025787C" w:rsidRPr="002D1E6F">
        <w:t>activity</w:t>
      </w:r>
      <w:r w:rsidRPr="002D1E6F">
        <w:t>” (text), defined as SLIP (= SLIPPING),</w:t>
      </w:r>
      <w:r w:rsidR="00A43A0C" w:rsidRPr="002D1E6F">
        <w:t xml:space="preserve"> DROP (= DROP-OUTS),</w:t>
      </w:r>
      <w:r w:rsidRPr="002D1E6F">
        <w:t xml:space="preserve"> HAUL (= HAULING) and SORT (=”SORTING”). This new variable allows the specification of different species lists for the different parts of the fishing operation, i.e., it is possible for some species to be screened for only at cod-end</w:t>
      </w:r>
      <w:r w:rsidR="00F21C72" w:rsidRPr="002D1E6F">
        <w:t xml:space="preserve"> or different taxonomic levels to be used in observations of slipping and sorting of the catches</w:t>
      </w:r>
      <w:r w:rsidRPr="002D1E6F">
        <w:t>.</w:t>
      </w:r>
    </w:p>
    <w:p w14:paraId="27F9B2D6" w14:textId="0C032ED5" w:rsidR="008007E6" w:rsidRPr="002D1E6F" w:rsidRDefault="008007E6" w:rsidP="00FE784D">
      <w:pPr>
        <w:pStyle w:val="ListParagraph"/>
        <w:numPr>
          <w:ilvl w:val="1"/>
          <w:numId w:val="4"/>
        </w:numPr>
      </w:pPr>
      <w:r w:rsidRPr="002D1E6F">
        <w:t>Inclusion of a variable “</w:t>
      </w:r>
      <w:r w:rsidR="0025787C" w:rsidRPr="002D1E6F">
        <w:t xml:space="preserve">Observation </w:t>
      </w:r>
      <w:r w:rsidRPr="002D1E6F">
        <w:t xml:space="preserve">type” (integer), defined as </w:t>
      </w:r>
      <w:r w:rsidR="00E81327" w:rsidRPr="002D1E6F">
        <w:t>vol</w:t>
      </w:r>
      <w:r w:rsidRPr="002D1E6F">
        <w:t xml:space="preserve"> (= volume) and </w:t>
      </w:r>
      <w:r w:rsidR="00E81327" w:rsidRPr="002D1E6F">
        <w:t>vis</w:t>
      </w:r>
      <w:r w:rsidRPr="002D1E6F">
        <w:t xml:space="preserve"> (= visual).  This new variable allows for the consideration of different species lists in volume samples from those used in visual screening samples, ensuring the separation of the estimates obtained by the two different methods. </w:t>
      </w:r>
    </w:p>
    <w:p w14:paraId="3376A69D" w14:textId="3689EE00" w:rsidR="00F21C72" w:rsidRPr="002D1E6F" w:rsidRDefault="00F21C72" w:rsidP="0025787C">
      <w:pPr>
        <w:pStyle w:val="ListParagraph"/>
        <w:numPr>
          <w:ilvl w:val="0"/>
          <w:numId w:val="4"/>
        </w:numPr>
      </w:pPr>
      <w:r w:rsidRPr="002D1E6F">
        <w:t>SA Table</w:t>
      </w:r>
    </w:p>
    <w:p w14:paraId="69E2A2BC" w14:textId="43FB81E3" w:rsidR="00F21C72" w:rsidRPr="002D1E6F" w:rsidRDefault="00F21C72" w:rsidP="0025787C">
      <w:pPr>
        <w:pStyle w:val="ListParagraph"/>
        <w:numPr>
          <w:ilvl w:val="1"/>
          <w:numId w:val="4"/>
        </w:numPr>
      </w:pPr>
      <w:r w:rsidRPr="002D1E6F">
        <w:t xml:space="preserve">Inclusion of a variable “SpecimenState” with a code list specifying the state of the individuals in the sample (e.g., dead, damaged). </w:t>
      </w:r>
    </w:p>
    <w:p w14:paraId="2DD89E96" w14:textId="40FFD730" w:rsidR="008007E6" w:rsidRPr="002D1E6F" w:rsidRDefault="008007E6" w:rsidP="009D1C94">
      <w:r w:rsidRPr="002D1E6F">
        <w:t xml:space="preserve">Examples of how these new variables can be </w:t>
      </w:r>
      <w:r w:rsidR="00F21C72" w:rsidRPr="002D1E6F">
        <w:t xml:space="preserve">specified </w:t>
      </w:r>
      <w:r w:rsidRPr="002D1E6F">
        <w:t xml:space="preserve">are </w:t>
      </w:r>
      <w:r w:rsidR="00F21C72" w:rsidRPr="002D1E6F">
        <w:t xml:space="preserve">present in annex </w:t>
      </w:r>
      <w:r w:rsidR="008D5A1D" w:rsidRPr="002D1E6F">
        <w:t xml:space="preserve">IV of </w:t>
      </w:r>
      <w:r w:rsidR="00F21C72" w:rsidRPr="002D1E6F">
        <w:t>this report.</w:t>
      </w:r>
    </w:p>
    <w:p w14:paraId="12AE81FE" w14:textId="77777777" w:rsidR="009D1C94" w:rsidRPr="002D1E6F" w:rsidRDefault="009D1C94" w:rsidP="00973362">
      <w:pPr>
        <w:pStyle w:val="Heading1"/>
      </w:pPr>
      <w:bookmarkStart w:id="33" w:name="_Toc56083424"/>
      <w:r w:rsidRPr="002D1E6F">
        <w:t>Other key concepts</w:t>
      </w:r>
      <w:bookmarkEnd w:id="33"/>
    </w:p>
    <w:p w14:paraId="772FB784" w14:textId="0250043D" w:rsidR="00EE780E" w:rsidRPr="002D1E6F" w:rsidRDefault="00EE780E" w:rsidP="00973362">
      <w:pPr>
        <w:pStyle w:val="Heading2"/>
      </w:pPr>
      <w:bookmarkStart w:id="34" w:name="_Toc56083425"/>
      <w:r w:rsidRPr="002D1E6F">
        <w:t>Commercial species</w:t>
      </w:r>
      <w:bookmarkEnd w:id="34"/>
    </w:p>
    <w:p w14:paraId="4A0C764C" w14:textId="711C8603" w:rsidR="00EA6872" w:rsidRPr="002D1E6F" w:rsidRDefault="00EE780E" w:rsidP="00EE780E">
      <w:r w:rsidRPr="002D1E6F">
        <w:t>A frequent need of commercial sampling programmes is that the species composition of boxes from generic commercial designations</w:t>
      </w:r>
      <w:r w:rsidR="00790E5A" w:rsidRPr="002D1E6F">
        <w:rPr>
          <w:rStyle w:val="FootnoteReference"/>
        </w:rPr>
        <w:footnoteReference w:id="3"/>
      </w:r>
      <w:r w:rsidRPr="002D1E6F">
        <w:t xml:space="preserve"> </w:t>
      </w:r>
      <w:r w:rsidR="00790E5A" w:rsidRPr="002D1E6F">
        <w:t>(</w:t>
      </w:r>
      <w:r w:rsidRPr="002D1E6F">
        <w:t>such as “rays”, “anglerfishes”, “seabreams”, etc</w:t>
      </w:r>
      <w:r w:rsidR="00790E5A" w:rsidRPr="002D1E6F">
        <w:t>.)</w:t>
      </w:r>
      <w:r w:rsidRPr="002D1E6F">
        <w:t xml:space="preserve"> can be recorded. The RDBES is prepared to accom</w:t>
      </w:r>
      <w:r w:rsidR="007C7DE8" w:rsidRPr="002D1E6F">
        <w:t>m</w:t>
      </w:r>
      <w:r w:rsidRPr="002D1E6F">
        <w:t xml:space="preserve">odate those data </w:t>
      </w:r>
      <w:r w:rsidR="00790E5A" w:rsidRPr="002D1E6F">
        <w:t>by offering</w:t>
      </w:r>
      <w:r w:rsidRPr="002D1E6F">
        <w:t xml:space="preserve"> the possibility of i) stating list</w:t>
      </w:r>
      <w:r w:rsidR="00790E5A" w:rsidRPr="002D1E6F">
        <w:t>s</w:t>
      </w:r>
      <w:r w:rsidRPr="002D1E6F">
        <w:t xml:space="preserve"> of commercial species in the Species Selection Table (S</w:t>
      </w:r>
      <w:r w:rsidR="00312200" w:rsidRPr="002D1E6F">
        <w:t>Lid</w:t>
      </w:r>
      <w:r w:rsidRPr="002D1E6F">
        <w:t xml:space="preserve"> in the Species Selection Table)</w:t>
      </w:r>
      <w:r w:rsidR="00790E5A" w:rsidRPr="002D1E6F">
        <w:t xml:space="preserve"> and ii) </w:t>
      </w:r>
      <w:r w:rsidRPr="002D1E6F">
        <w:t xml:space="preserve">declaring, e.g., the </w:t>
      </w:r>
      <w:r w:rsidR="00790E5A" w:rsidRPr="002D1E6F">
        <w:t xml:space="preserve">sampled </w:t>
      </w:r>
      <w:r w:rsidRPr="002D1E6F">
        <w:t xml:space="preserve">boxes of commercial species in the Sample </w:t>
      </w:r>
      <w:r w:rsidR="00790E5A" w:rsidRPr="002D1E6F">
        <w:t>T</w:t>
      </w:r>
      <w:r w:rsidRPr="002D1E6F">
        <w:t>able (</w:t>
      </w:r>
      <w:r w:rsidR="00790E5A" w:rsidRPr="002D1E6F">
        <w:t xml:space="preserve">using </w:t>
      </w:r>
      <w:r w:rsidR="00083BA9" w:rsidRPr="002D1E6F">
        <w:t xml:space="preserve">the </w:t>
      </w:r>
      <w:r w:rsidRPr="002D1E6F">
        <w:t>Commercial Species</w:t>
      </w:r>
      <w:r w:rsidR="00083BA9" w:rsidRPr="002D1E6F">
        <w:t xml:space="preserve"> (SAcommercialSpecies)</w:t>
      </w:r>
      <w:r w:rsidR="00790E5A" w:rsidRPr="002D1E6F">
        <w:t xml:space="preserve"> to identify the commercial name</w:t>
      </w:r>
      <w:r w:rsidRPr="002D1E6F">
        <w:t>)</w:t>
      </w:r>
      <w:r w:rsidR="00790E5A" w:rsidRPr="002D1E6F">
        <w:t xml:space="preserve"> with the </w:t>
      </w:r>
      <w:r w:rsidRPr="002D1E6F">
        <w:t xml:space="preserve">biological species </w:t>
      </w:r>
      <w:r w:rsidR="00790E5A" w:rsidRPr="002D1E6F">
        <w:t>sampled featuring as subsamples</w:t>
      </w:r>
      <w:r w:rsidRPr="002D1E6F">
        <w:t>.</w:t>
      </w:r>
    </w:p>
    <w:p w14:paraId="41099DB0" w14:textId="5AD60357" w:rsidR="00E316B4" w:rsidRPr="002D1E6F" w:rsidRDefault="00E316B4" w:rsidP="00E316B4">
      <w:pPr>
        <w:ind w:left="851"/>
      </w:pPr>
      <w:r w:rsidRPr="002D1E6F">
        <w:rPr>
          <w:rFonts w:ascii="Calibri" w:hAnsi="Calibri"/>
          <w:b/>
          <w:sz w:val="18"/>
          <w:szCs w:val="18"/>
        </w:rPr>
        <w:t>Example: Simplified example of reporting of commercial species in table Species List Details</w:t>
      </w:r>
      <w:r w:rsidR="00F97DB1" w:rsidRPr="002D1E6F">
        <w:rPr>
          <w:rFonts w:ascii="Calibri" w:hAnsi="Calibri"/>
          <w:b/>
          <w:sz w:val="18"/>
          <w:szCs w:val="18"/>
        </w:rPr>
        <w:t xml:space="preserve"> (CHECK)</w:t>
      </w:r>
      <w:r w:rsidRPr="002D1E6F">
        <w:rPr>
          <w:rFonts w:ascii="Calibri" w:hAnsi="Calibri"/>
          <w:b/>
          <w:sz w:val="18"/>
          <w:szCs w:val="18"/>
        </w:rPr>
        <w:t>.</w:t>
      </w:r>
    </w:p>
    <w:tbl>
      <w:tblPr>
        <w:tblW w:w="36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8"/>
        <w:gridCol w:w="1298"/>
        <w:gridCol w:w="1804"/>
      </w:tblGrid>
      <w:tr w:rsidR="00E316B4" w:rsidRPr="002D1E6F" w14:paraId="305A09C2" w14:textId="77777777" w:rsidTr="00E316B4">
        <w:trPr>
          <w:trHeight w:val="20"/>
          <w:jc w:val="center"/>
        </w:trPr>
        <w:tc>
          <w:tcPr>
            <w:tcW w:w="0" w:type="auto"/>
            <w:tcBorders>
              <w:top w:val="single" w:sz="4" w:space="0" w:color="auto"/>
              <w:left w:val="single" w:sz="4" w:space="0" w:color="auto"/>
              <w:bottom w:val="single" w:sz="4" w:space="0" w:color="auto"/>
              <w:right w:val="single" w:sz="4" w:space="0" w:color="auto"/>
            </w:tcBorders>
            <w:noWrap/>
            <w:vAlign w:val="center"/>
            <w:hideMark/>
          </w:tcPr>
          <w:p w14:paraId="7B86207A" w14:textId="6C2EB86C" w:rsidR="00E316B4" w:rsidRPr="002D1E6F" w:rsidRDefault="00E316B4" w:rsidP="00E316B4">
            <w:pPr>
              <w:spacing w:after="0" w:line="240" w:lineRule="auto"/>
              <w:jc w:val="center"/>
              <w:rPr>
                <w:rFonts w:ascii="Calibri" w:eastAsia="Times New Roman" w:hAnsi="Calibri" w:cs="Times New Roman"/>
                <w:b/>
                <w:color w:val="000000"/>
                <w:sz w:val="18"/>
                <w:szCs w:val="18"/>
                <w:lang w:eastAsia="en-GB"/>
              </w:rPr>
            </w:pPr>
            <w:r w:rsidRPr="002D1E6F">
              <w:rPr>
                <w:rFonts w:ascii="Calibri" w:eastAsia="Times New Roman" w:hAnsi="Calibri" w:cs="Times New Roman"/>
                <w:b/>
                <w:color w:val="000000"/>
                <w:sz w:val="18"/>
                <w:szCs w:val="18"/>
                <w:lang w:eastAsia="en-GB"/>
              </w:rPr>
              <w:t>SLid</w:t>
            </w:r>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6398F496" w14:textId="0CA343C8" w:rsidR="00E316B4" w:rsidRPr="002D1E6F" w:rsidRDefault="00E316B4" w:rsidP="00E316B4">
            <w:pPr>
              <w:spacing w:after="0" w:line="240" w:lineRule="auto"/>
              <w:jc w:val="center"/>
              <w:rPr>
                <w:rFonts w:ascii="Calibri" w:eastAsia="Times New Roman" w:hAnsi="Calibri" w:cs="Times New Roman"/>
                <w:b/>
                <w:color w:val="000000"/>
                <w:sz w:val="18"/>
                <w:szCs w:val="18"/>
                <w:lang w:eastAsia="en-GB"/>
              </w:rPr>
            </w:pPr>
            <w:r w:rsidRPr="002D1E6F">
              <w:rPr>
                <w:rFonts w:ascii="Calibri" w:eastAsia="Times New Roman" w:hAnsi="Calibri" w:cs="Times New Roman"/>
                <w:b/>
                <w:color w:val="000000"/>
                <w:sz w:val="18"/>
                <w:szCs w:val="18"/>
                <w:lang w:eastAsia="en-GB"/>
              </w:rPr>
              <w:t>SLspeciesCode</w:t>
            </w:r>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7DEBF987" w14:textId="7B62E4BB" w:rsidR="00E316B4" w:rsidRPr="002D1E6F" w:rsidRDefault="00E316B4" w:rsidP="00E316B4">
            <w:pPr>
              <w:spacing w:after="0" w:line="240" w:lineRule="auto"/>
              <w:jc w:val="center"/>
              <w:rPr>
                <w:rFonts w:ascii="Calibri" w:eastAsia="Times New Roman" w:hAnsi="Calibri" w:cs="Times New Roman"/>
                <w:b/>
                <w:color w:val="000000"/>
                <w:sz w:val="18"/>
                <w:szCs w:val="18"/>
                <w:lang w:eastAsia="en-GB"/>
              </w:rPr>
            </w:pPr>
            <w:r w:rsidRPr="002D1E6F">
              <w:rPr>
                <w:rFonts w:ascii="Calibri" w:eastAsia="Times New Roman" w:hAnsi="Calibri" w:cs="Times New Roman"/>
                <w:b/>
                <w:color w:val="000000"/>
                <w:sz w:val="18"/>
                <w:szCs w:val="18"/>
                <w:lang w:eastAsia="en-GB"/>
              </w:rPr>
              <w:t>SLcommercialSpecies</w:t>
            </w:r>
          </w:p>
        </w:tc>
      </w:tr>
      <w:tr w:rsidR="00E316B4" w:rsidRPr="002D1E6F" w14:paraId="5D582706" w14:textId="77777777" w:rsidTr="00E316B4">
        <w:trPr>
          <w:trHeight w:val="20"/>
          <w:jc w:val="center"/>
        </w:trPr>
        <w:tc>
          <w:tcPr>
            <w:tcW w:w="0" w:type="auto"/>
            <w:tcBorders>
              <w:top w:val="single" w:sz="4" w:space="0" w:color="auto"/>
              <w:left w:val="single" w:sz="4" w:space="0" w:color="auto"/>
              <w:bottom w:val="single" w:sz="4" w:space="0" w:color="auto"/>
              <w:right w:val="single" w:sz="4" w:space="0" w:color="auto"/>
            </w:tcBorders>
            <w:noWrap/>
            <w:vAlign w:val="bottom"/>
            <w:hideMark/>
          </w:tcPr>
          <w:p w14:paraId="09351BF7" w14:textId="77777777" w:rsidR="00E316B4" w:rsidRPr="002D1E6F" w:rsidRDefault="00E316B4" w:rsidP="00E316B4">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1</w:t>
            </w:r>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557E86F4" w14:textId="2F9F025E" w:rsidR="00E316B4" w:rsidRPr="002D1E6F" w:rsidRDefault="00E316B4" w:rsidP="00E316B4">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126554</w:t>
            </w:r>
          </w:p>
        </w:tc>
        <w:tc>
          <w:tcPr>
            <w:tcW w:w="0" w:type="auto"/>
            <w:tcBorders>
              <w:top w:val="single" w:sz="4" w:space="0" w:color="auto"/>
              <w:left w:val="single" w:sz="4" w:space="0" w:color="auto"/>
              <w:bottom w:val="single" w:sz="4" w:space="0" w:color="auto"/>
              <w:right w:val="single" w:sz="4" w:space="0" w:color="auto"/>
            </w:tcBorders>
            <w:noWrap/>
            <w:vAlign w:val="bottom"/>
            <w:hideMark/>
          </w:tcPr>
          <w:p w14:paraId="720C2FA1" w14:textId="23176B32" w:rsidR="00E316B4" w:rsidRPr="002D1E6F" w:rsidRDefault="00E316B4" w:rsidP="00E316B4">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MNZ</w:t>
            </w:r>
          </w:p>
        </w:tc>
      </w:tr>
      <w:tr w:rsidR="00E316B4" w:rsidRPr="002D1E6F" w14:paraId="60B71212" w14:textId="77777777" w:rsidTr="00E316B4">
        <w:trPr>
          <w:trHeight w:val="20"/>
          <w:jc w:val="center"/>
        </w:trPr>
        <w:tc>
          <w:tcPr>
            <w:tcW w:w="0" w:type="auto"/>
            <w:tcBorders>
              <w:top w:val="single" w:sz="4" w:space="0" w:color="auto"/>
              <w:left w:val="single" w:sz="4" w:space="0" w:color="auto"/>
              <w:bottom w:val="single" w:sz="4" w:space="0" w:color="auto"/>
              <w:right w:val="single" w:sz="4" w:space="0" w:color="auto"/>
            </w:tcBorders>
            <w:noWrap/>
            <w:vAlign w:val="bottom"/>
            <w:hideMark/>
          </w:tcPr>
          <w:p w14:paraId="19DE053F" w14:textId="77777777" w:rsidR="00E316B4" w:rsidRPr="002D1E6F" w:rsidRDefault="00E316B4" w:rsidP="00E316B4">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2</w:t>
            </w:r>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757C0339" w14:textId="39D67FF0" w:rsidR="00E316B4" w:rsidRPr="002D1E6F" w:rsidRDefault="00E316B4" w:rsidP="00E316B4">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126555</w:t>
            </w:r>
          </w:p>
        </w:tc>
        <w:tc>
          <w:tcPr>
            <w:tcW w:w="0" w:type="auto"/>
            <w:tcBorders>
              <w:top w:val="single" w:sz="4" w:space="0" w:color="auto"/>
              <w:left w:val="single" w:sz="4" w:space="0" w:color="auto"/>
              <w:bottom w:val="single" w:sz="4" w:space="0" w:color="auto"/>
              <w:right w:val="single" w:sz="4" w:space="0" w:color="auto"/>
            </w:tcBorders>
            <w:noWrap/>
            <w:vAlign w:val="bottom"/>
            <w:hideMark/>
          </w:tcPr>
          <w:p w14:paraId="31948A88" w14:textId="52B4DDCE" w:rsidR="00E316B4" w:rsidRPr="002D1E6F" w:rsidRDefault="00E316B4" w:rsidP="00E316B4">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MNZ</w:t>
            </w:r>
          </w:p>
        </w:tc>
      </w:tr>
    </w:tbl>
    <w:p w14:paraId="21F200D2" w14:textId="77777777" w:rsidR="00E316B4" w:rsidRPr="002D1E6F" w:rsidRDefault="00E316B4" w:rsidP="00EE780E"/>
    <w:p w14:paraId="5C1641CB" w14:textId="77777777" w:rsidR="00E316B4" w:rsidRPr="002D1E6F" w:rsidRDefault="00E316B4" w:rsidP="00EE780E"/>
    <w:p w14:paraId="3818B328" w14:textId="32F33C35" w:rsidR="0026735A" w:rsidRPr="002D1E6F" w:rsidRDefault="0026735A" w:rsidP="00973362">
      <w:pPr>
        <w:pStyle w:val="Heading2"/>
      </w:pPr>
      <w:bookmarkStart w:id="35" w:name="_Toc56083426"/>
      <w:r w:rsidRPr="002D1E6F">
        <w:t xml:space="preserve">Recording of </w:t>
      </w:r>
      <w:r w:rsidR="008812A8" w:rsidRPr="002D1E6F">
        <w:t>samples collected by fishers or control</w:t>
      </w:r>
      <w:r w:rsidR="0076762C" w:rsidRPr="002D1E6F">
        <w:t xml:space="preserve"> (new in the RBDES)</w:t>
      </w:r>
      <w:bookmarkEnd w:id="35"/>
    </w:p>
    <w:p w14:paraId="675D1653" w14:textId="182E2C91" w:rsidR="009B009A" w:rsidRPr="002D1E6F" w:rsidRDefault="008812A8">
      <w:r w:rsidRPr="002D1E6F">
        <w:t>Data collection by fishers (</w:t>
      </w:r>
      <w:r w:rsidR="0026735A" w:rsidRPr="002D1E6F">
        <w:t>Self sampling</w:t>
      </w:r>
      <w:r w:rsidRPr="002D1E6F">
        <w:t>)</w:t>
      </w:r>
      <w:r w:rsidR="0026735A" w:rsidRPr="002D1E6F">
        <w:t xml:space="preserve"> </w:t>
      </w:r>
      <w:r w:rsidRPr="002D1E6F">
        <w:t xml:space="preserve">or control agencies </w:t>
      </w:r>
      <w:r w:rsidR="0026735A" w:rsidRPr="002D1E6F">
        <w:t xml:space="preserve">can take place at different levels of a sampling design: e.g., </w:t>
      </w:r>
      <w:r w:rsidRPr="002D1E6F">
        <w:t xml:space="preserve">vessels are in some cases selected by the industry; the </w:t>
      </w:r>
      <w:r w:rsidR="0026735A" w:rsidRPr="002D1E6F">
        <w:t xml:space="preserve">discards </w:t>
      </w:r>
      <w:r w:rsidRPr="002D1E6F">
        <w:t xml:space="preserve">can </w:t>
      </w:r>
      <w:r w:rsidR="0026735A" w:rsidRPr="002D1E6F">
        <w:t xml:space="preserve">be collected at-sea by fishers </w:t>
      </w:r>
      <w:r w:rsidRPr="002D1E6F">
        <w:t xml:space="preserve">or control agents </w:t>
      </w:r>
      <w:r w:rsidR="0026735A" w:rsidRPr="002D1E6F">
        <w:t>and processed later in the lab</w:t>
      </w:r>
      <w:r w:rsidRPr="002D1E6F">
        <w:t xml:space="preserve">; in some cases, fishers themselves collect length frequencies and/or ages. Identification of cases when direct observation or validation by scientific observers did not take place is important so by default the main tables of the RDBES include a </w:t>
      </w:r>
      <w:r w:rsidR="002D749E" w:rsidRPr="002D1E6F">
        <w:t>sampler</w:t>
      </w:r>
      <w:r w:rsidRPr="002D1E6F">
        <w:t xml:space="preserve"> variable that can be used to highlight such cases </w:t>
      </w:r>
      <w:r w:rsidR="002D749E" w:rsidRPr="002D1E6F">
        <w:t>- named sampler in all table with table name as prefix e.g.</w:t>
      </w:r>
      <w:r w:rsidR="002D749E" w:rsidRPr="002D1E6F">
        <w:rPr>
          <w:color w:val="FF0000"/>
        </w:rPr>
        <w:t xml:space="preserve"> </w:t>
      </w:r>
      <w:r w:rsidR="002D749E" w:rsidRPr="002D1E6F">
        <w:t>VSsampler in the Vessel Selection table</w:t>
      </w:r>
    </w:p>
    <w:p w14:paraId="1AA59456" w14:textId="15836DC6" w:rsidR="00FA3E23" w:rsidRPr="002D1E6F" w:rsidRDefault="00FA3E23" w:rsidP="00973362">
      <w:pPr>
        <w:pStyle w:val="Heading2"/>
      </w:pPr>
      <w:bookmarkStart w:id="36" w:name="_Toc56083427"/>
      <w:r w:rsidRPr="002D1E6F">
        <w:t>Recording of n</w:t>
      </w:r>
      <w:r w:rsidR="00912933" w:rsidRPr="002D1E6F">
        <w:t>on-</w:t>
      </w:r>
      <w:r w:rsidRPr="002D1E6F">
        <w:t xml:space="preserve">probabilistic sampling </w:t>
      </w:r>
      <w:r w:rsidR="0076762C" w:rsidRPr="002D1E6F">
        <w:t>(new in the RBDES)</w:t>
      </w:r>
      <w:bookmarkEnd w:id="36"/>
    </w:p>
    <w:p w14:paraId="4531981E" w14:textId="44A9E3AF" w:rsidR="00FA3E23" w:rsidRPr="002D1E6F" w:rsidRDefault="00FA3E23">
      <w:r w:rsidRPr="002D1E6F">
        <w:t xml:space="preserve">The RDBES </w:t>
      </w:r>
      <w:r w:rsidR="00912933" w:rsidRPr="002D1E6F">
        <w:t xml:space="preserve">is </w:t>
      </w:r>
      <w:r w:rsidRPr="002D1E6F">
        <w:t xml:space="preserve">structured to </w:t>
      </w:r>
      <w:r w:rsidR="00083BA9" w:rsidRPr="002D1E6F">
        <w:t>accommodate</w:t>
      </w:r>
      <w:r w:rsidRPr="002D1E6F">
        <w:t xml:space="preserve"> </w:t>
      </w:r>
      <w:r w:rsidR="00912933" w:rsidRPr="002D1E6F">
        <w:t xml:space="preserve">statistically sound sampling designs. Such designs are generally composed of clearly </w:t>
      </w:r>
      <w:r w:rsidRPr="002D1E6F">
        <w:t xml:space="preserve">delineated </w:t>
      </w:r>
      <w:r w:rsidR="00912933" w:rsidRPr="002D1E6F">
        <w:t xml:space="preserve">sampling hierarchies and </w:t>
      </w:r>
      <w:r w:rsidR="00083BA9" w:rsidRPr="002D1E6F">
        <w:t>probabilistic</w:t>
      </w:r>
      <w:r w:rsidR="00912933" w:rsidRPr="002D1E6F">
        <w:t xml:space="preserve"> sample selection methods. Practice shows that is rarely the case but that in most cases, users are still able to relate their sampling protocol to one of the hierarchies and can record </w:t>
      </w:r>
      <w:r w:rsidR="00083BA9" w:rsidRPr="002D1E6F">
        <w:t>their</w:t>
      </w:r>
      <w:r w:rsidR="00912933" w:rsidRPr="002D1E6F">
        <w:t xml:space="preserve"> departures from statistical principles in the </w:t>
      </w:r>
      <w:r w:rsidR="00060FDE" w:rsidRPr="002D1E6F">
        <w:t xml:space="preserve">selection </w:t>
      </w:r>
      <w:r w:rsidR="00912933" w:rsidRPr="002D1E6F">
        <w:t xml:space="preserve">method variable (e.g., as ad-hoc). </w:t>
      </w:r>
      <w:r w:rsidRPr="002D1E6F">
        <w:t xml:space="preserve">However, </w:t>
      </w:r>
      <w:r w:rsidR="004670C9" w:rsidRPr="002D1E6F">
        <w:t xml:space="preserve">in some cases (particularly in </w:t>
      </w:r>
      <w:r w:rsidR="004670C9" w:rsidRPr="002D1E6F">
        <w:lastRenderedPageBreak/>
        <w:t xml:space="preserve">the case of poorly documented older data) it may be difficult to </w:t>
      </w:r>
      <w:r w:rsidR="00083BA9" w:rsidRPr="002D1E6F">
        <w:t>unequivocally</w:t>
      </w:r>
      <w:r w:rsidR="00912933" w:rsidRPr="002D1E6F">
        <w:t xml:space="preserve"> </w:t>
      </w:r>
      <w:r w:rsidR="004670C9" w:rsidRPr="002D1E6F">
        <w:t>identify the levels of the design themselves</w:t>
      </w:r>
      <w:r w:rsidR="00912933" w:rsidRPr="002D1E6F">
        <w:t xml:space="preserve">, i.e., different hierarchies may appear to </w:t>
      </w:r>
      <w:r w:rsidR="00083BA9" w:rsidRPr="002D1E6F">
        <w:t>equally</w:t>
      </w:r>
      <w:r w:rsidR="00912933" w:rsidRPr="002D1E6F">
        <w:t xml:space="preserve"> fit the data</w:t>
      </w:r>
      <w:r w:rsidR="004670C9" w:rsidRPr="002D1E6F">
        <w:t xml:space="preserve">. In such cases it is recommended that countries </w:t>
      </w:r>
      <w:r w:rsidR="00912933" w:rsidRPr="002D1E6F">
        <w:t xml:space="preserve">make a best guess and </w:t>
      </w:r>
      <w:r w:rsidR="004670C9" w:rsidRPr="002D1E6F">
        <w:t xml:space="preserve">use </w:t>
      </w:r>
      <w:r w:rsidR="00912933" w:rsidRPr="002D1E6F">
        <w:t>the hierarchy</w:t>
      </w:r>
      <w:r w:rsidR="004670C9" w:rsidRPr="002D1E6F">
        <w:t xml:space="preserve"> </w:t>
      </w:r>
      <w:r w:rsidR="00912933" w:rsidRPr="002D1E6F">
        <w:t xml:space="preserve">they think most approximate the original one. Then, </w:t>
      </w:r>
      <w:r w:rsidR="004670C9" w:rsidRPr="002D1E6F">
        <w:t xml:space="preserve">variable </w:t>
      </w:r>
      <w:r w:rsidR="002D749E" w:rsidRPr="002D1E6F">
        <w:t>DEhierarchyCorrect</w:t>
      </w:r>
      <w:r w:rsidR="004670C9" w:rsidRPr="002D1E6F">
        <w:t xml:space="preserve"> </w:t>
      </w:r>
      <w:r w:rsidR="0061181A" w:rsidRPr="002D1E6F">
        <w:t xml:space="preserve">in </w:t>
      </w:r>
      <w:r w:rsidR="004670C9" w:rsidRPr="002D1E6F">
        <w:t xml:space="preserve">the design table </w:t>
      </w:r>
      <w:r w:rsidR="00912933" w:rsidRPr="002D1E6F">
        <w:t xml:space="preserve">should </w:t>
      </w:r>
      <w:r w:rsidR="005F2B29" w:rsidRPr="002D1E6F">
        <w:t xml:space="preserve">be </w:t>
      </w:r>
      <w:r w:rsidR="00912933" w:rsidRPr="002D1E6F">
        <w:t xml:space="preserve">used </w:t>
      </w:r>
      <w:r w:rsidR="004670C9" w:rsidRPr="002D1E6F">
        <w:t xml:space="preserve">to </w:t>
      </w:r>
      <w:r w:rsidR="005F2B29" w:rsidRPr="002D1E6F">
        <w:t>identify</w:t>
      </w:r>
      <w:r w:rsidR="004670C9" w:rsidRPr="002D1E6F">
        <w:t xml:space="preserve"> </w:t>
      </w:r>
      <w:r w:rsidR="00912933" w:rsidRPr="002D1E6F">
        <w:t>that those hierarchies are ambiguous and likely mis</w:t>
      </w:r>
      <w:r w:rsidR="005F2B29" w:rsidRPr="002D1E6F">
        <w:t>-</w:t>
      </w:r>
      <w:r w:rsidR="00912933" w:rsidRPr="002D1E6F">
        <w:t>specified.</w:t>
      </w:r>
      <w:r w:rsidR="004670C9" w:rsidRPr="002D1E6F">
        <w:t xml:space="preserve"> </w:t>
      </w:r>
      <w:r w:rsidRPr="002D1E6F">
        <w:t xml:space="preserve"> </w:t>
      </w:r>
    </w:p>
    <w:p w14:paraId="292474C7" w14:textId="77777777" w:rsidR="004670C9" w:rsidRPr="002D1E6F" w:rsidRDefault="004670C9"/>
    <w:p w14:paraId="785F37C9" w14:textId="77777777" w:rsidR="00DC3EC9" w:rsidRPr="002D1E6F" w:rsidRDefault="00DC3EC9"/>
    <w:p w14:paraId="1E95F77E" w14:textId="77777777" w:rsidR="00A873A5" w:rsidRPr="002D1E6F" w:rsidRDefault="00A873A5">
      <w:pPr>
        <w:rPr>
          <w:rFonts w:asciiTheme="majorHAnsi" w:eastAsiaTheme="majorEastAsia" w:hAnsiTheme="majorHAnsi" w:cstheme="majorBidi"/>
          <w:color w:val="2E74B5" w:themeColor="accent1" w:themeShade="BF"/>
          <w:sz w:val="32"/>
          <w:szCs w:val="32"/>
        </w:rPr>
      </w:pPr>
      <w:r w:rsidRPr="002D1E6F">
        <w:br w:type="page"/>
      </w:r>
    </w:p>
    <w:p w14:paraId="1E95F77F" w14:textId="180B594E" w:rsidR="00DB1D7E" w:rsidRPr="002D1E6F" w:rsidRDefault="00DB1D7E" w:rsidP="002137D9">
      <w:pPr>
        <w:pStyle w:val="Heading1"/>
      </w:pPr>
      <w:bookmarkStart w:id="37" w:name="_Toc56083428"/>
      <w:r w:rsidRPr="002D1E6F">
        <w:lastRenderedPageBreak/>
        <w:t>Annex</w:t>
      </w:r>
      <w:r w:rsidR="00A873A5" w:rsidRPr="002D1E6F">
        <w:t xml:space="preserve"> I</w:t>
      </w:r>
      <w:r w:rsidR="003A1F4F" w:rsidRPr="002D1E6F">
        <w:t>:</w:t>
      </w:r>
      <w:r w:rsidR="0078786D" w:rsidRPr="002D1E6F">
        <w:t xml:space="preserve"> Description of each hierarchy</w:t>
      </w:r>
      <w:bookmarkEnd w:id="37"/>
    </w:p>
    <w:p w14:paraId="1E95F781" w14:textId="1474D382" w:rsidR="00FC23F1" w:rsidRPr="002D1E6F" w:rsidRDefault="00FC23F1">
      <w:r w:rsidRPr="002D1E6F">
        <w:t xml:space="preserve">The following is a short description of each </w:t>
      </w:r>
      <w:r w:rsidR="00FB1E1F" w:rsidRPr="002D1E6F">
        <w:t xml:space="preserve">of the </w:t>
      </w:r>
      <w:r w:rsidR="00350111" w:rsidRPr="002D1E6F">
        <w:t>13</w:t>
      </w:r>
      <w:r w:rsidR="00FB1E1F" w:rsidRPr="002D1E6F">
        <w:t xml:space="preserve"> upper </w:t>
      </w:r>
      <w:r w:rsidRPr="002D1E6F">
        <w:t>hierarchy</w:t>
      </w:r>
      <w:r w:rsidR="00FB1E1F" w:rsidRPr="002D1E6F">
        <w:t xml:space="preserve"> and the 4 lower hierarchies. The </w:t>
      </w:r>
      <w:r w:rsidR="00350111" w:rsidRPr="002D1E6F">
        <w:t xml:space="preserve">1, 2, 3, 10 and 13 </w:t>
      </w:r>
      <w:r w:rsidR="00FB1E1F" w:rsidRPr="002D1E6F">
        <w:t xml:space="preserve">of the </w:t>
      </w:r>
      <w:r w:rsidR="00350111" w:rsidRPr="002D1E6F">
        <w:t>13</w:t>
      </w:r>
      <w:r w:rsidR="00FB1E1F" w:rsidRPr="002D1E6F">
        <w:t xml:space="preserve"> upper hierarchies are </w:t>
      </w:r>
      <w:r w:rsidR="009B785C" w:rsidRPr="002D1E6F">
        <w:t xml:space="preserve">often used </w:t>
      </w:r>
      <w:r w:rsidR="00FB1E1F" w:rsidRPr="002D1E6F">
        <w:t xml:space="preserve">for </w:t>
      </w:r>
      <w:r w:rsidR="003A3A1F" w:rsidRPr="002D1E6F">
        <w:t>at-sea sampling</w:t>
      </w:r>
      <w:r w:rsidR="00FB1E1F" w:rsidRPr="002D1E6F">
        <w:t>,</w:t>
      </w:r>
      <w:r w:rsidR="003A3A1F" w:rsidRPr="002D1E6F">
        <w:t xml:space="preserve"> </w:t>
      </w:r>
      <w:r w:rsidR="00FB1E1F" w:rsidRPr="002D1E6F">
        <w:t xml:space="preserve">the </w:t>
      </w:r>
      <w:r w:rsidR="00350111" w:rsidRPr="002D1E6F">
        <w:t xml:space="preserve">others </w:t>
      </w:r>
      <w:r w:rsidR="00FB1E1F" w:rsidRPr="002D1E6F">
        <w:t xml:space="preserve">are </w:t>
      </w:r>
      <w:r w:rsidR="00350111" w:rsidRPr="002D1E6F">
        <w:t xml:space="preserve"> often used for </w:t>
      </w:r>
      <w:r w:rsidR="003A3A1F" w:rsidRPr="002D1E6F">
        <w:t>on-shore sampling.</w:t>
      </w:r>
      <w:r w:rsidR="00350111" w:rsidRPr="002D1E6F">
        <w:t xml:space="preserve"> Remember before uploading any hierarchies the Vessel Details and the Species Lists have to be uploaded, so the tables/records in the hierarchies can refer to the Vessel Details and the Species Lists.</w:t>
      </w:r>
    </w:p>
    <w:p w14:paraId="1E95F784" w14:textId="1C7651D8" w:rsidR="002C3D8B" w:rsidRPr="002D1E6F" w:rsidRDefault="002C3D8B" w:rsidP="002C3D8B">
      <w:pPr>
        <w:pStyle w:val="Heading3"/>
      </w:pPr>
      <w:bookmarkStart w:id="38" w:name="_Toc56083429"/>
      <w:r w:rsidRPr="002D1E6F">
        <w:t xml:space="preserve">Hierarchy 1 </w:t>
      </w:r>
      <w:r w:rsidR="006D333C" w:rsidRPr="002D1E6F">
        <w:t>S</w:t>
      </w:r>
      <w:r w:rsidRPr="002D1E6F">
        <w:t>ampling from a vessel list or from a reference fleet</w:t>
      </w:r>
      <w:bookmarkEnd w:id="38"/>
    </w:p>
    <w:p w14:paraId="0D960DEE" w14:textId="77777777" w:rsidR="00794754" w:rsidRPr="002D1E6F" w:rsidRDefault="00794754" w:rsidP="00794754">
      <w:r w:rsidRPr="002D1E6F">
        <w:t>Hierarchy 1 is most used for at-sea sampling, but can be used for on-shore sampling as well.</w:t>
      </w:r>
    </w:p>
    <w:p w14:paraId="1E95F785" w14:textId="77777777" w:rsidR="002C3D8B" w:rsidRPr="002D1E6F" w:rsidRDefault="002C3D8B" w:rsidP="002C3D8B">
      <w:r w:rsidRPr="002D1E6F">
        <w:t>Different schemes which all fits the hierarchy 1:</w:t>
      </w:r>
    </w:p>
    <w:p w14:paraId="1E95F786" w14:textId="05F37570" w:rsidR="002C3D8B" w:rsidRPr="002D1E6F" w:rsidRDefault="002C3D8B" w:rsidP="002C3D8B">
      <w:pPr>
        <w:pStyle w:val="ListParagraph"/>
        <w:numPr>
          <w:ilvl w:val="0"/>
          <w:numId w:val="16"/>
        </w:numPr>
      </w:pPr>
      <w:r w:rsidRPr="002D1E6F">
        <w:t xml:space="preserve">at-sea sampling </w:t>
      </w:r>
      <w:r w:rsidR="00D676FE" w:rsidRPr="002D1E6F">
        <w:t xml:space="preserve">with vessel selection </w:t>
      </w:r>
      <w:r w:rsidRPr="002D1E6F">
        <w:t>from a vessel list, the</w:t>
      </w:r>
      <w:r w:rsidR="00D676FE" w:rsidRPr="002D1E6F">
        <w:t>n</w:t>
      </w:r>
      <w:r w:rsidRPr="002D1E6F">
        <w:t xml:space="preserve"> </w:t>
      </w:r>
      <w:r w:rsidR="00D676FE" w:rsidRPr="002D1E6F">
        <w:t>f</w:t>
      </w:r>
      <w:r w:rsidRPr="002D1E6F">
        <w:t xml:space="preserve">ishing </w:t>
      </w:r>
      <w:r w:rsidR="00D676FE" w:rsidRPr="002D1E6F">
        <w:t>t</w:t>
      </w:r>
      <w:r w:rsidRPr="002D1E6F">
        <w:t>rip</w:t>
      </w:r>
      <w:r w:rsidR="00D676FE" w:rsidRPr="002D1E6F">
        <w:t>(s)</w:t>
      </w:r>
      <w:r w:rsidRPr="002D1E6F">
        <w:t xml:space="preserve"> </w:t>
      </w:r>
      <w:r w:rsidR="00D676FE" w:rsidRPr="002D1E6F">
        <w:t>from each</w:t>
      </w:r>
      <w:r w:rsidRPr="002D1E6F">
        <w:t xml:space="preserve"> vessel. Some or all </w:t>
      </w:r>
      <w:r w:rsidR="00D676FE" w:rsidRPr="002D1E6F">
        <w:t>fishing operations</w:t>
      </w:r>
      <w:r w:rsidR="00D676FE" w:rsidRPr="002D1E6F" w:rsidDel="00D676FE">
        <w:t xml:space="preserve"> </w:t>
      </w:r>
      <w:r w:rsidR="00D676FE" w:rsidRPr="002D1E6F">
        <w:t xml:space="preserve">(hauls/sets) </w:t>
      </w:r>
      <w:r w:rsidRPr="002D1E6F">
        <w:t>are sampled;</w:t>
      </w:r>
    </w:p>
    <w:p w14:paraId="1E95F787" w14:textId="663AB81B" w:rsidR="002C3D8B" w:rsidRPr="002D1E6F" w:rsidRDefault="002C3D8B" w:rsidP="002C3D8B">
      <w:pPr>
        <w:pStyle w:val="ListParagraph"/>
        <w:numPr>
          <w:ilvl w:val="0"/>
          <w:numId w:val="16"/>
        </w:numPr>
      </w:pPr>
      <w:r w:rsidRPr="002D1E6F">
        <w:t xml:space="preserve">at-sea sampling </w:t>
      </w:r>
      <w:r w:rsidR="00D676FE" w:rsidRPr="002D1E6F">
        <w:t xml:space="preserve">with vessel selection </w:t>
      </w:r>
      <w:r w:rsidRPr="002D1E6F">
        <w:t>from a reference fleet, the</w:t>
      </w:r>
      <w:r w:rsidR="00D676FE" w:rsidRPr="002D1E6F">
        <w:t>n</w:t>
      </w:r>
      <w:r w:rsidRPr="002D1E6F">
        <w:t xml:space="preserve"> </w:t>
      </w:r>
      <w:r w:rsidR="00D676FE" w:rsidRPr="002D1E6F">
        <w:t>fi</w:t>
      </w:r>
      <w:r w:rsidRPr="002D1E6F">
        <w:t xml:space="preserve">shing </w:t>
      </w:r>
      <w:r w:rsidR="00D676FE" w:rsidRPr="002D1E6F">
        <w:t>trip(s)</w:t>
      </w:r>
      <w:r w:rsidRPr="002D1E6F">
        <w:t xml:space="preserve"> </w:t>
      </w:r>
      <w:r w:rsidR="00D676FE" w:rsidRPr="002D1E6F">
        <w:t>from each</w:t>
      </w:r>
      <w:r w:rsidRPr="002D1E6F">
        <w:t xml:space="preserve"> vessel. Some or all </w:t>
      </w:r>
      <w:r w:rsidR="00D676FE" w:rsidRPr="002D1E6F">
        <w:t>fishing operations</w:t>
      </w:r>
      <w:r w:rsidR="00D676FE" w:rsidRPr="002D1E6F" w:rsidDel="00D676FE">
        <w:t xml:space="preserve"> </w:t>
      </w:r>
      <w:r w:rsidR="00D676FE" w:rsidRPr="002D1E6F">
        <w:t xml:space="preserve">(hauls/sets) </w:t>
      </w:r>
      <w:r w:rsidRPr="002D1E6F">
        <w:t>are sampled</w:t>
      </w:r>
    </w:p>
    <w:p w14:paraId="1E95F788" w14:textId="7CEDD648" w:rsidR="002C3D8B" w:rsidRPr="002D1E6F" w:rsidRDefault="002C3D8B" w:rsidP="002C3D8B">
      <w:pPr>
        <w:pStyle w:val="ListParagraph"/>
        <w:numPr>
          <w:ilvl w:val="0"/>
          <w:numId w:val="16"/>
        </w:numPr>
      </w:pPr>
      <w:r w:rsidRPr="002D1E6F">
        <w:t xml:space="preserve">at-sea sampling </w:t>
      </w:r>
      <w:r w:rsidR="00D676FE" w:rsidRPr="002D1E6F">
        <w:t xml:space="preserve">with vessel selection </w:t>
      </w:r>
      <w:r w:rsidRPr="002D1E6F">
        <w:t xml:space="preserve">from a vessel list, then </w:t>
      </w:r>
      <w:r w:rsidR="00D676FE" w:rsidRPr="002D1E6F">
        <w:t>f</w:t>
      </w:r>
      <w:r w:rsidRPr="002D1E6F">
        <w:t xml:space="preserve">ishing </w:t>
      </w:r>
      <w:r w:rsidR="00D676FE" w:rsidRPr="002D1E6F">
        <w:t>trip(s)</w:t>
      </w:r>
      <w:r w:rsidRPr="002D1E6F">
        <w:t xml:space="preserve"> </w:t>
      </w:r>
      <w:r w:rsidR="00D676FE" w:rsidRPr="002D1E6F">
        <w:t xml:space="preserve">from each </w:t>
      </w:r>
      <w:r w:rsidRPr="002D1E6F">
        <w:t xml:space="preserve">vessel. Some or all </w:t>
      </w:r>
      <w:r w:rsidR="00D676FE" w:rsidRPr="002D1E6F">
        <w:t>fishing operations</w:t>
      </w:r>
      <w:r w:rsidR="00D676FE" w:rsidRPr="002D1E6F" w:rsidDel="00D676FE">
        <w:t xml:space="preserve"> </w:t>
      </w:r>
      <w:r w:rsidR="00D676FE" w:rsidRPr="002D1E6F">
        <w:t xml:space="preserve">(hauls/sets) </w:t>
      </w:r>
      <w:r w:rsidRPr="002D1E6F">
        <w:t xml:space="preserve">are sampled; some samples come from individual </w:t>
      </w:r>
      <w:r w:rsidR="00D676FE" w:rsidRPr="002D1E6F">
        <w:t>fishing operations</w:t>
      </w:r>
      <w:r w:rsidR="00D676FE" w:rsidRPr="002D1E6F" w:rsidDel="00D676FE">
        <w:t xml:space="preserve"> </w:t>
      </w:r>
      <w:r w:rsidRPr="002D1E6F">
        <w:t xml:space="preserve">(aggregation H) and some from the whole trip (aggregation T) </w:t>
      </w:r>
    </w:p>
    <w:p w14:paraId="4B429446" w14:textId="38C5A3B3" w:rsidR="00BB2DC4" w:rsidRPr="002D1E6F" w:rsidRDefault="00BB2DC4" w:rsidP="002C3D8B">
      <w:pPr>
        <w:pStyle w:val="ListParagraph"/>
        <w:numPr>
          <w:ilvl w:val="0"/>
          <w:numId w:val="16"/>
        </w:numPr>
      </w:pPr>
      <w:r w:rsidRPr="002D1E6F">
        <w:t>on-shore sampling with vessel selection from a vessel list, then fishing trip(s) from each vessel. The last fishing operation (haul/set) is sampled.</w:t>
      </w:r>
    </w:p>
    <w:p w14:paraId="1E95F789" w14:textId="77777777" w:rsidR="002C3D8B" w:rsidRPr="002D1E6F" w:rsidRDefault="002C3D8B" w:rsidP="002C3D8B">
      <w:pPr>
        <w:rPr>
          <w:i/>
        </w:rPr>
      </w:pPr>
      <w:r w:rsidRPr="002D1E6F">
        <w:rPr>
          <w:i/>
        </w:rPr>
        <w:t>Upper hierarchy tables:</w:t>
      </w:r>
    </w:p>
    <w:p w14:paraId="1E95F78B" w14:textId="2DD7833E" w:rsidR="002C3D8B" w:rsidRPr="002D1E6F" w:rsidRDefault="002C3D8B">
      <w:pPr>
        <w:pStyle w:val="ListParagraph"/>
        <w:numPr>
          <w:ilvl w:val="0"/>
          <w:numId w:val="14"/>
        </w:numPr>
      </w:pPr>
      <w:r w:rsidRPr="002D1E6F">
        <w:t>Design</w:t>
      </w:r>
      <w:r w:rsidR="00D676FE" w:rsidRPr="002D1E6F">
        <w:t xml:space="preserve"> (DE)</w:t>
      </w:r>
    </w:p>
    <w:p w14:paraId="1E95F78C" w14:textId="6B6F748F" w:rsidR="002C3D8B" w:rsidRPr="002D1E6F" w:rsidRDefault="002C3D8B" w:rsidP="002C3D8B">
      <w:pPr>
        <w:pStyle w:val="ListParagraph"/>
        <w:numPr>
          <w:ilvl w:val="0"/>
          <w:numId w:val="14"/>
        </w:numPr>
      </w:pPr>
      <w:r w:rsidRPr="002D1E6F">
        <w:t>Vessel</w:t>
      </w:r>
      <w:r w:rsidR="00D676FE" w:rsidRPr="002D1E6F">
        <w:t xml:space="preserve"> Selection (VS)</w:t>
      </w:r>
    </w:p>
    <w:p w14:paraId="1E95F78D" w14:textId="1059C842" w:rsidR="002C3D8B" w:rsidRPr="002D1E6F" w:rsidRDefault="002C3D8B" w:rsidP="002C3D8B">
      <w:pPr>
        <w:pStyle w:val="ListParagraph"/>
        <w:numPr>
          <w:ilvl w:val="0"/>
          <w:numId w:val="14"/>
        </w:numPr>
      </w:pPr>
      <w:r w:rsidRPr="002D1E6F">
        <w:t>Fishing Trip</w:t>
      </w:r>
      <w:r w:rsidR="00D676FE" w:rsidRPr="002D1E6F">
        <w:t xml:space="preserve"> (FT)</w:t>
      </w:r>
    </w:p>
    <w:p w14:paraId="1E95F78E" w14:textId="5F643602" w:rsidR="002C3D8B" w:rsidRPr="002D1E6F" w:rsidRDefault="002C3D8B" w:rsidP="002C3D8B">
      <w:pPr>
        <w:pStyle w:val="ListParagraph"/>
        <w:numPr>
          <w:ilvl w:val="0"/>
          <w:numId w:val="14"/>
        </w:numPr>
      </w:pPr>
      <w:r w:rsidRPr="002D1E6F">
        <w:t>Fishing Operation</w:t>
      </w:r>
      <w:r w:rsidR="00D676FE" w:rsidRPr="002D1E6F">
        <w:t xml:space="preserve"> (FO)</w:t>
      </w:r>
    </w:p>
    <w:p w14:paraId="1E95F78F" w14:textId="2278E71C" w:rsidR="002C3D8B" w:rsidRPr="002D1E6F" w:rsidRDefault="002C3D8B" w:rsidP="002C3D8B">
      <w:pPr>
        <w:pStyle w:val="ListParagraph"/>
        <w:numPr>
          <w:ilvl w:val="0"/>
          <w:numId w:val="14"/>
        </w:numPr>
      </w:pPr>
      <w:r w:rsidRPr="002D1E6F">
        <w:t>Species Selection</w:t>
      </w:r>
      <w:r w:rsidR="00D676FE" w:rsidRPr="002D1E6F">
        <w:t xml:space="preserve"> (SS)</w:t>
      </w:r>
    </w:p>
    <w:p w14:paraId="1E95F790" w14:textId="1346E4BB" w:rsidR="002C3D8B" w:rsidRPr="002D1E6F" w:rsidRDefault="002C3D8B" w:rsidP="002C3D8B">
      <w:pPr>
        <w:pStyle w:val="ListParagraph"/>
        <w:numPr>
          <w:ilvl w:val="0"/>
          <w:numId w:val="14"/>
        </w:numPr>
      </w:pPr>
      <w:r w:rsidRPr="002D1E6F">
        <w:t>Sample</w:t>
      </w:r>
      <w:r w:rsidR="00D676FE" w:rsidRPr="002D1E6F">
        <w:t xml:space="preserve"> (SA)</w:t>
      </w:r>
    </w:p>
    <w:p w14:paraId="1E95F791" w14:textId="77777777" w:rsidR="002C3D8B" w:rsidRPr="002D1E6F" w:rsidRDefault="002C3D8B" w:rsidP="002C3D8B">
      <w:pPr>
        <w:rPr>
          <w:i/>
        </w:rPr>
      </w:pPr>
      <w:r w:rsidRPr="002D1E6F">
        <w:rPr>
          <w:i/>
        </w:rPr>
        <w:t>Auxiliary tables:</w:t>
      </w:r>
    </w:p>
    <w:p w14:paraId="4347DDED" w14:textId="21C19F52" w:rsidR="00B24F23" w:rsidRPr="002D1E6F" w:rsidRDefault="00B24F23" w:rsidP="00B24F23">
      <w:pPr>
        <w:pStyle w:val="ListParagraph"/>
        <w:numPr>
          <w:ilvl w:val="0"/>
          <w:numId w:val="15"/>
        </w:numPr>
      </w:pPr>
      <w:r w:rsidRPr="002D1E6F">
        <w:t>Sampling Details</w:t>
      </w:r>
      <w:r w:rsidR="00D676FE" w:rsidRPr="002D1E6F">
        <w:t xml:space="preserve"> (SD)</w:t>
      </w:r>
      <w:r w:rsidRPr="002D1E6F">
        <w:t xml:space="preserve"> (mandatory)</w:t>
      </w:r>
    </w:p>
    <w:p w14:paraId="1E95F793" w14:textId="22423554" w:rsidR="002C3D8B" w:rsidRPr="002D1E6F" w:rsidRDefault="002C3D8B" w:rsidP="002C3D8B">
      <w:pPr>
        <w:pStyle w:val="ListParagraph"/>
        <w:numPr>
          <w:ilvl w:val="0"/>
          <w:numId w:val="15"/>
        </w:numPr>
      </w:pPr>
      <w:r w:rsidRPr="002D1E6F">
        <w:t>Vessel Details</w:t>
      </w:r>
      <w:r w:rsidR="00D676FE" w:rsidRPr="002D1E6F">
        <w:t xml:space="preserve"> (VD)</w:t>
      </w:r>
      <w:r w:rsidR="00650CF6" w:rsidRPr="002D1E6F">
        <w:t xml:space="preserve"> (mandatory)</w:t>
      </w:r>
      <w:r w:rsidR="00034C74" w:rsidRPr="002D1E6F">
        <w:t xml:space="preserve"> When imported VD has the link from FT, and is therefore  after VS and before FT</w:t>
      </w:r>
    </w:p>
    <w:p w14:paraId="3E46F52F" w14:textId="468B8C7D" w:rsidR="00D676FE" w:rsidRPr="002D1E6F" w:rsidRDefault="00D676FE" w:rsidP="00D676FE">
      <w:pPr>
        <w:pStyle w:val="ListParagraph"/>
        <w:numPr>
          <w:ilvl w:val="0"/>
          <w:numId w:val="15"/>
        </w:numPr>
      </w:pPr>
      <w:r w:rsidRPr="002D1E6F">
        <w:t>Species List Details (SL) (mandatory)</w:t>
      </w:r>
    </w:p>
    <w:p w14:paraId="72997E82" w14:textId="77777777" w:rsidR="00D676FE" w:rsidRPr="002D1E6F" w:rsidRDefault="00D676FE" w:rsidP="00D34A51">
      <w:pPr>
        <w:pStyle w:val="ListParagraph"/>
        <w:ind w:left="766"/>
      </w:pPr>
    </w:p>
    <w:p w14:paraId="1E95F794" w14:textId="445546FE" w:rsidR="002C3D8B" w:rsidRPr="002D1E6F" w:rsidRDefault="002C3D8B" w:rsidP="002C3D8B"/>
    <w:p w14:paraId="229BC9C9" w14:textId="3ABCB198" w:rsidR="0047097B" w:rsidRPr="002D1E6F" w:rsidRDefault="0047097B" w:rsidP="002C3D8B"/>
    <w:p w14:paraId="73F5EB48" w14:textId="280D8ED2" w:rsidR="00FF48CE" w:rsidRPr="002D1E6F" w:rsidRDefault="00FF48CE" w:rsidP="002C3D8B">
      <w:r w:rsidRPr="002D1E6F">
        <w:rPr>
          <w:noProof/>
          <w:lang w:val="en-US"/>
        </w:rPr>
        <w:lastRenderedPageBreak/>
        <w:drawing>
          <wp:inline distT="0" distB="0" distL="0" distR="0" wp14:anchorId="2B2CC8F6" wp14:editId="58A7FF02">
            <wp:extent cx="5781675" cy="251841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81675" cy="2518410"/>
                    </a:xfrm>
                    <a:prstGeom prst="rect">
                      <a:avLst/>
                    </a:prstGeom>
                  </pic:spPr>
                </pic:pic>
              </a:graphicData>
            </a:graphic>
          </wp:inline>
        </w:drawing>
      </w:r>
    </w:p>
    <w:p w14:paraId="609F84C3" w14:textId="77777777" w:rsidR="00FF48CE" w:rsidRPr="002D1E6F" w:rsidRDefault="00FF48CE" w:rsidP="002C3D8B"/>
    <w:p w14:paraId="5924DA18" w14:textId="5C4F51C4" w:rsidR="00B24F23" w:rsidRPr="002D1E6F" w:rsidRDefault="00B24F23" w:rsidP="00B24F23">
      <w:r w:rsidRPr="002D1E6F">
        <w:t>Example</w:t>
      </w:r>
      <w:r w:rsidR="00F454EC" w:rsidRPr="002D1E6F">
        <w:t>(</w:t>
      </w:r>
      <w:r w:rsidRPr="002D1E6F">
        <w:t>s</w:t>
      </w:r>
      <w:r w:rsidR="00F454EC" w:rsidRPr="002D1E6F">
        <w:t>)</w:t>
      </w:r>
      <w:r w:rsidRPr="002D1E6F">
        <w:t xml:space="preserve"> described:</w:t>
      </w:r>
    </w:p>
    <w:p w14:paraId="67C0A996" w14:textId="1D005019" w:rsidR="00F454EC" w:rsidRPr="002D1E6F" w:rsidRDefault="000166C1" w:rsidP="002C3D8B">
      <w:r w:rsidRPr="002D1E6F">
        <w:t xml:space="preserve">For example, </w:t>
      </w:r>
      <w:r w:rsidR="00481C8A" w:rsidRPr="002D1E6F">
        <w:t>an institute</w:t>
      </w:r>
      <w:r w:rsidRPr="002D1E6F">
        <w:t xml:space="preserve"> </w:t>
      </w:r>
      <w:r w:rsidR="00634331" w:rsidRPr="002D1E6F">
        <w:t>has set up a reference fleet for gillnetters in a specific area. The 1</w:t>
      </w:r>
      <w:r w:rsidR="00634331" w:rsidRPr="002D1E6F">
        <w:rPr>
          <w:vertAlign w:val="superscript"/>
        </w:rPr>
        <w:t>st</w:t>
      </w:r>
      <w:r w:rsidR="00634331" w:rsidRPr="002D1E6F">
        <w:t xml:space="preserve"> of January 5 vessels are selected. During the year a number of </w:t>
      </w:r>
      <w:r w:rsidR="00F454EC" w:rsidRPr="002D1E6F">
        <w:t>f</w:t>
      </w:r>
      <w:r w:rsidR="00634331" w:rsidRPr="002D1E6F">
        <w:t xml:space="preserve">ishing </w:t>
      </w:r>
      <w:r w:rsidR="00F454EC" w:rsidRPr="002D1E6F">
        <w:t>t</w:t>
      </w:r>
      <w:r w:rsidR="00634331" w:rsidRPr="002D1E6F">
        <w:t xml:space="preserve">rips are sampled on each vessel. </w:t>
      </w:r>
      <w:r w:rsidR="00F71177" w:rsidRPr="002D1E6F">
        <w:t xml:space="preserve">The selection of </w:t>
      </w:r>
      <w:r w:rsidR="00F454EC" w:rsidRPr="002D1E6F">
        <w:t xml:space="preserve">fishing </w:t>
      </w:r>
      <w:r w:rsidR="00F71177" w:rsidRPr="002D1E6F">
        <w:t xml:space="preserve">trips </w:t>
      </w:r>
      <w:r w:rsidR="00F454EC" w:rsidRPr="002D1E6F">
        <w:t xml:space="preserve">is </w:t>
      </w:r>
      <w:r w:rsidR="00F71177" w:rsidRPr="002D1E6F">
        <w:t xml:space="preserve">stratified by quarter. Data from </w:t>
      </w:r>
      <w:r w:rsidR="00F454EC" w:rsidRPr="002D1E6F">
        <w:t xml:space="preserve">one </w:t>
      </w:r>
      <w:r w:rsidR="00F71177" w:rsidRPr="002D1E6F">
        <w:t xml:space="preserve"> </w:t>
      </w:r>
      <w:r w:rsidR="00F454EC" w:rsidRPr="002D1E6F">
        <w:t>f</w:t>
      </w:r>
      <w:r w:rsidR="00F71177" w:rsidRPr="002D1E6F">
        <w:t xml:space="preserve">ishing </w:t>
      </w:r>
      <w:r w:rsidR="00F454EC" w:rsidRPr="002D1E6F">
        <w:t>t</w:t>
      </w:r>
      <w:r w:rsidR="00F71177" w:rsidRPr="002D1E6F">
        <w:t xml:space="preserve">rip is shown in the example. </w:t>
      </w:r>
      <w:r w:rsidRPr="002D1E6F">
        <w:t xml:space="preserve">During the </w:t>
      </w:r>
      <w:r w:rsidR="00F454EC" w:rsidRPr="002D1E6F">
        <w:t>fishing t</w:t>
      </w:r>
      <w:r w:rsidRPr="002D1E6F">
        <w:t xml:space="preserve">rip </w:t>
      </w:r>
      <w:r w:rsidR="00F454EC" w:rsidRPr="002D1E6F">
        <w:t>one f</w:t>
      </w:r>
      <w:r w:rsidRPr="002D1E6F">
        <w:t xml:space="preserve">ishing </w:t>
      </w:r>
      <w:r w:rsidR="00F454EC" w:rsidRPr="002D1E6F">
        <w:t xml:space="preserve">operation is </w:t>
      </w:r>
      <w:r w:rsidRPr="002D1E6F">
        <w:t xml:space="preserve">carried out. All species </w:t>
      </w:r>
      <w:r w:rsidR="00F454EC" w:rsidRPr="002D1E6F">
        <w:t xml:space="preserve">are </w:t>
      </w:r>
      <w:r w:rsidRPr="002D1E6F">
        <w:t xml:space="preserve">weighted in the catch (no species selection).  Catch </w:t>
      </w:r>
      <w:r w:rsidR="00F454EC" w:rsidRPr="002D1E6F">
        <w:t xml:space="preserve">is </w:t>
      </w:r>
      <w:r w:rsidRPr="002D1E6F">
        <w:t>stratified by catch category</w:t>
      </w:r>
      <w:r w:rsidR="00F71177" w:rsidRPr="002D1E6F">
        <w:t>.</w:t>
      </w:r>
      <w:r w:rsidR="00F71177" w:rsidRPr="002D1E6F" w:rsidDel="000166C1">
        <w:t xml:space="preserve"> </w:t>
      </w:r>
    </w:p>
    <w:p w14:paraId="1E95F795" w14:textId="5ACC6FC5" w:rsidR="002C3D8B" w:rsidRPr="002D1E6F" w:rsidRDefault="002C3D8B" w:rsidP="002C3D8B">
      <w:r w:rsidRPr="002D1E6F">
        <w:t xml:space="preserve">For a filled-in example see spreadsheet </w:t>
      </w:r>
      <w:r w:rsidR="00B76AB8" w:rsidRPr="002D1E6F">
        <w:t xml:space="preserve">“Examples of Hierarchies </w:t>
      </w:r>
      <w:r w:rsidR="00C07B42" w:rsidRPr="002D1E6F">
        <w:t>1-8 A-D.xlsx</w:t>
      </w:r>
      <w:r w:rsidR="00B76AB8" w:rsidRPr="002D1E6F">
        <w:t>”.</w:t>
      </w:r>
    </w:p>
    <w:p w14:paraId="6FE8C27A" w14:textId="4F36081C" w:rsidR="00BB2DC4" w:rsidRPr="002D1E6F" w:rsidRDefault="00BB2DC4" w:rsidP="002C3D8B">
      <w:r w:rsidRPr="002D1E6F">
        <w:t xml:space="preserve">Another example, </w:t>
      </w:r>
      <w:r w:rsidR="00794754" w:rsidRPr="002D1E6F">
        <w:t>an institute</w:t>
      </w:r>
      <w:r w:rsidRPr="002D1E6F">
        <w:t xml:space="preserve"> has set up a reference fleet for gillnetters. At the beginning of each quarter a list o</w:t>
      </w:r>
      <w:r w:rsidR="008B28F9" w:rsidRPr="002D1E6F">
        <w:t>f</w:t>
      </w:r>
      <w:r w:rsidRPr="002D1E6F">
        <w:t xml:space="preserve"> vessels is being selected from the gillnetter</w:t>
      </w:r>
      <w:r w:rsidR="00B407FE" w:rsidRPr="002D1E6F">
        <w:t>s</w:t>
      </w:r>
      <w:r w:rsidRPr="002D1E6F">
        <w:t xml:space="preserve"> reference fleet.  Afterwards a contact person for each vessel is being called and asked about the possibility of on-shore sampling. In case of agreement, a fisherman gives the details about planned harbour and time of arrival. An observer is being sent to the given place on a given day and takes the sample from the last haul. </w:t>
      </w:r>
      <w:r w:rsidR="00A710DA" w:rsidRPr="002D1E6F">
        <w:t xml:space="preserve">All species are weighted in the catch. </w:t>
      </w:r>
    </w:p>
    <w:p w14:paraId="1E95F796" w14:textId="77777777" w:rsidR="00FC23F1" w:rsidRPr="002D1E6F" w:rsidRDefault="00FC23F1"/>
    <w:p w14:paraId="1E95F797" w14:textId="77777777" w:rsidR="00A873A5" w:rsidRPr="002D1E6F" w:rsidRDefault="00A873A5">
      <w:pPr>
        <w:rPr>
          <w:rFonts w:asciiTheme="majorHAnsi" w:eastAsiaTheme="majorEastAsia" w:hAnsiTheme="majorHAnsi" w:cstheme="majorBidi"/>
          <w:b/>
          <w:bCs/>
          <w:color w:val="5B9BD5" w:themeColor="accent1"/>
        </w:rPr>
      </w:pPr>
      <w:r w:rsidRPr="002D1E6F">
        <w:br w:type="page"/>
      </w:r>
    </w:p>
    <w:p w14:paraId="1E95F798" w14:textId="70FEF6DE" w:rsidR="003A3A1F" w:rsidRPr="002D1E6F" w:rsidRDefault="003A3A1F" w:rsidP="003A3A1F">
      <w:pPr>
        <w:pStyle w:val="Heading3"/>
      </w:pPr>
      <w:bookmarkStart w:id="39" w:name="_Toc56083430"/>
      <w:r w:rsidRPr="002D1E6F">
        <w:lastRenderedPageBreak/>
        <w:t xml:space="preserve">Hierarchy 2: </w:t>
      </w:r>
      <w:r w:rsidR="006D333C" w:rsidRPr="002D1E6F">
        <w:t xml:space="preserve">Sampling </w:t>
      </w:r>
      <w:r w:rsidRPr="002D1E6F">
        <w:t>from a list of trips</w:t>
      </w:r>
      <w:bookmarkEnd w:id="39"/>
    </w:p>
    <w:p w14:paraId="2EB6F487" w14:textId="5F9908A5" w:rsidR="00794754" w:rsidRPr="002D1E6F" w:rsidRDefault="00794754" w:rsidP="00794754">
      <w:r w:rsidRPr="002D1E6F">
        <w:t>Hierarchy 2 is most used for at-sea sampling, but can be used for on-shore sampling as well.</w:t>
      </w:r>
    </w:p>
    <w:p w14:paraId="1E95F799" w14:textId="77777777" w:rsidR="003A3A1F" w:rsidRPr="002D1E6F" w:rsidRDefault="003A3A1F" w:rsidP="003A3A1F">
      <w:r w:rsidRPr="002D1E6F">
        <w:t>Different schemes which all fits the hierarchy 2:</w:t>
      </w:r>
    </w:p>
    <w:p w14:paraId="1E95F79A" w14:textId="60B16A77" w:rsidR="003A3A1F" w:rsidRPr="002D1E6F" w:rsidRDefault="003A3A1F" w:rsidP="003A3A1F">
      <w:pPr>
        <w:pStyle w:val="ListParagraph"/>
        <w:numPr>
          <w:ilvl w:val="0"/>
          <w:numId w:val="9"/>
        </w:numPr>
      </w:pPr>
      <w:r w:rsidRPr="002D1E6F">
        <w:t xml:space="preserve">at-sea sampling from available </w:t>
      </w:r>
      <w:r w:rsidR="00F454EC" w:rsidRPr="002D1E6F">
        <w:t>f</w:t>
      </w:r>
      <w:r w:rsidRPr="002D1E6F">
        <w:t xml:space="preserve">ishing </w:t>
      </w:r>
      <w:r w:rsidR="00F454EC" w:rsidRPr="002D1E6F">
        <w:t>trips</w:t>
      </w:r>
      <w:r w:rsidRPr="002D1E6F">
        <w:t xml:space="preserve">; some or all </w:t>
      </w:r>
      <w:r w:rsidR="00F454EC" w:rsidRPr="002D1E6F">
        <w:t xml:space="preserve">fishing operations </w:t>
      </w:r>
      <w:r w:rsidRPr="002D1E6F">
        <w:t>(hauls/sets) are sampled</w:t>
      </w:r>
    </w:p>
    <w:p w14:paraId="7E82B5F8" w14:textId="77777777" w:rsidR="004B269C" w:rsidRPr="002D1E6F" w:rsidRDefault="003A3A1F" w:rsidP="003A3A1F">
      <w:pPr>
        <w:pStyle w:val="ListParagraph"/>
        <w:numPr>
          <w:ilvl w:val="0"/>
          <w:numId w:val="9"/>
        </w:numPr>
      </w:pPr>
      <w:r w:rsidRPr="002D1E6F">
        <w:t xml:space="preserve">at-sea sampling from available </w:t>
      </w:r>
      <w:r w:rsidR="00F454EC" w:rsidRPr="002D1E6F">
        <w:t>fishing trips</w:t>
      </w:r>
      <w:r w:rsidRPr="002D1E6F">
        <w:t xml:space="preserve">; aggregated </w:t>
      </w:r>
      <w:r w:rsidR="00F454EC" w:rsidRPr="002D1E6F">
        <w:t>f</w:t>
      </w:r>
      <w:r w:rsidRPr="002D1E6F">
        <w:t xml:space="preserve">ishing </w:t>
      </w:r>
      <w:r w:rsidR="00F454EC" w:rsidRPr="002D1E6F">
        <w:t>o</w:t>
      </w:r>
      <w:r w:rsidRPr="002D1E6F">
        <w:t>peration</w:t>
      </w:r>
      <w:r w:rsidR="00F454EC" w:rsidRPr="002D1E6F">
        <w:t>s</w:t>
      </w:r>
      <w:r w:rsidRPr="002D1E6F">
        <w:t xml:space="preserve"> (hauls/sets)  are sampled</w:t>
      </w:r>
    </w:p>
    <w:p w14:paraId="1E95F79B" w14:textId="21159F50" w:rsidR="003A3A1F" w:rsidRPr="002D1E6F" w:rsidRDefault="004B269C" w:rsidP="004B269C">
      <w:pPr>
        <w:pStyle w:val="ListParagraph"/>
        <w:numPr>
          <w:ilvl w:val="0"/>
          <w:numId w:val="9"/>
        </w:numPr>
      </w:pPr>
      <w:r w:rsidRPr="002D1E6F">
        <w:t>on-shore sampling from available fishing trips; aggregated fishing operations (hauls/sets)  are sampled when landed</w:t>
      </w:r>
    </w:p>
    <w:p w14:paraId="3B5F3722" w14:textId="357696E1" w:rsidR="004B269C" w:rsidRPr="002D1E6F" w:rsidRDefault="004B269C" w:rsidP="004B269C">
      <w:pPr>
        <w:pStyle w:val="ListParagraph"/>
        <w:numPr>
          <w:ilvl w:val="0"/>
          <w:numId w:val="9"/>
        </w:numPr>
      </w:pPr>
      <w:r w:rsidRPr="002D1E6F">
        <w:t>on-shore sampling from available fishing trips;  the last fishing operation (haul/set) is sampled.</w:t>
      </w:r>
    </w:p>
    <w:p w14:paraId="1E95F79C" w14:textId="43BE991C" w:rsidR="003A3A1F" w:rsidRPr="002D1E6F" w:rsidRDefault="007A281E" w:rsidP="003A3A1F">
      <w:r w:rsidRPr="002D1E6F">
        <w:t xml:space="preserve">A list of trips to sample from is not always available, but a vessel list is used as a proxy for selecting trips. </w:t>
      </w:r>
      <w:r w:rsidR="003A3A1F" w:rsidRPr="002D1E6F">
        <w:t>In reality we often try to squeeze sampling design where we sample from a vessel list into this hierarchy</w:t>
      </w:r>
      <w:r w:rsidRPr="002D1E6F">
        <w:t>, when it may be more appropriated to use hierarchy 1</w:t>
      </w:r>
      <w:r w:rsidRPr="002D1E6F">
        <w:rPr>
          <w:rStyle w:val="FootnoteReference"/>
        </w:rPr>
        <w:footnoteReference w:id="4"/>
      </w:r>
      <w:r w:rsidR="003A3A1F" w:rsidRPr="002D1E6F">
        <w:t xml:space="preserve">. </w:t>
      </w:r>
    </w:p>
    <w:p w14:paraId="1E95F79D" w14:textId="77777777" w:rsidR="003A3A1F" w:rsidRPr="002D1E6F" w:rsidRDefault="003A3A1F" w:rsidP="003A3A1F">
      <w:r w:rsidRPr="002D1E6F">
        <w:t>Upper hierarchy tables:</w:t>
      </w:r>
    </w:p>
    <w:p w14:paraId="1E95F79E" w14:textId="724F5B1A" w:rsidR="003A3A1F" w:rsidRPr="002D1E6F" w:rsidRDefault="003A3A1F" w:rsidP="003A3A1F">
      <w:pPr>
        <w:pStyle w:val="ListParagraph"/>
        <w:numPr>
          <w:ilvl w:val="0"/>
          <w:numId w:val="11"/>
        </w:numPr>
      </w:pPr>
      <w:r w:rsidRPr="002D1E6F">
        <w:t>Design</w:t>
      </w:r>
      <w:r w:rsidR="00F454EC" w:rsidRPr="002D1E6F">
        <w:t xml:space="preserve"> (DE)</w:t>
      </w:r>
    </w:p>
    <w:p w14:paraId="1E95F79F" w14:textId="6966D6D3" w:rsidR="003A3A1F" w:rsidRPr="002D1E6F" w:rsidRDefault="003A3A1F" w:rsidP="003A3A1F">
      <w:pPr>
        <w:pStyle w:val="ListParagraph"/>
        <w:numPr>
          <w:ilvl w:val="0"/>
          <w:numId w:val="11"/>
        </w:numPr>
      </w:pPr>
      <w:r w:rsidRPr="002D1E6F">
        <w:t>Fishing Trip</w:t>
      </w:r>
      <w:r w:rsidR="00F454EC" w:rsidRPr="002D1E6F">
        <w:t xml:space="preserve"> (FT)</w:t>
      </w:r>
    </w:p>
    <w:p w14:paraId="1E95F7A0" w14:textId="294C4986" w:rsidR="003A3A1F" w:rsidRPr="002D1E6F" w:rsidRDefault="003A3A1F" w:rsidP="003A3A1F">
      <w:pPr>
        <w:pStyle w:val="ListParagraph"/>
        <w:numPr>
          <w:ilvl w:val="0"/>
          <w:numId w:val="11"/>
        </w:numPr>
      </w:pPr>
      <w:r w:rsidRPr="002D1E6F">
        <w:t>Fishing Operation</w:t>
      </w:r>
      <w:r w:rsidR="00F454EC" w:rsidRPr="002D1E6F">
        <w:t xml:space="preserve"> (FO)</w:t>
      </w:r>
    </w:p>
    <w:p w14:paraId="1E95F7A1" w14:textId="6EAD7098" w:rsidR="003A3A1F" w:rsidRPr="002D1E6F" w:rsidRDefault="003A3A1F" w:rsidP="003A3A1F">
      <w:pPr>
        <w:pStyle w:val="ListParagraph"/>
        <w:numPr>
          <w:ilvl w:val="0"/>
          <w:numId w:val="11"/>
        </w:numPr>
      </w:pPr>
      <w:r w:rsidRPr="002D1E6F">
        <w:t>Species Selection</w:t>
      </w:r>
      <w:r w:rsidR="00F454EC" w:rsidRPr="002D1E6F">
        <w:t xml:space="preserve"> (SS)</w:t>
      </w:r>
    </w:p>
    <w:p w14:paraId="1E95F7A2" w14:textId="0EC56C09" w:rsidR="003A3A1F" w:rsidRPr="002D1E6F" w:rsidRDefault="003A3A1F" w:rsidP="003A3A1F">
      <w:pPr>
        <w:pStyle w:val="ListParagraph"/>
        <w:numPr>
          <w:ilvl w:val="0"/>
          <w:numId w:val="11"/>
        </w:numPr>
      </w:pPr>
      <w:r w:rsidRPr="002D1E6F">
        <w:t>Sample</w:t>
      </w:r>
      <w:r w:rsidR="00F454EC" w:rsidRPr="002D1E6F">
        <w:t xml:space="preserve"> (SA)</w:t>
      </w:r>
    </w:p>
    <w:p w14:paraId="1E95F7A3" w14:textId="77777777" w:rsidR="003A3A1F" w:rsidRPr="002D1E6F" w:rsidRDefault="003A3A1F" w:rsidP="003A3A1F">
      <w:r w:rsidRPr="002D1E6F">
        <w:t>Auxiliary tables:</w:t>
      </w:r>
    </w:p>
    <w:p w14:paraId="1E95F7A4" w14:textId="46CE4FA3" w:rsidR="003A3A1F" w:rsidRPr="002D1E6F" w:rsidRDefault="003A3A1F" w:rsidP="003A3A1F">
      <w:pPr>
        <w:pStyle w:val="ListParagraph"/>
        <w:numPr>
          <w:ilvl w:val="0"/>
          <w:numId w:val="13"/>
        </w:numPr>
      </w:pPr>
      <w:r w:rsidRPr="002D1E6F">
        <w:t>Sampling Details</w:t>
      </w:r>
      <w:r w:rsidR="00B24F23" w:rsidRPr="002D1E6F">
        <w:t xml:space="preserve"> </w:t>
      </w:r>
      <w:r w:rsidR="00F454EC" w:rsidRPr="002D1E6F">
        <w:t xml:space="preserve">(SD) </w:t>
      </w:r>
      <w:r w:rsidR="00B24F23" w:rsidRPr="002D1E6F">
        <w:t>(mandatory)</w:t>
      </w:r>
    </w:p>
    <w:p w14:paraId="1E95F7A5" w14:textId="73D20D28" w:rsidR="003A3A1F" w:rsidRPr="002D1E6F" w:rsidRDefault="003A3A1F" w:rsidP="003A3A1F">
      <w:pPr>
        <w:pStyle w:val="ListParagraph"/>
        <w:numPr>
          <w:ilvl w:val="0"/>
          <w:numId w:val="13"/>
        </w:numPr>
      </w:pPr>
      <w:r w:rsidRPr="002D1E6F">
        <w:t>Vessel Details</w:t>
      </w:r>
      <w:r w:rsidR="0047097B" w:rsidRPr="002D1E6F">
        <w:t xml:space="preserve"> </w:t>
      </w:r>
      <w:r w:rsidR="00F454EC" w:rsidRPr="002D1E6F">
        <w:t xml:space="preserve">(VD) </w:t>
      </w:r>
      <w:r w:rsidR="0047097B" w:rsidRPr="002D1E6F">
        <w:t>(mandatory)</w:t>
      </w:r>
    </w:p>
    <w:p w14:paraId="4B9A071D" w14:textId="77777777" w:rsidR="00F454EC" w:rsidRPr="002D1E6F" w:rsidRDefault="00F454EC" w:rsidP="00F454EC">
      <w:pPr>
        <w:pStyle w:val="ListParagraph"/>
        <w:numPr>
          <w:ilvl w:val="0"/>
          <w:numId w:val="13"/>
        </w:numPr>
      </w:pPr>
      <w:r w:rsidRPr="002D1E6F">
        <w:t>Species List Details (SL) (mandatory)</w:t>
      </w:r>
    </w:p>
    <w:p w14:paraId="2F32D173" w14:textId="77777777" w:rsidR="00F454EC" w:rsidRPr="002D1E6F" w:rsidRDefault="00F454EC" w:rsidP="00D34A51">
      <w:pPr>
        <w:pStyle w:val="ListParagraph"/>
      </w:pPr>
    </w:p>
    <w:p w14:paraId="436A7322" w14:textId="1857A469" w:rsidR="00FF48CE" w:rsidRPr="002D1E6F" w:rsidRDefault="00FF48CE" w:rsidP="00D34A51">
      <w:pPr>
        <w:jc w:val="center"/>
      </w:pPr>
      <w:r w:rsidRPr="002D1E6F">
        <w:rPr>
          <w:noProof/>
          <w:lang w:val="en-US"/>
        </w:rPr>
        <w:drawing>
          <wp:inline distT="0" distB="0" distL="0" distR="0" wp14:anchorId="754B1CB8" wp14:editId="4B4B0F8C">
            <wp:extent cx="4869974" cy="2424022"/>
            <wp:effectExtent l="0" t="0" r="698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99570" cy="2438753"/>
                    </a:xfrm>
                    <a:prstGeom prst="rect">
                      <a:avLst/>
                    </a:prstGeom>
                  </pic:spPr>
                </pic:pic>
              </a:graphicData>
            </a:graphic>
          </wp:inline>
        </w:drawing>
      </w:r>
    </w:p>
    <w:p w14:paraId="1E95F7A6" w14:textId="001B30F8" w:rsidR="003A3A1F" w:rsidRPr="002D1E6F" w:rsidRDefault="003A3A1F" w:rsidP="003A3A1F">
      <w:r w:rsidRPr="002D1E6F">
        <w:lastRenderedPageBreak/>
        <w:t>Example</w:t>
      </w:r>
      <w:r w:rsidR="00F454EC" w:rsidRPr="002D1E6F">
        <w:t>(</w:t>
      </w:r>
      <w:r w:rsidRPr="002D1E6F">
        <w:t>s</w:t>
      </w:r>
      <w:r w:rsidR="00F454EC" w:rsidRPr="002D1E6F">
        <w:t>)</w:t>
      </w:r>
      <w:r w:rsidRPr="002D1E6F">
        <w:t xml:space="preserve"> described:</w:t>
      </w:r>
    </w:p>
    <w:p w14:paraId="1E95F7A7" w14:textId="68AE9D1C" w:rsidR="003A3A1F" w:rsidRPr="002D1E6F" w:rsidRDefault="003A3A1F" w:rsidP="003A3A1F">
      <w:r w:rsidRPr="002D1E6F">
        <w:t xml:space="preserve">For example, </w:t>
      </w:r>
      <w:r w:rsidR="00481C8A" w:rsidRPr="002D1E6F">
        <w:t>an institute</w:t>
      </w:r>
      <w:r w:rsidRPr="002D1E6F">
        <w:t xml:space="preserve"> samples a </w:t>
      </w:r>
      <w:r w:rsidR="00F454EC" w:rsidRPr="002D1E6F">
        <w:t>f</w:t>
      </w:r>
      <w:r w:rsidRPr="002D1E6F">
        <w:t xml:space="preserve">ishing </w:t>
      </w:r>
      <w:r w:rsidR="00F454EC" w:rsidRPr="002D1E6F">
        <w:t xml:space="preserve">trip </w:t>
      </w:r>
      <w:r w:rsidRPr="002D1E6F">
        <w:t>conducted by a vessel from the “</w:t>
      </w:r>
      <w:r w:rsidR="00B24F23" w:rsidRPr="002D1E6F">
        <w:t>Hirtshals-TBB-NA-1</w:t>
      </w:r>
      <w:r w:rsidRPr="002D1E6F">
        <w:t xml:space="preserve">” stratum.  During the </w:t>
      </w:r>
      <w:r w:rsidR="00F454EC" w:rsidRPr="002D1E6F">
        <w:t xml:space="preserve">fishing trip </w:t>
      </w:r>
      <w:r w:rsidR="00B24F23" w:rsidRPr="002D1E6F">
        <w:t xml:space="preserve">26 </w:t>
      </w:r>
      <w:r w:rsidR="00F454EC" w:rsidRPr="002D1E6F">
        <w:t>f</w:t>
      </w:r>
      <w:r w:rsidRPr="002D1E6F">
        <w:t xml:space="preserve">ishing </w:t>
      </w:r>
      <w:r w:rsidR="00F454EC" w:rsidRPr="002D1E6F">
        <w:t xml:space="preserve">operations </w:t>
      </w:r>
      <w:r w:rsidRPr="002D1E6F">
        <w:t>are carried out (one of them being invalid</w:t>
      </w:r>
      <w:r w:rsidR="00B24F23" w:rsidRPr="002D1E6F">
        <w:t xml:space="preserve"> and therefore not included in ‘F</w:t>
      </w:r>
      <w:r w:rsidR="00C954BD" w:rsidRPr="002D1E6F">
        <w:t>Onumber</w:t>
      </w:r>
      <w:r w:rsidR="00B24F23" w:rsidRPr="002D1E6F">
        <w:t>Total’</w:t>
      </w:r>
      <w:r w:rsidRPr="002D1E6F">
        <w:t xml:space="preserve">) – </w:t>
      </w:r>
      <w:r w:rsidR="00B24F23" w:rsidRPr="002D1E6F">
        <w:t xml:space="preserve">6 </w:t>
      </w:r>
      <w:r w:rsidRPr="002D1E6F">
        <w:t>of the valid hauls are sampled without stratification</w:t>
      </w:r>
      <w:r w:rsidR="00B24F23" w:rsidRPr="002D1E6F">
        <w:t xml:space="preserve">.  All species are weighted in the catch (no species selection). </w:t>
      </w:r>
      <w:r w:rsidRPr="002D1E6F">
        <w:t xml:space="preserve"> Catch </w:t>
      </w:r>
      <w:r w:rsidR="00B24F23" w:rsidRPr="002D1E6F">
        <w:t xml:space="preserve">is </w:t>
      </w:r>
      <w:r w:rsidRPr="002D1E6F">
        <w:t xml:space="preserve">stratified by catch category and species are sampled for weight on these hauls. </w:t>
      </w:r>
    </w:p>
    <w:p w14:paraId="1E95F7A8" w14:textId="4E6E611D" w:rsidR="003A3A1F" w:rsidRPr="002D1E6F" w:rsidRDefault="003A3A1F" w:rsidP="003A3A1F">
      <w:r w:rsidRPr="002D1E6F">
        <w:t xml:space="preserve">For a filled-in example see spreadsheet </w:t>
      </w:r>
      <w:r w:rsidR="00B76AB8" w:rsidRPr="002D1E6F">
        <w:t xml:space="preserve">“Examples of Hierarchies </w:t>
      </w:r>
      <w:r w:rsidR="00C07B42" w:rsidRPr="002D1E6F">
        <w:t>1-8 A-D.xlsx</w:t>
      </w:r>
      <w:r w:rsidR="00B76AB8" w:rsidRPr="002D1E6F">
        <w:t>”.</w:t>
      </w:r>
    </w:p>
    <w:p w14:paraId="1E95F7AB" w14:textId="77777777" w:rsidR="00FC23F1" w:rsidRPr="002D1E6F" w:rsidRDefault="00FC23F1"/>
    <w:p w14:paraId="1E95F7AC" w14:textId="77777777" w:rsidR="00FC23F1" w:rsidRPr="002D1E6F" w:rsidRDefault="00FC23F1"/>
    <w:p w14:paraId="1E95F7AD" w14:textId="77777777" w:rsidR="00FC23F1" w:rsidRPr="002D1E6F" w:rsidRDefault="00FC23F1"/>
    <w:p w14:paraId="1E95F7AE" w14:textId="77777777" w:rsidR="003A3A1F" w:rsidRPr="002D1E6F" w:rsidRDefault="003A3A1F"/>
    <w:p w14:paraId="1E95F7AF" w14:textId="77777777" w:rsidR="00A873A5" w:rsidRPr="002D1E6F" w:rsidRDefault="00A873A5">
      <w:pPr>
        <w:rPr>
          <w:rFonts w:asciiTheme="majorHAnsi" w:eastAsiaTheme="majorEastAsia" w:hAnsiTheme="majorHAnsi" w:cstheme="majorBidi"/>
          <w:b/>
          <w:bCs/>
          <w:color w:val="5B9BD5" w:themeColor="accent1"/>
        </w:rPr>
      </w:pPr>
      <w:r w:rsidRPr="002D1E6F">
        <w:br w:type="page"/>
      </w:r>
    </w:p>
    <w:p w14:paraId="1E95F7B0" w14:textId="2F55CD6A" w:rsidR="003A3A1F" w:rsidRPr="002D1E6F" w:rsidRDefault="003A3A1F" w:rsidP="003A3A1F">
      <w:pPr>
        <w:pStyle w:val="Heading3"/>
      </w:pPr>
      <w:bookmarkStart w:id="40" w:name="_Toc56083431"/>
      <w:r w:rsidRPr="002D1E6F">
        <w:lastRenderedPageBreak/>
        <w:t xml:space="preserve">Hierarchy 3: </w:t>
      </w:r>
      <w:r w:rsidR="00AA7DBD" w:rsidRPr="002D1E6F">
        <w:t>S</w:t>
      </w:r>
      <w:r w:rsidRPr="002D1E6F">
        <w:t>ampling where time (e.g., days, weeks) is the primary sampling unit and vessel is the second sampling unit</w:t>
      </w:r>
      <w:bookmarkEnd w:id="40"/>
    </w:p>
    <w:p w14:paraId="764B86D5" w14:textId="2D6EB7B1" w:rsidR="00794754" w:rsidRPr="002D1E6F" w:rsidRDefault="00794754" w:rsidP="00794754">
      <w:r w:rsidRPr="002D1E6F">
        <w:t>Hierarchy 3 is most used for at-sea sampling, but can be used for on-shore sampling as well.</w:t>
      </w:r>
    </w:p>
    <w:p w14:paraId="1E95F7B1" w14:textId="3BB598B8" w:rsidR="003A3A1F" w:rsidRPr="002D1E6F" w:rsidRDefault="003A3A1F" w:rsidP="003A3A1F">
      <w:r w:rsidRPr="002D1E6F">
        <w:t>Different schemes fit the hierarchy 3:</w:t>
      </w:r>
    </w:p>
    <w:p w14:paraId="1E95F7B2" w14:textId="77777777" w:rsidR="003A3A1F" w:rsidRPr="002D1E6F" w:rsidRDefault="003A3A1F" w:rsidP="003A3A1F">
      <w:pPr>
        <w:numPr>
          <w:ilvl w:val="0"/>
          <w:numId w:val="16"/>
        </w:numPr>
        <w:contextualSpacing/>
      </w:pPr>
      <w:r w:rsidRPr="002D1E6F">
        <w:t>At-sea sampling where a time period is first selected (e.g., a set of weeks) for sampling to take place. Then, in each time period, vessels in a list are contacted and fishing trips booked. Observers are deployed on fishing trips and sample the fishing operations. In each fishing operation the two catch categories - discards and landings – that are sampled separately and the weights of the species present in each category are determined.</w:t>
      </w:r>
    </w:p>
    <w:p w14:paraId="1E95F7B3" w14:textId="77777777" w:rsidR="003A3A1F" w:rsidRPr="002D1E6F" w:rsidRDefault="003A3A1F" w:rsidP="003A3A1F">
      <w:pPr>
        <w:numPr>
          <w:ilvl w:val="0"/>
          <w:numId w:val="16"/>
        </w:numPr>
        <w:contextualSpacing/>
      </w:pPr>
      <w:r w:rsidRPr="002D1E6F">
        <w:t>Variants:</w:t>
      </w:r>
    </w:p>
    <w:p w14:paraId="1E95F7B4" w14:textId="77777777" w:rsidR="003A3A1F" w:rsidRPr="002D1E6F" w:rsidRDefault="003A3A1F" w:rsidP="003A3A1F">
      <w:pPr>
        <w:numPr>
          <w:ilvl w:val="1"/>
          <w:numId w:val="16"/>
        </w:numPr>
        <w:contextualSpacing/>
      </w:pPr>
      <w:r w:rsidRPr="002D1E6F">
        <w:t>Self-sampling by fishers</w:t>
      </w:r>
    </w:p>
    <w:p w14:paraId="1E95F7B5" w14:textId="77777777" w:rsidR="003A3A1F" w:rsidRPr="002D1E6F" w:rsidRDefault="003A3A1F" w:rsidP="003A3A1F">
      <w:pPr>
        <w:numPr>
          <w:ilvl w:val="1"/>
          <w:numId w:val="16"/>
        </w:numPr>
        <w:contextualSpacing/>
      </w:pPr>
      <w:r w:rsidRPr="002D1E6F">
        <w:t>Selection of different time units (e.g., day, month)</w:t>
      </w:r>
    </w:p>
    <w:p w14:paraId="1E95F7B6" w14:textId="77777777" w:rsidR="003A3A1F" w:rsidRPr="002D1E6F" w:rsidRDefault="003A3A1F" w:rsidP="003A3A1F">
      <w:pPr>
        <w:numPr>
          <w:ilvl w:val="1"/>
          <w:numId w:val="16"/>
        </w:numPr>
        <w:contextualSpacing/>
      </w:pPr>
      <w:r w:rsidRPr="002D1E6F">
        <w:t xml:space="preserve">Sampling all fishing operations or a subset of them </w:t>
      </w:r>
    </w:p>
    <w:p w14:paraId="1E95F7B7" w14:textId="77777777" w:rsidR="003A3A1F" w:rsidRPr="002D1E6F" w:rsidRDefault="003A3A1F" w:rsidP="003A3A1F">
      <w:pPr>
        <w:numPr>
          <w:ilvl w:val="1"/>
          <w:numId w:val="16"/>
        </w:numPr>
        <w:contextualSpacing/>
      </w:pPr>
      <w:r w:rsidRPr="002D1E6F">
        <w:t>Sampling only discards, taking a catch sample that is sorted later into landings and discards, etc.</w:t>
      </w:r>
    </w:p>
    <w:p w14:paraId="1E95F7B8" w14:textId="77777777" w:rsidR="003A3A1F" w:rsidRPr="002D1E6F" w:rsidRDefault="003A3A1F" w:rsidP="003A3A1F">
      <w:pPr>
        <w:numPr>
          <w:ilvl w:val="1"/>
          <w:numId w:val="16"/>
        </w:numPr>
        <w:contextualSpacing/>
      </w:pPr>
      <w:r w:rsidRPr="002D1E6F">
        <w:t>Sampling all species or only species from pre-defined list(s)</w:t>
      </w:r>
    </w:p>
    <w:p w14:paraId="1E95F7B9" w14:textId="77777777" w:rsidR="003A3A1F" w:rsidRPr="002D1E6F" w:rsidRDefault="003A3A1F" w:rsidP="003A3A1F">
      <w:pPr>
        <w:numPr>
          <w:ilvl w:val="1"/>
          <w:numId w:val="16"/>
        </w:numPr>
        <w:contextualSpacing/>
      </w:pPr>
      <w:r w:rsidRPr="002D1E6F">
        <w:t>Different sampling and subsampling strategies for landings and discards (e.g., stratification by size category, subsampling by sex, etc.)</w:t>
      </w:r>
    </w:p>
    <w:p w14:paraId="1E95F7BA" w14:textId="77777777" w:rsidR="003A3A1F" w:rsidRPr="002D1E6F" w:rsidRDefault="003A3A1F" w:rsidP="003A3A1F">
      <w:pPr>
        <w:ind w:left="1440"/>
        <w:contextualSpacing/>
      </w:pPr>
    </w:p>
    <w:p w14:paraId="1E95F7BB" w14:textId="77777777" w:rsidR="003A3A1F" w:rsidRPr="002D1E6F" w:rsidRDefault="003A3A1F" w:rsidP="003A3A1F">
      <w:pPr>
        <w:rPr>
          <w:i/>
        </w:rPr>
      </w:pPr>
      <w:r w:rsidRPr="002D1E6F">
        <w:rPr>
          <w:i/>
        </w:rPr>
        <w:t>Upper hierarchy tables:</w:t>
      </w:r>
    </w:p>
    <w:p w14:paraId="1E95F7BC" w14:textId="6A00AFDB" w:rsidR="003A3A1F" w:rsidRPr="002D1E6F" w:rsidRDefault="003A3A1F" w:rsidP="003A3A1F">
      <w:pPr>
        <w:numPr>
          <w:ilvl w:val="0"/>
          <w:numId w:val="14"/>
        </w:numPr>
        <w:contextualSpacing/>
      </w:pPr>
      <w:r w:rsidRPr="002D1E6F">
        <w:t>Design</w:t>
      </w:r>
      <w:r w:rsidR="00F454EC" w:rsidRPr="002D1E6F">
        <w:t xml:space="preserve"> (DE)</w:t>
      </w:r>
    </w:p>
    <w:p w14:paraId="1E95F7BD" w14:textId="376754BA" w:rsidR="003A3A1F" w:rsidRPr="002D1E6F" w:rsidRDefault="003A3A1F" w:rsidP="003A3A1F">
      <w:pPr>
        <w:numPr>
          <w:ilvl w:val="0"/>
          <w:numId w:val="14"/>
        </w:numPr>
        <w:contextualSpacing/>
      </w:pPr>
      <w:r w:rsidRPr="002D1E6F">
        <w:t>Temporal Event</w:t>
      </w:r>
      <w:r w:rsidR="00F454EC" w:rsidRPr="002D1E6F">
        <w:t xml:space="preserve"> (TE)</w:t>
      </w:r>
    </w:p>
    <w:p w14:paraId="1E95F7BE" w14:textId="122A3A31" w:rsidR="003A3A1F" w:rsidRPr="002D1E6F" w:rsidRDefault="003A3A1F" w:rsidP="003A3A1F">
      <w:pPr>
        <w:numPr>
          <w:ilvl w:val="0"/>
          <w:numId w:val="14"/>
        </w:numPr>
        <w:contextualSpacing/>
      </w:pPr>
      <w:r w:rsidRPr="002D1E6F">
        <w:t>Vessel</w:t>
      </w:r>
      <w:r w:rsidR="00F454EC" w:rsidRPr="002D1E6F">
        <w:t xml:space="preserve"> Selection (VS)</w:t>
      </w:r>
    </w:p>
    <w:p w14:paraId="1E95F7BF" w14:textId="79071C60" w:rsidR="003A3A1F" w:rsidRPr="002D1E6F" w:rsidRDefault="003A3A1F" w:rsidP="003A3A1F">
      <w:pPr>
        <w:numPr>
          <w:ilvl w:val="0"/>
          <w:numId w:val="14"/>
        </w:numPr>
        <w:contextualSpacing/>
      </w:pPr>
      <w:r w:rsidRPr="002D1E6F">
        <w:t>Fishing Trip</w:t>
      </w:r>
      <w:r w:rsidR="00F454EC" w:rsidRPr="002D1E6F">
        <w:t xml:space="preserve"> (FT)</w:t>
      </w:r>
    </w:p>
    <w:p w14:paraId="1E95F7C0" w14:textId="20D88005" w:rsidR="003A3A1F" w:rsidRPr="002D1E6F" w:rsidRDefault="003A3A1F" w:rsidP="003A3A1F">
      <w:pPr>
        <w:numPr>
          <w:ilvl w:val="0"/>
          <w:numId w:val="14"/>
        </w:numPr>
        <w:contextualSpacing/>
      </w:pPr>
      <w:r w:rsidRPr="002D1E6F">
        <w:t>Fishing Operation</w:t>
      </w:r>
      <w:r w:rsidR="00F454EC" w:rsidRPr="002D1E6F">
        <w:t xml:space="preserve"> (FO)</w:t>
      </w:r>
    </w:p>
    <w:p w14:paraId="1E95F7C1" w14:textId="2CB3FE15" w:rsidR="003A3A1F" w:rsidRPr="002D1E6F" w:rsidRDefault="003A3A1F" w:rsidP="003A3A1F">
      <w:pPr>
        <w:numPr>
          <w:ilvl w:val="0"/>
          <w:numId w:val="14"/>
        </w:numPr>
        <w:contextualSpacing/>
      </w:pPr>
      <w:r w:rsidRPr="002D1E6F">
        <w:t>Species Selection</w:t>
      </w:r>
      <w:r w:rsidR="00F454EC" w:rsidRPr="002D1E6F">
        <w:t xml:space="preserve"> (SS)</w:t>
      </w:r>
    </w:p>
    <w:p w14:paraId="1E95F7C2" w14:textId="1027434C" w:rsidR="003A3A1F" w:rsidRPr="002D1E6F" w:rsidRDefault="003A3A1F" w:rsidP="003A3A1F">
      <w:pPr>
        <w:numPr>
          <w:ilvl w:val="0"/>
          <w:numId w:val="14"/>
        </w:numPr>
        <w:contextualSpacing/>
      </w:pPr>
      <w:r w:rsidRPr="002D1E6F">
        <w:t>Sample</w:t>
      </w:r>
      <w:r w:rsidR="00F454EC" w:rsidRPr="002D1E6F">
        <w:t xml:space="preserve"> (SA)</w:t>
      </w:r>
    </w:p>
    <w:p w14:paraId="42132268" w14:textId="77777777" w:rsidR="00844C8C" w:rsidRPr="002D1E6F" w:rsidRDefault="00844C8C" w:rsidP="003A3A1F">
      <w:pPr>
        <w:rPr>
          <w:i/>
        </w:rPr>
      </w:pPr>
    </w:p>
    <w:p w14:paraId="1E95F7C3" w14:textId="77777777" w:rsidR="003A3A1F" w:rsidRPr="002D1E6F" w:rsidRDefault="003A3A1F" w:rsidP="003A3A1F">
      <w:pPr>
        <w:rPr>
          <w:i/>
        </w:rPr>
      </w:pPr>
      <w:r w:rsidRPr="002D1E6F">
        <w:rPr>
          <w:i/>
        </w:rPr>
        <w:t>Auxiliary tables:</w:t>
      </w:r>
    </w:p>
    <w:p w14:paraId="1E95F7C4" w14:textId="4D4D8204" w:rsidR="003A3A1F" w:rsidRPr="002D1E6F" w:rsidRDefault="003A3A1F" w:rsidP="003A3A1F">
      <w:pPr>
        <w:numPr>
          <w:ilvl w:val="0"/>
          <w:numId w:val="15"/>
        </w:numPr>
        <w:contextualSpacing/>
      </w:pPr>
      <w:r w:rsidRPr="002D1E6F">
        <w:t>Sampling Details</w:t>
      </w:r>
      <w:r w:rsidR="00F454EC" w:rsidRPr="002D1E6F">
        <w:t xml:space="preserve"> (SD)</w:t>
      </w:r>
      <w:r w:rsidRPr="002D1E6F">
        <w:t xml:space="preserve"> (mandatory)</w:t>
      </w:r>
    </w:p>
    <w:p w14:paraId="1E8FA171" w14:textId="03B92FD9" w:rsidR="00F454EC" w:rsidRPr="002D1E6F" w:rsidRDefault="003A3A1F" w:rsidP="00D34A51">
      <w:pPr>
        <w:numPr>
          <w:ilvl w:val="0"/>
          <w:numId w:val="15"/>
        </w:numPr>
        <w:contextualSpacing/>
      </w:pPr>
      <w:r w:rsidRPr="002D1E6F">
        <w:t xml:space="preserve">Vessel Details </w:t>
      </w:r>
      <w:r w:rsidR="00F454EC" w:rsidRPr="002D1E6F">
        <w:t xml:space="preserve">(VD) </w:t>
      </w:r>
      <w:r w:rsidRPr="002D1E6F">
        <w:t>(</w:t>
      </w:r>
      <w:r w:rsidR="00844C8C" w:rsidRPr="002D1E6F">
        <w:t>mandatory</w:t>
      </w:r>
      <w:r w:rsidRPr="002D1E6F">
        <w:t>)</w:t>
      </w:r>
      <w:r w:rsidR="00034C74" w:rsidRPr="002D1E6F">
        <w:t xml:space="preserve"> When imported VD has the link from FT, and is therefore  after VS and before FT</w:t>
      </w:r>
    </w:p>
    <w:p w14:paraId="10651052" w14:textId="0731351C" w:rsidR="00F454EC" w:rsidRPr="002D1E6F" w:rsidRDefault="00F454EC" w:rsidP="00D34A51">
      <w:pPr>
        <w:numPr>
          <w:ilvl w:val="0"/>
          <w:numId w:val="15"/>
        </w:numPr>
        <w:contextualSpacing/>
      </w:pPr>
      <w:r w:rsidRPr="002D1E6F">
        <w:t>Species List Details (SL) (mandatory)</w:t>
      </w:r>
    </w:p>
    <w:p w14:paraId="7B449069" w14:textId="77777777" w:rsidR="00F454EC" w:rsidRPr="002D1E6F" w:rsidRDefault="00F454EC" w:rsidP="00D34A51">
      <w:pPr>
        <w:contextualSpacing/>
      </w:pPr>
    </w:p>
    <w:p w14:paraId="1E95F7C6" w14:textId="77777777" w:rsidR="003A3A1F" w:rsidRPr="002D1E6F" w:rsidRDefault="003A3A1F"/>
    <w:p w14:paraId="17EF26D6" w14:textId="72C84A7B" w:rsidR="0035307A" w:rsidRPr="002D1E6F" w:rsidRDefault="0035307A" w:rsidP="0035307A"/>
    <w:p w14:paraId="4CB19DEF" w14:textId="43443E7A" w:rsidR="0035307A" w:rsidRPr="002D1E6F" w:rsidRDefault="0035307A" w:rsidP="0035307A"/>
    <w:p w14:paraId="2C1DAE28" w14:textId="650A2698" w:rsidR="007409E3" w:rsidRPr="002D1E6F" w:rsidRDefault="009A47A9" w:rsidP="0035307A">
      <w:r w:rsidRPr="002D1E6F">
        <w:rPr>
          <w:noProof/>
          <w:lang w:val="en-US"/>
        </w:rPr>
        <w:lastRenderedPageBreak/>
        <w:drawing>
          <wp:inline distT="0" distB="0" distL="0" distR="0" wp14:anchorId="51778C5B" wp14:editId="218DF439">
            <wp:extent cx="5781675" cy="2243455"/>
            <wp:effectExtent l="0" t="0" r="9525" b="444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81675" cy="2243455"/>
                    </a:xfrm>
                    <a:prstGeom prst="rect">
                      <a:avLst/>
                    </a:prstGeom>
                  </pic:spPr>
                </pic:pic>
              </a:graphicData>
            </a:graphic>
          </wp:inline>
        </w:drawing>
      </w:r>
    </w:p>
    <w:p w14:paraId="5504AA85" w14:textId="779D1961" w:rsidR="0035307A" w:rsidRPr="002D1E6F" w:rsidRDefault="0035307A" w:rsidP="0035307A">
      <w:r w:rsidRPr="002D1E6F">
        <w:t>Example</w:t>
      </w:r>
      <w:r w:rsidR="00F454EC" w:rsidRPr="002D1E6F">
        <w:t>(</w:t>
      </w:r>
      <w:r w:rsidRPr="002D1E6F">
        <w:t>s</w:t>
      </w:r>
      <w:r w:rsidR="00F454EC" w:rsidRPr="002D1E6F">
        <w:t>)</w:t>
      </w:r>
      <w:r w:rsidRPr="002D1E6F">
        <w:t xml:space="preserve"> described:</w:t>
      </w:r>
    </w:p>
    <w:p w14:paraId="2F0EA235" w14:textId="2D2B382C" w:rsidR="0035307A" w:rsidRPr="002D1E6F" w:rsidRDefault="0035307A" w:rsidP="0035307A">
      <w:r w:rsidRPr="002D1E6F">
        <w:t xml:space="preserve">In the sampling design of </w:t>
      </w:r>
      <w:r w:rsidR="00F454EC" w:rsidRPr="002D1E6F">
        <w:t>“</w:t>
      </w:r>
      <w:r w:rsidRPr="002D1E6F">
        <w:t>A Country</w:t>
      </w:r>
      <w:r w:rsidR="00F454EC" w:rsidRPr="002D1E6F">
        <w:t>”</w:t>
      </w:r>
      <w:r w:rsidRPr="002D1E6F">
        <w:t xml:space="preserve"> (XYZ), </w:t>
      </w:r>
      <w:r w:rsidR="00481C8A" w:rsidRPr="002D1E6F">
        <w:t>an institute</w:t>
      </w:r>
      <w:r w:rsidRPr="002D1E6F">
        <w:t xml:space="preserve"> (ANI) selected 3 weeks randomly each quarter for at-sea sampling to take place. In each selected week, 2 vessels were randomly selected and contacted. In a specific week all vessels contacted agreed to cooperate. For each vessel a trip was randomly selected from the ones the vessel planned to undertake that week and observers deployed on it. Observers sampled all fishing operations (n=6) and sampled both the landings and the discards of each fishing operation. The landings were sorted by the fishers into species*size category and the observers used boxes to subsample them. The discards were originally unsorted in a bulk of 13 containers and observers randomly sampled one of them. The content of that container was sorted by species and each species was subsampled to meet pre-specified goals (quota sampling). </w:t>
      </w:r>
    </w:p>
    <w:p w14:paraId="5F71A8B0" w14:textId="7B907990" w:rsidR="0035307A" w:rsidRPr="002D1E6F" w:rsidRDefault="0035307A" w:rsidP="0035307A">
      <w:r w:rsidRPr="002D1E6F">
        <w:t xml:space="preserve">For a filled-in example see spreadsheet “Examples of Hierarchies </w:t>
      </w:r>
      <w:r w:rsidR="00C07B42" w:rsidRPr="002D1E6F">
        <w:t>1-8 A-D.xlsx</w:t>
      </w:r>
      <w:r w:rsidRPr="002D1E6F">
        <w:t>”.</w:t>
      </w:r>
    </w:p>
    <w:p w14:paraId="1E95F7C7" w14:textId="77777777" w:rsidR="002137D9" w:rsidRPr="002D1E6F" w:rsidRDefault="002137D9"/>
    <w:p w14:paraId="1E95F7C8" w14:textId="77777777" w:rsidR="00A873A5" w:rsidRPr="002D1E6F" w:rsidRDefault="00A873A5">
      <w:pPr>
        <w:rPr>
          <w:b/>
        </w:rPr>
      </w:pPr>
      <w:r w:rsidRPr="002D1E6F">
        <w:rPr>
          <w:b/>
        </w:rPr>
        <w:br w:type="page"/>
      </w:r>
    </w:p>
    <w:p w14:paraId="1E95F7CA" w14:textId="4FE89E58" w:rsidR="002137D9" w:rsidRPr="002D1E6F" w:rsidRDefault="002137D9" w:rsidP="002137D9">
      <w:pPr>
        <w:pStyle w:val="Heading3"/>
      </w:pPr>
      <w:bookmarkStart w:id="41" w:name="_Toc56083432"/>
      <w:r w:rsidRPr="002D1E6F">
        <w:lastRenderedPageBreak/>
        <w:t xml:space="preserve">Hierarchy 4 </w:t>
      </w:r>
      <w:r w:rsidR="00230D79" w:rsidRPr="002D1E6F">
        <w:t>S</w:t>
      </w:r>
      <w:r w:rsidRPr="002D1E6F">
        <w:t>ampling by selecting from location*time (e.g. harbour-day), then from Fishing Trips, then from Landing Events from those Fishing Trips</w:t>
      </w:r>
      <w:bookmarkEnd w:id="41"/>
    </w:p>
    <w:p w14:paraId="2C819F4F" w14:textId="07CB9A8D" w:rsidR="00794754" w:rsidRPr="002D1E6F" w:rsidRDefault="00794754" w:rsidP="00794754">
      <w:r w:rsidRPr="002D1E6F">
        <w:t>Hierarchy 4 is most used for on-shore sampling, but can be used for at-sea sampling as well.</w:t>
      </w:r>
    </w:p>
    <w:p w14:paraId="5089ABC5" w14:textId="77777777" w:rsidR="00E20197" w:rsidRPr="002D1E6F" w:rsidRDefault="00E20197" w:rsidP="002137D9"/>
    <w:p w14:paraId="1E95F7CB" w14:textId="77777777" w:rsidR="002137D9" w:rsidRPr="002D1E6F" w:rsidRDefault="002137D9" w:rsidP="002137D9">
      <w:r w:rsidRPr="002D1E6F">
        <w:t>Different schemes which all fits the hierarchy:</w:t>
      </w:r>
    </w:p>
    <w:p w14:paraId="1E95F7CC" w14:textId="77777777" w:rsidR="002137D9" w:rsidRPr="002D1E6F" w:rsidRDefault="002137D9" w:rsidP="002137D9">
      <w:pPr>
        <w:numPr>
          <w:ilvl w:val="0"/>
          <w:numId w:val="16"/>
        </w:numPr>
        <w:contextualSpacing/>
      </w:pPr>
      <w:r w:rsidRPr="002D1E6F">
        <w:t xml:space="preserve">On-shore sampling at markets or ports. A location and time period (e.g. harbour-day) are chosen and then Fishing Trips that are landing at that location-time period are sampled; detailed information on the fishing trip is available, then Landing Events from those sampled Fishing Trips are sampled.  </w:t>
      </w:r>
    </w:p>
    <w:p w14:paraId="4C8F7A5C" w14:textId="77777777" w:rsidR="00E20197" w:rsidRPr="002D1E6F" w:rsidRDefault="00E20197" w:rsidP="002137D9">
      <w:pPr>
        <w:rPr>
          <w:i/>
        </w:rPr>
      </w:pPr>
    </w:p>
    <w:p w14:paraId="1E95F7CD" w14:textId="77777777" w:rsidR="002137D9" w:rsidRPr="002D1E6F" w:rsidRDefault="002137D9" w:rsidP="002137D9">
      <w:pPr>
        <w:rPr>
          <w:i/>
        </w:rPr>
      </w:pPr>
      <w:r w:rsidRPr="002D1E6F">
        <w:rPr>
          <w:i/>
        </w:rPr>
        <w:t>Upper hierarchy tables:</w:t>
      </w:r>
    </w:p>
    <w:p w14:paraId="1E95F7CE" w14:textId="16547ED1" w:rsidR="002137D9" w:rsidRPr="002D1E6F" w:rsidRDefault="002137D9" w:rsidP="002137D9">
      <w:pPr>
        <w:numPr>
          <w:ilvl w:val="0"/>
          <w:numId w:val="14"/>
        </w:numPr>
        <w:contextualSpacing/>
      </w:pPr>
      <w:r w:rsidRPr="002D1E6F">
        <w:t>Design</w:t>
      </w:r>
      <w:r w:rsidR="00F454EC" w:rsidRPr="002D1E6F">
        <w:t xml:space="preserve"> (DE)</w:t>
      </w:r>
    </w:p>
    <w:p w14:paraId="1E95F7CF" w14:textId="706B469C" w:rsidR="002137D9" w:rsidRPr="002D1E6F" w:rsidRDefault="002137D9" w:rsidP="002137D9">
      <w:pPr>
        <w:numPr>
          <w:ilvl w:val="0"/>
          <w:numId w:val="14"/>
        </w:numPr>
        <w:contextualSpacing/>
      </w:pPr>
      <w:r w:rsidRPr="002D1E6F">
        <w:t>On-shore Event</w:t>
      </w:r>
      <w:r w:rsidR="00F454EC" w:rsidRPr="002D1E6F">
        <w:t xml:space="preserve"> (OS)</w:t>
      </w:r>
    </w:p>
    <w:p w14:paraId="1E95F7D0" w14:textId="5E80C834" w:rsidR="002137D9" w:rsidRPr="002D1E6F" w:rsidRDefault="002137D9" w:rsidP="002137D9">
      <w:pPr>
        <w:numPr>
          <w:ilvl w:val="0"/>
          <w:numId w:val="14"/>
        </w:numPr>
        <w:contextualSpacing/>
      </w:pPr>
      <w:r w:rsidRPr="002D1E6F">
        <w:t>Fishing Trip</w:t>
      </w:r>
      <w:r w:rsidR="00F454EC" w:rsidRPr="002D1E6F">
        <w:t xml:space="preserve"> (FT)</w:t>
      </w:r>
    </w:p>
    <w:p w14:paraId="1E95F7D1" w14:textId="0D8D64B6" w:rsidR="002137D9" w:rsidRPr="002D1E6F" w:rsidRDefault="002137D9" w:rsidP="002137D9">
      <w:pPr>
        <w:numPr>
          <w:ilvl w:val="0"/>
          <w:numId w:val="14"/>
        </w:numPr>
        <w:contextualSpacing/>
      </w:pPr>
      <w:r w:rsidRPr="002D1E6F">
        <w:t>Landing Event</w:t>
      </w:r>
      <w:r w:rsidR="00F454EC" w:rsidRPr="002D1E6F">
        <w:t xml:space="preserve"> (LE)</w:t>
      </w:r>
    </w:p>
    <w:p w14:paraId="1E95F7D2" w14:textId="045D4A3A" w:rsidR="002137D9" w:rsidRPr="002D1E6F" w:rsidRDefault="002137D9" w:rsidP="002137D9">
      <w:pPr>
        <w:numPr>
          <w:ilvl w:val="0"/>
          <w:numId w:val="14"/>
        </w:numPr>
        <w:contextualSpacing/>
      </w:pPr>
      <w:r w:rsidRPr="002D1E6F">
        <w:t>Species Selection</w:t>
      </w:r>
      <w:r w:rsidR="00F454EC" w:rsidRPr="002D1E6F">
        <w:t xml:space="preserve"> (SS)</w:t>
      </w:r>
    </w:p>
    <w:p w14:paraId="1E95F7D3" w14:textId="09F537B7" w:rsidR="002137D9" w:rsidRPr="002D1E6F" w:rsidRDefault="002137D9" w:rsidP="002137D9">
      <w:pPr>
        <w:numPr>
          <w:ilvl w:val="0"/>
          <w:numId w:val="14"/>
        </w:numPr>
        <w:contextualSpacing/>
      </w:pPr>
      <w:r w:rsidRPr="002D1E6F">
        <w:t>Sample</w:t>
      </w:r>
      <w:r w:rsidR="00F454EC" w:rsidRPr="002D1E6F">
        <w:t xml:space="preserve"> (SA)</w:t>
      </w:r>
    </w:p>
    <w:p w14:paraId="3755F470" w14:textId="77777777" w:rsidR="00E20197" w:rsidRPr="002D1E6F" w:rsidRDefault="00E20197" w:rsidP="002137D9">
      <w:pPr>
        <w:rPr>
          <w:i/>
        </w:rPr>
      </w:pPr>
    </w:p>
    <w:p w14:paraId="1E95F7D4" w14:textId="77777777" w:rsidR="002137D9" w:rsidRPr="002D1E6F" w:rsidRDefault="002137D9" w:rsidP="002137D9">
      <w:pPr>
        <w:rPr>
          <w:i/>
        </w:rPr>
      </w:pPr>
      <w:r w:rsidRPr="002D1E6F">
        <w:rPr>
          <w:i/>
        </w:rPr>
        <w:t>Auxiliary tables:</w:t>
      </w:r>
    </w:p>
    <w:p w14:paraId="1E95F7D5" w14:textId="1F671424" w:rsidR="002137D9" w:rsidRPr="002D1E6F" w:rsidRDefault="002137D9" w:rsidP="002137D9">
      <w:pPr>
        <w:numPr>
          <w:ilvl w:val="0"/>
          <w:numId w:val="15"/>
        </w:numPr>
        <w:contextualSpacing/>
      </w:pPr>
      <w:r w:rsidRPr="002D1E6F">
        <w:t>Sampling Details</w:t>
      </w:r>
      <w:r w:rsidR="00F454EC" w:rsidRPr="002D1E6F">
        <w:t xml:space="preserve"> (SD)</w:t>
      </w:r>
      <w:r w:rsidRPr="002D1E6F">
        <w:t xml:space="preserve"> (mandatory)</w:t>
      </w:r>
    </w:p>
    <w:p w14:paraId="2B42A15A" w14:textId="77777777" w:rsidR="00F454EC" w:rsidRPr="002D1E6F" w:rsidRDefault="002137D9" w:rsidP="00D34A51">
      <w:pPr>
        <w:numPr>
          <w:ilvl w:val="0"/>
          <w:numId w:val="15"/>
        </w:numPr>
        <w:contextualSpacing/>
      </w:pPr>
      <w:r w:rsidRPr="002D1E6F">
        <w:t xml:space="preserve">Vessel Details </w:t>
      </w:r>
      <w:r w:rsidR="00F454EC" w:rsidRPr="002D1E6F">
        <w:t xml:space="preserve">(VD) </w:t>
      </w:r>
      <w:r w:rsidRPr="002D1E6F">
        <w:t>(mandatory)</w:t>
      </w:r>
    </w:p>
    <w:p w14:paraId="1E95F7D6" w14:textId="0D795B4F" w:rsidR="002137D9" w:rsidRPr="002D1E6F" w:rsidRDefault="00F454EC" w:rsidP="00F454EC">
      <w:pPr>
        <w:numPr>
          <w:ilvl w:val="0"/>
          <w:numId w:val="15"/>
        </w:numPr>
        <w:contextualSpacing/>
      </w:pPr>
      <w:r w:rsidRPr="002D1E6F">
        <w:t>Species List Details (SL) (mandatory)</w:t>
      </w:r>
    </w:p>
    <w:p w14:paraId="08BE4D2F" w14:textId="52B2D356" w:rsidR="007409E3" w:rsidRPr="002D1E6F" w:rsidRDefault="007409E3" w:rsidP="002137D9"/>
    <w:p w14:paraId="385B2801" w14:textId="566EF172" w:rsidR="007409E3" w:rsidRPr="002D1E6F" w:rsidRDefault="00436597" w:rsidP="002137D9">
      <w:r w:rsidRPr="00436597">
        <w:rPr>
          <w:noProof/>
          <w:lang w:val="en-US"/>
        </w:rPr>
        <w:drawing>
          <wp:inline distT="0" distB="0" distL="0" distR="0" wp14:anchorId="793198F3" wp14:editId="144466EE">
            <wp:extent cx="5781675" cy="2678430"/>
            <wp:effectExtent l="0" t="0" r="9525"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81675" cy="2678430"/>
                    </a:xfrm>
                    <a:prstGeom prst="rect">
                      <a:avLst/>
                    </a:prstGeom>
                  </pic:spPr>
                </pic:pic>
              </a:graphicData>
            </a:graphic>
          </wp:inline>
        </w:drawing>
      </w:r>
    </w:p>
    <w:p w14:paraId="1E95F7DA" w14:textId="24FA7B5B" w:rsidR="002137D9" w:rsidRPr="002D1E6F" w:rsidRDefault="002137D9" w:rsidP="002137D9">
      <w:r w:rsidRPr="002D1E6F">
        <w:t>Example</w:t>
      </w:r>
      <w:r w:rsidR="00495A81" w:rsidRPr="002D1E6F">
        <w:t>(</w:t>
      </w:r>
      <w:r w:rsidRPr="002D1E6F">
        <w:t>s</w:t>
      </w:r>
      <w:r w:rsidR="00495A81" w:rsidRPr="002D1E6F">
        <w:t>)</w:t>
      </w:r>
      <w:r w:rsidRPr="002D1E6F">
        <w:t xml:space="preserve"> described:</w:t>
      </w:r>
    </w:p>
    <w:p w14:paraId="1E95F7DB" w14:textId="6E3C4DEA" w:rsidR="002137D9" w:rsidRPr="002D1E6F" w:rsidRDefault="00794754" w:rsidP="002137D9">
      <w:r w:rsidRPr="002D1E6F">
        <w:t>A</w:t>
      </w:r>
      <w:r w:rsidR="00481C8A" w:rsidRPr="002D1E6F">
        <w:t>n institute</w:t>
      </w:r>
      <w:r w:rsidR="002137D9" w:rsidRPr="002D1E6F">
        <w:t xml:space="preserve"> has a port-week as its </w:t>
      </w:r>
      <w:r w:rsidR="00F454EC" w:rsidRPr="002D1E6F">
        <w:t>p</w:t>
      </w:r>
      <w:r w:rsidR="002137D9" w:rsidRPr="002D1E6F">
        <w:t xml:space="preserve">rimary </w:t>
      </w:r>
      <w:r w:rsidR="00F454EC" w:rsidRPr="002D1E6F">
        <w:t>s</w:t>
      </w:r>
      <w:r w:rsidR="002137D9" w:rsidRPr="002D1E6F">
        <w:t xml:space="preserve">ampling </w:t>
      </w:r>
      <w:r w:rsidR="00F454EC" w:rsidRPr="002D1E6F">
        <w:t>u</w:t>
      </w:r>
      <w:r w:rsidR="002137D9" w:rsidRPr="002D1E6F">
        <w:t xml:space="preserve">nit.  For example, </w:t>
      </w:r>
      <w:r w:rsidR="00481C8A" w:rsidRPr="002D1E6F">
        <w:t>an institute</w:t>
      </w:r>
      <w:r w:rsidR="002137D9" w:rsidRPr="002D1E6F">
        <w:t xml:space="preserve"> samples Week 3 at “Pelagic Port A” in the “PelagicQ1” stratum.  During that week 5 </w:t>
      </w:r>
      <w:r w:rsidR="00F454EC" w:rsidRPr="002D1E6F">
        <w:t>f</w:t>
      </w:r>
      <w:r w:rsidR="002137D9" w:rsidRPr="002D1E6F">
        <w:t xml:space="preserve">ishing </w:t>
      </w:r>
      <w:r w:rsidR="00F454EC" w:rsidRPr="002D1E6F">
        <w:t>t</w:t>
      </w:r>
      <w:r w:rsidR="002137D9" w:rsidRPr="002D1E6F">
        <w:t xml:space="preserve">rips return to port (it is known that these </w:t>
      </w:r>
      <w:r w:rsidR="00F454EC" w:rsidRPr="002D1E6F">
        <w:t>f</w:t>
      </w:r>
      <w:r w:rsidR="002137D9" w:rsidRPr="002D1E6F">
        <w:t xml:space="preserve">ishing </w:t>
      </w:r>
      <w:r w:rsidR="00F454EC" w:rsidRPr="002D1E6F">
        <w:t>t</w:t>
      </w:r>
      <w:r w:rsidR="002137D9" w:rsidRPr="002D1E6F">
        <w:t xml:space="preserve">rips will land their entire contents at this port during this week) – these </w:t>
      </w:r>
      <w:r w:rsidR="00F454EC" w:rsidRPr="002D1E6F">
        <w:t>t</w:t>
      </w:r>
      <w:r w:rsidR="002137D9" w:rsidRPr="002D1E6F">
        <w:t xml:space="preserve">rips are unstratified and 2 of them are sampled.  1 of those </w:t>
      </w:r>
      <w:r w:rsidR="00F454EC" w:rsidRPr="002D1E6F">
        <w:t>f</w:t>
      </w:r>
      <w:r w:rsidR="002137D9" w:rsidRPr="002D1E6F">
        <w:t xml:space="preserve">ishing </w:t>
      </w:r>
      <w:r w:rsidR="00F454EC" w:rsidRPr="002D1E6F">
        <w:t>t</w:t>
      </w:r>
      <w:r w:rsidR="002137D9" w:rsidRPr="002D1E6F">
        <w:t xml:space="preserve">rips (PTrip1) has a single </w:t>
      </w:r>
      <w:r w:rsidR="00F454EC" w:rsidRPr="002D1E6F">
        <w:t>l</w:t>
      </w:r>
      <w:r w:rsidR="002137D9" w:rsidRPr="002D1E6F">
        <w:t xml:space="preserve">anding </w:t>
      </w:r>
      <w:r w:rsidR="00F454EC" w:rsidRPr="002D1E6F">
        <w:lastRenderedPageBreak/>
        <w:t>e</w:t>
      </w:r>
      <w:r w:rsidR="002137D9" w:rsidRPr="002D1E6F">
        <w:t xml:space="preserve">vent, but 1 of them (PTrip2) lands over 2 days.  The single </w:t>
      </w:r>
      <w:r w:rsidR="00F454EC" w:rsidRPr="002D1E6F">
        <w:t>l</w:t>
      </w:r>
      <w:r w:rsidR="002137D9" w:rsidRPr="002D1E6F">
        <w:t xml:space="preserve">anding </w:t>
      </w:r>
      <w:r w:rsidR="00F454EC" w:rsidRPr="002D1E6F">
        <w:t xml:space="preserve">event </w:t>
      </w:r>
      <w:r w:rsidR="002137D9" w:rsidRPr="002D1E6F">
        <w:t xml:space="preserve">of PTrip1 is sampled, but only 1 of the 2 </w:t>
      </w:r>
      <w:r w:rsidR="00F454EC" w:rsidRPr="002D1E6F">
        <w:t>l</w:t>
      </w:r>
      <w:r w:rsidR="002137D9" w:rsidRPr="002D1E6F">
        <w:t xml:space="preserve">anding </w:t>
      </w:r>
      <w:r w:rsidR="00F454EC" w:rsidRPr="002D1E6F">
        <w:t>e</w:t>
      </w:r>
      <w:r w:rsidR="002137D9" w:rsidRPr="002D1E6F">
        <w:t>vents for PTrip2 is sampled.</w:t>
      </w:r>
    </w:p>
    <w:p w14:paraId="1E95F7DC" w14:textId="709475F5" w:rsidR="00A873A5" w:rsidRPr="002D1E6F" w:rsidRDefault="002137D9">
      <w:pPr>
        <w:rPr>
          <w:rFonts w:asciiTheme="majorHAnsi" w:eastAsiaTheme="majorEastAsia" w:hAnsiTheme="majorHAnsi" w:cstheme="majorBidi"/>
          <w:b/>
          <w:bCs/>
          <w:color w:val="5B9BD5" w:themeColor="accent1"/>
        </w:rPr>
      </w:pPr>
      <w:r w:rsidRPr="002D1E6F">
        <w:t xml:space="preserve">For a filled-in example see spreadsheet </w:t>
      </w:r>
      <w:r w:rsidR="00B76AB8" w:rsidRPr="002D1E6F">
        <w:t xml:space="preserve">“Examples of Hierarchies </w:t>
      </w:r>
      <w:r w:rsidR="00C07B42" w:rsidRPr="002D1E6F">
        <w:t>1-8 A-D.xlsx</w:t>
      </w:r>
      <w:r w:rsidR="00B76AB8" w:rsidRPr="002D1E6F">
        <w:t>”.</w:t>
      </w:r>
      <w:r w:rsidR="00A873A5" w:rsidRPr="002D1E6F">
        <w:br w:type="page"/>
      </w:r>
    </w:p>
    <w:p w14:paraId="1E95F7DD" w14:textId="74C7AD8C" w:rsidR="00DA1A4A" w:rsidRPr="002D1E6F" w:rsidRDefault="00DA1A4A" w:rsidP="00DA1A4A">
      <w:pPr>
        <w:pStyle w:val="Heading3"/>
      </w:pPr>
      <w:bookmarkStart w:id="42" w:name="_Toc56083433"/>
      <w:r w:rsidRPr="002D1E6F">
        <w:lastRenderedPageBreak/>
        <w:t xml:space="preserve">Hierarchy 5 </w:t>
      </w:r>
      <w:r w:rsidR="00230D79" w:rsidRPr="002D1E6F">
        <w:t>S</w:t>
      </w:r>
      <w:r w:rsidRPr="002D1E6F">
        <w:t>ampling by selecting from location*time (e.g. harbour-day) as primary sampling unit, then from Landing Events as the secondary sampling unit.</w:t>
      </w:r>
      <w:bookmarkEnd w:id="42"/>
    </w:p>
    <w:p w14:paraId="0A22D541" w14:textId="1675943A" w:rsidR="00794754" w:rsidRPr="002D1E6F" w:rsidRDefault="00794754" w:rsidP="00794754">
      <w:r w:rsidRPr="002D1E6F">
        <w:t>Hierarchy 5 is most used for on-shore sampling, but can be used for at-sea sampling as well.</w:t>
      </w:r>
    </w:p>
    <w:p w14:paraId="1E95F7DE" w14:textId="77777777" w:rsidR="00DA1A4A" w:rsidRPr="002D1E6F" w:rsidRDefault="00DA1A4A" w:rsidP="00DA1A4A">
      <w:r w:rsidRPr="002D1E6F">
        <w:t>Different schemes which all fits the hierarchy 5:</w:t>
      </w:r>
    </w:p>
    <w:p w14:paraId="1E95F7DF" w14:textId="216BCAF6" w:rsidR="00DA1A4A" w:rsidRPr="002D1E6F" w:rsidRDefault="00DA1A4A" w:rsidP="00DA1A4A">
      <w:pPr>
        <w:numPr>
          <w:ilvl w:val="0"/>
          <w:numId w:val="16"/>
        </w:numPr>
        <w:contextualSpacing/>
      </w:pPr>
      <w:r w:rsidRPr="002D1E6F">
        <w:t>On-shore sampling from a list of landing sites sampled at random days</w:t>
      </w:r>
      <w:r w:rsidR="00F12A70" w:rsidRPr="002D1E6F">
        <w:t xml:space="preserve">. In each day observers sample </w:t>
      </w:r>
      <w:r w:rsidRPr="002D1E6F">
        <w:t xml:space="preserve">some </w:t>
      </w:r>
      <w:r w:rsidR="00F12A70" w:rsidRPr="002D1E6F">
        <w:t xml:space="preserve">of the </w:t>
      </w:r>
      <w:r w:rsidRPr="002D1E6F">
        <w:t>landing</w:t>
      </w:r>
      <w:r w:rsidR="00F12A70" w:rsidRPr="002D1E6F">
        <w:t xml:space="preserve"> events present on-site</w:t>
      </w:r>
      <w:r w:rsidRPr="002D1E6F">
        <w:t xml:space="preserve">. </w:t>
      </w:r>
      <w:r w:rsidR="00F12A70" w:rsidRPr="002D1E6F">
        <w:t xml:space="preserve">Data on the associated </w:t>
      </w:r>
      <w:r w:rsidRPr="002D1E6F">
        <w:t>fishing trip</w:t>
      </w:r>
      <w:r w:rsidR="00F12A70" w:rsidRPr="002D1E6F">
        <w:t>s</w:t>
      </w:r>
      <w:r w:rsidRPr="002D1E6F">
        <w:t xml:space="preserve"> is </w:t>
      </w:r>
      <w:r w:rsidR="00F12A70" w:rsidRPr="002D1E6F">
        <w:t xml:space="preserve">generally </w:t>
      </w:r>
      <w:r w:rsidRPr="002D1E6F">
        <w:t>known, but not part of the selection procedure.</w:t>
      </w:r>
    </w:p>
    <w:p w14:paraId="1E95F7E0" w14:textId="77777777" w:rsidR="00DA1A4A" w:rsidRPr="002D1E6F" w:rsidRDefault="00DA1A4A" w:rsidP="00DA1A4A">
      <w:pPr>
        <w:numPr>
          <w:ilvl w:val="0"/>
          <w:numId w:val="16"/>
        </w:numPr>
        <w:contextualSpacing/>
      </w:pPr>
      <w:r w:rsidRPr="002D1E6F">
        <w:t>On-shore sampling from a list of landing sites sampled at random days, samples of all or some landings. Fishing trip is not known.</w:t>
      </w:r>
    </w:p>
    <w:p w14:paraId="1E95F7E1" w14:textId="77777777" w:rsidR="00DA1A4A" w:rsidRPr="002D1E6F" w:rsidRDefault="00DA1A4A" w:rsidP="00DA1A4A">
      <w:pPr>
        <w:numPr>
          <w:ilvl w:val="0"/>
          <w:numId w:val="16"/>
        </w:numPr>
        <w:contextualSpacing/>
      </w:pPr>
      <w:r w:rsidRPr="002D1E6F">
        <w:t>Variants:</w:t>
      </w:r>
    </w:p>
    <w:p w14:paraId="1E95F7E2" w14:textId="77777777" w:rsidR="00DA1A4A" w:rsidRPr="002D1E6F" w:rsidRDefault="00DA1A4A" w:rsidP="00DA1A4A">
      <w:pPr>
        <w:numPr>
          <w:ilvl w:val="1"/>
          <w:numId w:val="16"/>
        </w:numPr>
        <w:contextualSpacing/>
      </w:pPr>
      <w:r w:rsidRPr="002D1E6F">
        <w:t>Random selection from a list of landing sites.</w:t>
      </w:r>
    </w:p>
    <w:p w14:paraId="1E95F7E3" w14:textId="77777777" w:rsidR="00DA1A4A" w:rsidRPr="002D1E6F" w:rsidRDefault="00DA1A4A" w:rsidP="00DA1A4A">
      <w:pPr>
        <w:numPr>
          <w:ilvl w:val="1"/>
          <w:numId w:val="16"/>
        </w:numPr>
        <w:contextualSpacing/>
      </w:pPr>
      <w:r w:rsidRPr="002D1E6F">
        <w:t>Random selection from a cluster of landing sites, followed by random selection within clusters.</w:t>
      </w:r>
    </w:p>
    <w:p w14:paraId="1E95F7E4" w14:textId="77777777" w:rsidR="00DA1A4A" w:rsidRPr="002D1E6F" w:rsidRDefault="00DA1A4A" w:rsidP="00DA1A4A">
      <w:pPr>
        <w:numPr>
          <w:ilvl w:val="1"/>
          <w:numId w:val="16"/>
        </w:numPr>
        <w:contextualSpacing/>
      </w:pPr>
      <w:r w:rsidRPr="002D1E6F">
        <w:t>Sampling surveys visiting landing sites along coast, with randomized start times and start positions.</w:t>
      </w:r>
    </w:p>
    <w:p w14:paraId="4D5B08AE" w14:textId="77777777" w:rsidR="00E20197" w:rsidRPr="002D1E6F" w:rsidRDefault="00E20197" w:rsidP="00DA1A4A">
      <w:pPr>
        <w:rPr>
          <w:i/>
        </w:rPr>
      </w:pPr>
    </w:p>
    <w:p w14:paraId="1E95F7E5" w14:textId="77777777" w:rsidR="00DA1A4A" w:rsidRPr="002D1E6F" w:rsidRDefault="00DA1A4A" w:rsidP="00DA1A4A">
      <w:pPr>
        <w:rPr>
          <w:i/>
        </w:rPr>
      </w:pPr>
      <w:r w:rsidRPr="002D1E6F">
        <w:rPr>
          <w:i/>
        </w:rPr>
        <w:t>Upper hierarchy tables:</w:t>
      </w:r>
    </w:p>
    <w:p w14:paraId="1E95F7E6" w14:textId="43566ADC" w:rsidR="00DA1A4A" w:rsidRPr="002D1E6F" w:rsidRDefault="00DA1A4A" w:rsidP="00DA1A4A">
      <w:pPr>
        <w:numPr>
          <w:ilvl w:val="0"/>
          <w:numId w:val="14"/>
        </w:numPr>
        <w:contextualSpacing/>
      </w:pPr>
      <w:r w:rsidRPr="002D1E6F">
        <w:t>Design</w:t>
      </w:r>
      <w:r w:rsidR="00495A81" w:rsidRPr="002D1E6F">
        <w:t xml:space="preserve"> (DE)</w:t>
      </w:r>
    </w:p>
    <w:p w14:paraId="1E95F7E7" w14:textId="654E46CC" w:rsidR="00DA1A4A" w:rsidRPr="002D1E6F" w:rsidRDefault="00DA1A4A" w:rsidP="00DA1A4A">
      <w:pPr>
        <w:numPr>
          <w:ilvl w:val="0"/>
          <w:numId w:val="14"/>
        </w:numPr>
        <w:contextualSpacing/>
      </w:pPr>
      <w:r w:rsidRPr="002D1E6F">
        <w:t>On-shore</w:t>
      </w:r>
      <w:r w:rsidR="00495A81" w:rsidRPr="002D1E6F">
        <w:t xml:space="preserve"> (OS)</w:t>
      </w:r>
    </w:p>
    <w:p w14:paraId="1E95F7E8" w14:textId="06FEE7E4" w:rsidR="00DA1A4A" w:rsidRPr="002D1E6F" w:rsidRDefault="00DA1A4A" w:rsidP="00DA1A4A">
      <w:pPr>
        <w:numPr>
          <w:ilvl w:val="0"/>
          <w:numId w:val="14"/>
        </w:numPr>
        <w:contextualSpacing/>
      </w:pPr>
      <w:r w:rsidRPr="002D1E6F">
        <w:t>Landing Event</w:t>
      </w:r>
      <w:r w:rsidR="00495A81" w:rsidRPr="002D1E6F">
        <w:t xml:space="preserve"> (LE)</w:t>
      </w:r>
    </w:p>
    <w:p w14:paraId="1E95F7E9" w14:textId="7C12B8E4" w:rsidR="00DA1A4A" w:rsidRPr="002D1E6F" w:rsidRDefault="00DA1A4A" w:rsidP="00DA1A4A">
      <w:pPr>
        <w:numPr>
          <w:ilvl w:val="0"/>
          <w:numId w:val="14"/>
        </w:numPr>
        <w:contextualSpacing/>
      </w:pPr>
      <w:r w:rsidRPr="002D1E6F">
        <w:t>Species Selection</w:t>
      </w:r>
      <w:r w:rsidR="00495A81" w:rsidRPr="002D1E6F">
        <w:t xml:space="preserve"> (SS)</w:t>
      </w:r>
    </w:p>
    <w:p w14:paraId="1E95F7EA" w14:textId="754C0354" w:rsidR="00DA1A4A" w:rsidRPr="002D1E6F" w:rsidRDefault="00DA1A4A" w:rsidP="00DA1A4A">
      <w:pPr>
        <w:numPr>
          <w:ilvl w:val="0"/>
          <w:numId w:val="14"/>
        </w:numPr>
        <w:contextualSpacing/>
      </w:pPr>
      <w:r w:rsidRPr="002D1E6F">
        <w:t>Sample</w:t>
      </w:r>
      <w:r w:rsidR="00495A81" w:rsidRPr="002D1E6F">
        <w:t xml:space="preserve"> (SA)</w:t>
      </w:r>
    </w:p>
    <w:p w14:paraId="3868EBD4" w14:textId="77777777" w:rsidR="00E20197" w:rsidRPr="002D1E6F" w:rsidRDefault="00E20197" w:rsidP="00DA1A4A">
      <w:pPr>
        <w:rPr>
          <w:i/>
        </w:rPr>
      </w:pPr>
    </w:p>
    <w:p w14:paraId="1E95F7EB" w14:textId="77777777" w:rsidR="00DA1A4A" w:rsidRPr="002D1E6F" w:rsidRDefault="00DA1A4A" w:rsidP="00DA1A4A">
      <w:pPr>
        <w:rPr>
          <w:i/>
        </w:rPr>
      </w:pPr>
      <w:r w:rsidRPr="002D1E6F">
        <w:rPr>
          <w:i/>
        </w:rPr>
        <w:t>Auxiliary tables:</w:t>
      </w:r>
    </w:p>
    <w:p w14:paraId="1E95F7EC" w14:textId="00289B24" w:rsidR="00DA1A4A" w:rsidRPr="002D1E6F" w:rsidRDefault="00DA1A4A" w:rsidP="00DA1A4A">
      <w:pPr>
        <w:numPr>
          <w:ilvl w:val="0"/>
          <w:numId w:val="15"/>
        </w:numPr>
        <w:contextualSpacing/>
      </w:pPr>
      <w:r w:rsidRPr="002D1E6F">
        <w:t>Sampling Details</w:t>
      </w:r>
      <w:r w:rsidR="00495A81" w:rsidRPr="002D1E6F">
        <w:t xml:space="preserve"> (SD)</w:t>
      </w:r>
    </w:p>
    <w:p w14:paraId="1E95F7ED" w14:textId="30D45DAA" w:rsidR="00DA1A4A" w:rsidRPr="002D1E6F" w:rsidRDefault="00DA1A4A" w:rsidP="00DA1A4A">
      <w:pPr>
        <w:numPr>
          <w:ilvl w:val="0"/>
          <w:numId w:val="15"/>
        </w:numPr>
        <w:contextualSpacing/>
      </w:pPr>
      <w:r w:rsidRPr="002D1E6F">
        <w:t>Vessel Details</w:t>
      </w:r>
      <w:r w:rsidR="00616D78" w:rsidRPr="002D1E6F">
        <w:t xml:space="preserve"> </w:t>
      </w:r>
      <w:r w:rsidR="00495A81" w:rsidRPr="002D1E6F">
        <w:t xml:space="preserve">(VD) </w:t>
      </w:r>
      <w:r w:rsidR="00616D78" w:rsidRPr="002D1E6F">
        <w:t>(mandatory)</w:t>
      </w:r>
    </w:p>
    <w:p w14:paraId="29979B50" w14:textId="77777777" w:rsidR="00495A81" w:rsidRPr="002D1E6F" w:rsidRDefault="00844C8C" w:rsidP="00D34A51">
      <w:pPr>
        <w:numPr>
          <w:ilvl w:val="0"/>
          <w:numId w:val="15"/>
        </w:numPr>
        <w:contextualSpacing/>
      </w:pPr>
      <w:r w:rsidRPr="002D1E6F">
        <w:t xml:space="preserve">Fishing Trip </w:t>
      </w:r>
      <w:r w:rsidR="00495A81" w:rsidRPr="002D1E6F">
        <w:t xml:space="preserve">(FT) </w:t>
      </w:r>
      <w:r w:rsidRPr="002D1E6F">
        <w:t>(optional)</w:t>
      </w:r>
    </w:p>
    <w:p w14:paraId="29B12630" w14:textId="7DAEFD10" w:rsidR="00495A81" w:rsidRPr="002D1E6F" w:rsidRDefault="00495A81" w:rsidP="00495A81">
      <w:pPr>
        <w:numPr>
          <w:ilvl w:val="0"/>
          <w:numId w:val="15"/>
        </w:numPr>
        <w:contextualSpacing/>
      </w:pPr>
      <w:r w:rsidRPr="002D1E6F">
        <w:t>Species List Details (SL) (mandatory)</w:t>
      </w:r>
    </w:p>
    <w:p w14:paraId="67954D9E" w14:textId="77777777" w:rsidR="00085A04" w:rsidRPr="002D1E6F" w:rsidRDefault="00085A04" w:rsidP="00DA1A4A"/>
    <w:p w14:paraId="1E95F7EE" w14:textId="3ACC1602" w:rsidR="00DA1A4A" w:rsidRPr="002D1E6F" w:rsidRDefault="00DA1A4A" w:rsidP="00D34A51">
      <w:pPr>
        <w:jc w:val="center"/>
      </w:pPr>
    </w:p>
    <w:p w14:paraId="47F485D5" w14:textId="10ACFECC" w:rsidR="00085A04" w:rsidRPr="002D1E6F" w:rsidRDefault="00436597" w:rsidP="00DA1A4A">
      <w:r w:rsidRPr="00436597">
        <w:rPr>
          <w:noProof/>
          <w:lang w:val="en-US"/>
        </w:rPr>
        <w:lastRenderedPageBreak/>
        <w:drawing>
          <wp:inline distT="0" distB="0" distL="0" distR="0" wp14:anchorId="57B78DFB" wp14:editId="383189F8">
            <wp:extent cx="5781675" cy="282194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81675" cy="2821940"/>
                    </a:xfrm>
                    <a:prstGeom prst="rect">
                      <a:avLst/>
                    </a:prstGeom>
                  </pic:spPr>
                </pic:pic>
              </a:graphicData>
            </a:graphic>
          </wp:inline>
        </w:drawing>
      </w:r>
    </w:p>
    <w:p w14:paraId="20F223BA" w14:textId="77777777" w:rsidR="007409E3" w:rsidRPr="002D1E6F" w:rsidRDefault="007409E3" w:rsidP="00DA1A4A"/>
    <w:p w14:paraId="1E95F7EF" w14:textId="20622B54" w:rsidR="00DA1A4A" w:rsidRPr="002D1E6F" w:rsidRDefault="00DA1A4A" w:rsidP="00DA1A4A">
      <w:r w:rsidRPr="002D1E6F">
        <w:t>Example</w:t>
      </w:r>
      <w:r w:rsidR="00495A81" w:rsidRPr="002D1E6F">
        <w:t>(</w:t>
      </w:r>
      <w:r w:rsidRPr="002D1E6F">
        <w:t>s</w:t>
      </w:r>
      <w:r w:rsidR="00495A81" w:rsidRPr="002D1E6F">
        <w:t>)</w:t>
      </w:r>
      <w:r w:rsidRPr="002D1E6F">
        <w:t xml:space="preserve"> described:</w:t>
      </w:r>
    </w:p>
    <w:p w14:paraId="19E66EF0" w14:textId="41AD35AB" w:rsidR="00F67C83" w:rsidRPr="002D1E6F" w:rsidRDefault="00F12A70" w:rsidP="00DA1A4A">
      <w:r w:rsidRPr="002D1E6F">
        <w:t xml:space="preserve">Sampling days are selected randomly, and on each selected day, a landing site is selected at random from a list of landing sites. </w:t>
      </w:r>
      <w:r w:rsidR="00F67C83" w:rsidRPr="002D1E6F">
        <w:t xml:space="preserve">Each site-day is registered in the </w:t>
      </w:r>
      <w:r w:rsidR="00F67C83" w:rsidRPr="002D1E6F">
        <w:rPr>
          <w:i/>
        </w:rPr>
        <w:t>Onshore Event</w:t>
      </w:r>
      <w:r w:rsidR="00F67C83" w:rsidRPr="002D1E6F">
        <w:t xml:space="preserve"> table</w:t>
      </w:r>
      <w:r w:rsidRPr="002D1E6F">
        <w:t xml:space="preserve"> and visited by observers</w:t>
      </w:r>
      <w:r w:rsidR="00F67C83" w:rsidRPr="002D1E6F">
        <w:t xml:space="preserve">. </w:t>
      </w:r>
      <w:r w:rsidRPr="002D1E6F">
        <w:t xml:space="preserve">In each visit, there are many landing events on site and some of them are selected for sampling and </w:t>
      </w:r>
      <w:r w:rsidR="00F67C83" w:rsidRPr="002D1E6F">
        <w:t xml:space="preserve">recorded in the </w:t>
      </w:r>
      <w:r w:rsidR="00F67C83" w:rsidRPr="002D1E6F">
        <w:rPr>
          <w:i/>
        </w:rPr>
        <w:t>Landing Event</w:t>
      </w:r>
      <w:r w:rsidR="00F67C83" w:rsidRPr="002D1E6F">
        <w:t xml:space="preserve"> table</w:t>
      </w:r>
      <w:r w:rsidR="00EF00DB" w:rsidRPr="002D1E6F">
        <w:t xml:space="preserve"> (Note: the observers just know that some landings from a trip are there, they cannot g</w:t>
      </w:r>
      <w:r w:rsidR="00BA296E" w:rsidRPr="002D1E6F">
        <w:t>u</w:t>
      </w:r>
      <w:r w:rsidR="00EF00DB" w:rsidRPr="002D1E6F">
        <w:t>arantee that each landing event effectively comprises the entire landings from that trip, or that it does not accumulate fish from two successive trips from a single vessel)</w:t>
      </w:r>
      <w:r w:rsidR="00F67C83" w:rsidRPr="002D1E6F">
        <w:t xml:space="preserve">. </w:t>
      </w:r>
      <w:r w:rsidRPr="002D1E6F">
        <w:t xml:space="preserve">In each landing event the species present in a </w:t>
      </w:r>
      <w:r w:rsidR="00EF00DB" w:rsidRPr="002D1E6F">
        <w:t xml:space="preserve">particular </w:t>
      </w:r>
      <w:r w:rsidRPr="002D1E6F">
        <w:t xml:space="preserve">list </w:t>
      </w:r>
      <w:r w:rsidR="00EF00DB" w:rsidRPr="002D1E6F">
        <w:t xml:space="preserve">of target species </w:t>
      </w:r>
      <w:r w:rsidRPr="002D1E6F">
        <w:t>are sampled (the list is specified in the Species Selection table)</w:t>
      </w:r>
      <w:r w:rsidR="00F67C83" w:rsidRPr="002D1E6F">
        <w:t xml:space="preserve">. For each target species the corresponding fraction of the landing is registered as a sample in the </w:t>
      </w:r>
      <w:r w:rsidR="00F67C83" w:rsidRPr="002D1E6F">
        <w:rPr>
          <w:i/>
        </w:rPr>
        <w:t>Sample</w:t>
      </w:r>
      <w:r w:rsidR="00F67C83" w:rsidRPr="002D1E6F">
        <w:t xml:space="preserve"> table, and then a subsample of 30 fish registered in the same table.</w:t>
      </w:r>
    </w:p>
    <w:p w14:paraId="1E95F7F2" w14:textId="0A7E2088" w:rsidR="00DA1A4A" w:rsidRPr="002D1E6F" w:rsidRDefault="00DA1A4A" w:rsidP="00DA1A4A">
      <w:r w:rsidRPr="002D1E6F">
        <w:t xml:space="preserve">For a filled-in example see spreadsheet </w:t>
      </w:r>
      <w:r w:rsidR="00B76AB8" w:rsidRPr="002D1E6F">
        <w:t xml:space="preserve">“Examples of Hierarchies </w:t>
      </w:r>
      <w:r w:rsidR="00C07B42" w:rsidRPr="002D1E6F">
        <w:t>1-8 A-D.xlsx</w:t>
      </w:r>
      <w:r w:rsidR="00B76AB8" w:rsidRPr="002D1E6F">
        <w:t>”.</w:t>
      </w:r>
    </w:p>
    <w:p w14:paraId="1E95F7F3" w14:textId="77777777" w:rsidR="002137D9" w:rsidRPr="002D1E6F" w:rsidRDefault="002137D9"/>
    <w:p w14:paraId="1E95F7F4" w14:textId="77777777" w:rsidR="00A873A5" w:rsidRPr="002D1E6F" w:rsidRDefault="00A873A5">
      <w:pPr>
        <w:rPr>
          <w:rFonts w:asciiTheme="majorHAnsi" w:eastAsiaTheme="majorEastAsia" w:hAnsiTheme="majorHAnsi" w:cstheme="majorBidi"/>
          <w:b/>
          <w:bCs/>
          <w:color w:val="5B9BD5" w:themeColor="accent1"/>
        </w:rPr>
      </w:pPr>
      <w:r w:rsidRPr="002D1E6F">
        <w:br w:type="page"/>
      </w:r>
    </w:p>
    <w:p w14:paraId="1E95F7F5" w14:textId="182F4B28" w:rsidR="00DA1A4A" w:rsidRPr="002D1E6F" w:rsidRDefault="00DA1A4A" w:rsidP="00DA1A4A">
      <w:pPr>
        <w:pStyle w:val="Heading3"/>
      </w:pPr>
      <w:bookmarkStart w:id="43" w:name="_Toc56083434"/>
      <w:r w:rsidRPr="002D1E6F">
        <w:lastRenderedPageBreak/>
        <w:t xml:space="preserve">Hierarchy 6 </w:t>
      </w:r>
      <w:r w:rsidR="00F308A6" w:rsidRPr="002D1E6F">
        <w:t>S</w:t>
      </w:r>
      <w:r w:rsidRPr="002D1E6F">
        <w:t>ampling where Fishing Trips are sampled</w:t>
      </w:r>
      <w:bookmarkEnd w:id="43"/>
    </w:p>
    <w:p w14:paraId="32715084" w14:textId="340DF502" w:rsidR="000B3C0E" w:rsidRPr="002D1E6F" w:rsidRDefault="000B3C0E" w:rsidP="000B3C0E">
      <w:r w:rsidRPr="002D1E6F">
        <w:t>Hierarchy 6 is most used for on-shore sampling, but can be used for at-sea sampling as well.</w:t>
      </w:r>
      <w:r w:rsidR="005064FC" w:rsidRPr="002D1E6F">
        <w:t xml:space="preserve"> </w:t>
      </w:r>
    </w:p>
    <w:p w14:paraId="2C2BFE15" w14:textId="24C9A1DA" w:rsidR="00E20197" w:rsidRPr="002D1E6F" w:rsidRDefault="00E20197" w:rsidP="00DA1A4A"/>
    <w:p w14:paraId="1E95F7F6" w14:textId="77777777" w:rsidR="00DA1A4A" w:rsidRPr="002D1E6F" w:rsidRDefault="00DA1A4A" w:rsidP="00DA1A4A">
      <w:r w:rsidRPr="002D1E6F">
        <w:t>Different schemes which all fits the hierarchy 6:</w:t>
      </w:r>
    </w:p>
    <w:p w14:paraId="1E95F7F7" w14:textId="77777777" w:rsidR="00DA1A4A" w:rsidRPr="002D1E6F" w:rsidRDefault="00DA1A4A" w:rsidP="00DA1A4A">
      <w:pPr>
        <w:pStyle w:val="ListParagraph"/>
        <w:numPr>
          <w:ilvl w:val="0"/>
          <w:numId w:val="16"/>
        </w:numPr>
      </w:pPr>
      <w:r w:rsidRPr="002D1E6F">
        <w:t xml:space="preserve">On-shore sampling at markets or landing ports; known Fishing Trips sampled at random; sale categories and single, concurrent or stratified species selection. </w:t>
      </w:r>
    </w:p>
    <w:p w14:paraId="1E95F7F8" w14:textId="1F0F28DE" w:rsidR="00DA1A4A" w:rsidRPr="002D1E6F" w:rsidRDefault="00DA1A4A" w:rsidP="00DA1A4A">
      <w:pPr>
        <w:pStyle w:val="ListParagraph"/>
        <w:numPr>
          <w:ilvl w:val="0"/>
          <w:numId w:val="16"/>
        </w:numPr>
      </w:pPr>
      <w:r w:rsidRPr="002D1E6F">
        <w:t xml:space="preserve">On-shore sampling from buyers or vendors; known Fishing Trips; sale categories of aggregated landing, and single, concurrent or stratified species selection.  </w:t>
      </w:r>
    </w:p>
    <w:p w14:paraId="03C315BB" w14:textId="0141886A" w:rsidR="00772DCB" w:rsidRPr="002D1E6F" w:rsidRDefault="005064FC" w:rsidP="007D43A5">
      <w:pPr>
        <w:pStyle w:val="ListParagraph"/>
        <w:numPr>
          <w:ilvl w:val="0"/>
          <w:numId w:val="16"/>
        </w:numPr>
      </w:pPr>
      <w:r w:rsidRPr="002D1E6F">
        <w:t xml:space="preserve">Note: Hierarchy 6 differs from Hierarchy 7 on the </w:t>
      </w:r>
      <w:r w:rsidR="007D43A5" w:rsidRPr="002D1E6F">
        <w:t xml:space="preserve">certainty of </w:t>
      </w:r>
      <w:r w:rsidRPr="002D1E6F">
        <w:t xml:space="preserve">information existing </w:t>
      </w:r>
      <w:r w:rsidR="00E83864" w:rsidRPr="002D1E6F">
        <w:t xml:space="preserve">on </w:t>
      </w:r>
      <w:r w:rsidRPr="002D1E6F">
        <w:t xml:space="preserve">the trips </w:t>
      </w:r>
      <w:r w:rsidR="007D43A5" w:rsidRPr="002D1E6F">
        <w:t>and samples</w:t>
      </w:r>
      <w:r w:rsidRPr="002D1E6F">
        <w:t xml:space="preserve">. </w:t>
      </w:r>
      <w:r w:rsidR="00772DCB" w:rsidRPr="002D1E6F">
        <w:t xml:space="preserve">The trips of hierarchy </w:t>
      </w:r>
      <w:r w:rsidR="007D43A5" w:rsidRPr="002D1E6F">
        <w:t xml:space="preserve">6 </w:t>
      </w:r>
      <w:r w:rsidRPr="002D1E6F">
        <w:t>g</w:t>
      </w:r>
      <w:r w:rsidR="00772DCB" w:rsidRPr="002D1E6F">
        <w:t>enerally</w:t>
      </w:r>
      <w:r w:rsidRPr="002D1E6F">
        <w:t xml:space="preserve"> </w:t>
      </w:r>
      <w:r w:rsidR="00772DCB" w:rsidRPr="002D1E6F">
        <w:t>involve</w:t>
      </w:r>
      <w:r w:rsidRPr="002D1E6F">
        <w:t xml:space="preserve"> a single gear and fishing area and </w:t>
      </w:r>
      <w:r w:rsidR="007D43A5" w:rsidRPr="002D1E6F">
        <w:t xml:space="preserve">their </w:t>
      </w:r>
      <w:r w:rsidR="00772DCB" w:rsidRPr="002D1E6F">
        <w:t xml:space="preserve">landing </w:t>
      </w:r>
      <w:r w:rsidR="007D43A5" w:rsidRPr="002D1E6F">
        <w:t xml:space="preserve">events are generally known to represent </w:t>
      </w:r>
      <w:r w:rsidR="00772DCB" w:rsidRPr="002D1E6F">
        <w:t xml:space="preserve">the entirety of catch </w:t>
      </w:r>
      <w:r w:rsidR="007D43A5" w:rsidRPr="002D1E6F">
        <w:t xml:space="preserve">(i.e., no catch retained on board these trips). </w:t>
      </w:r>
      <w:r w:rsidRPr="002D1E6F">
        <w:t xml:space="preserve">Hierarchy 7 </w:t>
      </w:r>
      <w:r w:rsidR="007D43A5" w:rsidRPr="002D1E6F">
        <w:t xml:space="preserve">is much more common and should be </w:t>
      </w:r>
      <w:r w:rsidR="00772DCB" w:rsidRPr="002D1E6F">
        <w:t>used where there is the possibility that on-shore samples come from different gears or areas and/or whe</w:t>
      </w:r>
      <w:r w:rsidR="007D43A5" w:rsidRPr="002D1E6F">
        <w:t>re</w:t>
      </w:r>
      <w:r w:rsidR="00772DCB" w:rsidRPr="002D1E6F">
        <w:t xml:space="preserve"> </w:t>
      </w:r>
      <w:r w:rsidR="007D43A5" w:rsidRPr="002D1E6F">
        <w:t xml:space="preserve">there is the possibility that </w:t>
      </w:r>
      <w:r w:rsidR="00772DCB" w:rsidRPr="002D1E6F">
        <w:t xml:space="preserve">samples obtained </w:t>
      </w:r>
      <w:r w:rsidR="007D43A5" w:rsidRPr="002D1E6F">
        <w:t xml:space="preserve">do not </w:t>
      </w:r>
      <w:r w:rsidR="00772DCB" w:rsidRPr="002D1E6F">
        <w:t xml:space="preserve">represent the entire </w:t>
      </w:r>
      <w:r w:rsidRPr="002D1E6F">
        <w:t xml:space="preserve">trip </w:t>
      </w:r>
      <w:r w:rsidR="00772DCB" w:rsidRPr="002D1E6F">
        <w:t xml:space="preserve">(e.g., if some retained catch </w:t>
      </w:r>
      <w:r w:rsidR="007D43A5" w:rsidRPr="002D1E6F">
        <w:t xml:space="preserve">can be </w:t>
      </w:r>
      <w:r w:rsidR="00772DCB" w:rsidRPr="002D1E6F">
        <w:t>kept on board for future landing</w:t>
      </w:r>
      <w:r w:rsidR="007D43A5" w:rsidRPr="002D1E6F">
        <w:t xml:space="preserve">s; </w:t>
      </w:r>
      <w:r w:rsidR="00772DCB" w:rsidRPr="002D1E6F">
        <w:t xml:space="preserve"> </w:t>
      </w:r>
      <w:r w:rsidR="007D43A5" w:rsidRPr="002D1E6F">
        <w:t>transhipment may have taken place, etc</w:t>
      </w:r>
      <w:r w:rsidR="00874637" w:rsidRPr="002D1E6F">
        <w:t>.</w:t>
      </w:r>
      <w:r w:rsidR="007D43A5" w:rsidRPr="002D1E6F">
        <w:t>). See FAQs.</w:t>
      </w:r>
    </w:p>
    <w:p w14:paraId="1E95F7F9" w14:textId="77777777" w:rsidR="00DA1A4A" w:rsidRPr="002D1E6F" w:rsidRDefault="00DA1A4A" w:rsidP="00DA1A4A">
      <w:pPr>
        <w:rPr>
          <w:i/>
        </w:rPr>
      </w:pPr>
      <w:r w:rsidRPr="002D1E6F">
        <w:rPr>
          <w:i/>
        </w:rPr>
        <w:t>Upper hierarchy tables:</w:t>
      </w:r>
    </w:p>
    <w:p w14:paraId="1E95F7FA" w14:textId="59D1EB64" w:rsidR="00DA1A4A" w:rsidRPr="002D1E6F" w:rsidRDefault="00DA1A4A" w:rsidP="00DA1A4A">
      <w:pPr>
        <w:pStyle w:val="ListParagraph"/>
        <w:numPr>
          <w:ilvl w:val="0"/>
          <w:numId w:val="14"/>
        </w:numPr>
      </w:pPr>
      <w:r w:rsidRPr="002D1E6F">
        <w:t>Design</w:t>
      </w:r>
      <w:r w:rsidR="00495A81" w:rsidRPr="002D1E6F">
        <w:t xml:space="preserve"> (DE)</w:t>
      </w:r>
    </w:p>
    <w:p w14:paraId="1E95F7FB" w14:textId="65403A09" w:rsidR="00DA1A4A" w:rsidRPr="002D1E6F" w:rsidRDefault="00DA1A4A" w:rsidP="00DA1A4A">
      <w:pPr>
        <w:pStyle w:val="ListParagraph"/>
        <w:numPr>
          <w:ilvl w:val="0"/>
          <w:numId w:val="14"/>
        </w:numPr>
      </w:pPr>
      <w:r w:rsidRPr="002D1E6F">
        <w:t>Sampling Details</w:t>
      </w:r>
      <w:r w:rsidR="00495A81" w:rsidRPr="002D1E6F">
        <w:t xml:space="preserve"> (SD)</w:t>
      </w:r>
    </w:p>
    <w:p w14:paraId="1E95F7FC" w14:textId="6BFF5BE2" w:rsidR="00DA1A4A" w:rsidRPr="002D1E6F" w:rsidRDefault="00DA1A4A" w:rsidP="00DA1A4A">
      <w:pPr>
        <w:pStyle w:val="ListParagraph"/>
        <w:numPr>
          <w:ilvl w:val="0"/>
          <w:numId w:val="14"/>
        </w:numPr>
      </w:pPr>
      <w:r w:rsidRPr="002D1E6F">
        <w:t>On-shore Event</w:t>
      </w:r>
      <w:r w:rsidR="00495A81" w:rsidRPr="002D1E6F">
        <w:t xml:space="preserve"> (OS)</w:t>
      </w:r>
    </w:p>
    <w:p w14:paraId="1E95F7FD" w14:textId="3E74ED87" w:rsidR="00DA1A4A" w:rsidRPr="002D1E6F" w:rsidRDefault="00DA1A4A" w:rsidP="00DA1A4A">
      <w:pPr>
        <w:pStyle w:val="ListParagraph"/>
        <w:numPr>
          <w:ilvl w:val="0"/>
          <w:numId w:val="14"/>
        </w:numPr>
      </w:pPr>
      <w:r w:rsidRPr="002D1E6F">
        <w:t>Fishing Trip</w:t>
      </w:r>
      <w:r w:rsidR="00495A81" w:rsidRPr="002D1E6F">
        <w:t xml:space="preserve"> (FT)</w:t>
      </w:r>
    </w:p>
    <w:p w14:paraId="61C38BA2" w14:textId="1540AFB0" w:rsidR="007955AB" w:rsidRPr="002D1E6F" w:rsidRDefault="007955AB" w:rsidP="007955AB">
      <w:pPr>
        <w:pStyle w:val="ListParagraph"/>
        <w:numPr>
          <w:ilvl w:val="0"/>
          <w:numId w:val="14"/>
        </w:numPr>
      </w:pPr>
      <w:r w:rsidRPr="002D1E6F">
        <w:t>Fishing Operation (FO)*</w:t>
      </w:r>
    </w:p>
    <w:p w14:paraId="1E95F7FE" w14:textId="5C73CE70" w:rsidR="00DA1A4A" w:rsidRPr="002D1E6F" w:rsidRDefault="00DA1A4A" w:rsidP="00DA1A4A">
      <w:pPr>
        <w:pStyle w:val="ListParagraph"/>
        <w:numPr>
          <w:ilvl w:val="0"/>
          <w:numId w:val="14"/>
        </w:numPr>
      </w:pPr>
      <w:r w:rsidRPr="002D1E6F">
        <w:t>Species Selection</w:t>
      </w:r>
      <w:r w:rsidR="00495A81" w:rsidRPr="002D1E6F">
        <w:t xml:space="preserve"> (SS)</w:t>
      </w:r>
    </w:p>
    <w:p w14:paraId="1E95F7FF" w14:textId="10E07288" w:rsidR="00DA1A4A" w:rsidRPr="002D1E6F" w:rsidRDefault="00DA1A4A" w:rsidP="00DA1A4A">
      <w:pPr>
        <w:pStyle w:val="ListParagraph"/>
        <w:numPr>
          <w:ilvl w:val="0"/>
          <w:numId w:val="14"/>
        </w:numPr>
      </w:pPr>
      <w:r w:rsidRPr="002D1E6F">
        <w:t>Sample</w:t>
      </w:r>
      <w:r w:rsidR="00495A81" w:rsidRPr="002D1E6F">
        <w:t xml:space="preserve"> (SA)</w:t>
      </w:r>
    </w:p>
    <w:p w14:paraId="1E95F800" w14:textId="489DEB88" w:rsidR="00DA1A4A" w:rsidRPr="002D1E6F" w:rsidRDefault="007955AB" w:rsidP="00EC7B2D">
      <w:r w:rsidRPr="002D1E6F">
        <w:t>* FOaggregationLevel must be set to “T”</w:t>
      </w:r>
    </w:p>
    <w:p w14:paraId="1E95F801" w14:textId="77777777" w:rsidR="00DA1A4A" w:rsidRPr="002D1E6F" w:rsidRDefault="00DA1A4A" w:rsidP="00DA1A4A">
      <w:pPr>
        <w:rPr>
          <w:i/>
        </w:rPr>
      </w:pPr>
      <w:r w:rsidRPr="002D1E6F">
        <w:rPr>
          <w:i/>
        </w:rPr>
        <w:t>Auxiliary tables:</w:t>
      </w:r>
    </w:p>
    <w:p w14:paraId="1E95F802" w14:textId="647F93E3" w:rsidR="00DA1A4A" w:rsidRPr="002D1E6F" w:rsidRDefault="00DA1A4A" w:rsidP="00DA1A4A">
      <w:pPr>
        <w:pStyle w:val="ListParagraph"/>
        <w:numPr>
          <w:ilvl w:val="0"/>
          <w:numId w:val="15"/>
        </w:numPr>
      </w:pPr>
      <w:r w:rsidRPr="002D1E6F">
        <w:t xml:space="preserve">Sampling Details </w:t>
      </w:r>
      <w:r w:rsidR="00495A81" w:rsidRPr="002D1E6F">
        <w:t xml:space="preserve">(SD) </w:t>
      </w:r>
      <w:r w:rsidRPr="002D1E6F">
        <w:t>(mandatory)</w:t>
      </w:r>
    </w:p>
    <w:p w14:paraId="1E95F803" w14:textId="0D5965AD" w:rsidR="00DA1A4A" w:rsidRPr="002D1E6F" w:rsidRDefault="00DA1A4A" w:rsidP="00DA1A4A">
      <w:pPr>
        <w:pStyle w:val="ListParagraph"/>
        <w:numPr>
          <w:ilvl w:val="0"/>
          <w:numId w:val="15"/>
        </w:numPr>
      </w:pPr>
      <w:r w:rsidRPr="002D1E6F">
        <w:t xml:space="preserve">Vessel Details </w:t>
      </w:r>
      <w:r w:rsidR="00495A81" w:rsidRPr="002D1E6F">
        <w:t xml:space="preserve">(VD) </w:t>
      </w:r>
      <w:r w:rsidRPr="002D1E6F">
        <w:t>(mandatory)</w:t>
      </w:r>
    </w:p>
    <w:p w14:paraId="1E95F804" w14:textId="399E5B24" w:rsidR="00DA1A4A" w:rsidRPr="002D1E6F" w:rsidRDefault="00DA1A4A" w:rsidP="00DA1A4A">
      <w:pPr>
        <w:pStyle w:val="ListParagraph"/>
        <w:numPr>
          <w:ilvl w:val="0"/>
          <w:numId w:val="15"/>
        </w:numPr>
      </w:pPr>
      <w:r w:rsidRPr="002D1E6F">
        <w:t>Landing Event</w:t>
      </w:r>
      <w:r w:rsidR="001C4E0E" w:rsidRPr="002D1E6F">
        <w:t xml:space="preserve"> </w:t>
      </w:r>
      <w:r w:rsidR="00495A81" w:rsidRPr="002D1E6F">
        <w:t xml:space="preserve">(LE) </w:t>
      </w:r>
      <w:r w:rsidR="001C4E0E" w:rsidRPr="002D1E6F">
        <w:t>(optional)</w:t>
      </w:r>
    </w:p>
    <w:p w14:paraId="1E95F805" w14:textId="19E0079A" w:rsidR="00DA1A4A" w:rsidRPr="002D1E6F" w:rsidRDefault="00495A81" w:rsidP="00D34A51">
      <w:pPr>
        <w:pStyle w:val="ListParagraph"/>
        <w:numPr>
          <w:ilvl w:val="0"/>
          <w:numId w:val="15"/>
        </w:numPr>
      </w:pPr>
      <w:r w:rsidRPr="002D1E6F">
        <w:t>Species List Details (SL) (mandatory)</w:t>
      </w:r>
    </w:p>
    <w:p w14:paraId="1E95F806" w14:textId="0E927F89" w:rsidR="00DA1A4A" w:rsidRPr="002D1E6F" w:rsidRDefault="00DA1A4A" w:rsidP="00DA1A4A"/>
    <w:p w14:paraId="719EDF12" w14:textId="3A7848D9" w:rsidR="00D57215" w:rsidRPr="002D1E6F" w:rsidRDefault="00436597" w:rsidP="00DA1A4A">
      <w:r w:rsidRPr="00436597">
        <w:rPr>
          <w:noProof/>
          <w:lang w:val="en-US"/>
        </w:rPr>
        <w:lastRenderedPageBreak/>
        <w:drawing>
          <wp:inline distT="0" distB="0" distL="0" distR="0" wp14:anchorId="338F8181" wp14:editId="79D668A8">
            <wp:extent cx="5781675" cy="270637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81675" cy="2706370"/>
                    </a:xfrm>
                    <a:prstGeom prst="rect">
                      <a:avLst/>
                    </a:prstGeom>
                  </pic:spPr>
                </pic:pic>
              </a:graphicData>
            </a:graphic>
          </wp:inline>
        </w:drawing>
      </w:r>
    </w:p>
    <w:p w14:paraId="489D72DA" w14:textId="77777777" w:rsidR="00BC05E1" w:rsidRPr="002D1E6F" w:rsidRDefault="00BC05E1" w:rsidP="00DA1A4A"/>
    <w:p w14:paraId="1E95F808" w14:textId="4D54C885" w:rsidR="00DA1A4A" w:rsidRPr="002D1E6F" w:rsidRDefault="00DA1A4A" w:rsidP="00DA1A4A">
      <w:r w:rsidRPr="002D1E6F">
        <w:t>Example</w:t>
      </w:r>
      <w:r w:rsidR="00495A81" w:rsidRPr="002D1E6F">
        <w:t>(</w:t>
      </w:r>
      <w:r w:rsidRPr="002D1E6F">
        <w:t>s</w:t>
      </w:r>
      <w:r w:rsidR="00495A81" w:rsidRPr="002D1E6F">
        <w:t>)</w:t>
      </w:r>
      <w:r w:rsidRPr="002D1E6F">
        <w:t xml:space="preserve"> described:</w:t>
      </w:r>
    </w:p>
    <w:p w14:paraId="1E95F809" w14:textId="5C31933C" w:rsidR="00DA1A4A" w:rsidRPr="002D1E6F" w:rsidRDefault="00481C8A" w:rsidP="00DA1A4A">
      <w:r w:rsidRPr="002D1E6F">
        <w:t>an institute</w:t>
      </w:r>
      <w:r w:rsidR="00DA1A4A" w:rsidRPr="002D1E6F">
        <w:t xml:space="preserve"> has a port-day as its </w:t>
      </w:r>
      <w:r w:rsidR="00495A81" w:rsidRPr="002D1E6F">
        <w:t>p</w:t>
      </w:r>
      <w:r w:rsidR="00DA1A4A" w:rsidRPr="002D1E6F">
        <w:t xml:space="preserve">rimary </w:t>
      </w:r>
      <w:r w:rsidR="00495A81" w:rsidRPr="002D1E6F">
        <w:t>sampling unit</w:t>
      </w:r>
      <w:r w:rsidR="00DA1A4A" w:rsidRPr="002D1E6F">
        <w:t xml:space="preserve">.  For example, </w:t>
      </w:r>
      <w:r w:rsidRPr="002D1E6F">
        <w:t>an institute</w:t>
      </w:r>
      <w:r w:rsidR="00DA1A4A" w:rsidRPr="002D1E6F">
        <w:t xml:space="preserve"> samples Day 28 at “Port DFG” in the “SmallPortQ1” stratum.  During that day 6 </w:t>
      </w:r>
      <w:r w:rsidR="00495A81" w:rsidRPr="002D1E6F">
        <w:t>f</w:t>
      </w:r>
      <w:r w:rsidR="00DA1A4A" w:rsidRPr="002D1E6F">
        <w:t xml:space="preserve">ishing </w:t>
      </w:r>
      <w:r w:rsidR="00495A81" w:rsidRPr="002D1E6F">
        <w:t>t</w:t>
      </w:r>
      <w:r w:rsidR="00DA1A4A" w:rsidRPr="002D1E6F">
        <w:t xml:space="preserve">rips return to port (it is known that these </w:t>
      </w:r>
      <w:r w:rsidR="00495A81" w:rsidRPr="002D1E6F">
        <w:t>f</w:t>
      </w:r>
      <w:r w:rsidR="00DA1A4A" w:rsidRPr="002D1E6F">
        <w:t xml:space="preserve">ishing </w:t>
      </w:r>
      <w:r w:rsidR="00495A81" w:rsidRPr="002D1E6F">
        <w:t xml:space="preserve">trips </w:t>
      </w:r>
      <w:r w:rsidR="007D43A5" w:rsidRPr="002D1E6F">
        <w:t xml:space="preserve">fished in a single area and with a single gear and that they </w:t>
      </w:r>
      <w:r w:rsidR="00DA1A4A" w:rsidRPr="002D1E6F">
        <w:t xml:space="preserve">land their entire contents at this port during this day).  2 of these trips are in the “DayTrip” stratum, and 4 are in the “LongerTrip” stratum.  All </w:t>
      </w:r>
      <w:r w:rsidR="00495A81" w:rsidRPr="002D1E6F">
        <w:t>l</w:t>
      </w:r>
      <w:r w:rsidR="00DA1A4A" w:rsidRPr="002D1E6F">
        <w:t xml:space="preserve">anding </w:t>
      </w:r>
      <w:r w:rsidR="00495A81" w:rsidRPr="002D1E6F">
        <w:t>e</w:t>
      </w:r>
      <w:r w:rsidR="00DA1A4A" w:rsidRPr="002D1E6F">
        <w:t xml:space="preserve">vents from 1 of the trips in the “DayTrip” stratum are sampled, and all </w:t>
      </w:r>
      <w:r w:rsidR="00495A81" w:rsidRPr="002D1E6F">
        <w:t>l</w:t>
      </w:r>
      <w:r w:rsidR="00DA1A4A" w:rsidRPr="002D1E6F">
        <w:t xml:space="preserve">anding </w:t>
      </w:r>
      <w:r w:rsidR="00495A81" w:rsidRPr="002D1E6F">
        <w:t>e</w:t>
      </w:r>
      <w:r w:rsidR="00DA1A4A" w:rsidRPr="002D1E6F">
        <w:t xml:space="preserve">vents from 1 of the </w:t>
      </w:r>
      <w:r w:rsidR="00495A81" w:rsidRPr="002D1E6F">
        <w:t>f</w:t>
      </w:r>
      <w:r w:rsidR="00DA1A4A" w:rsidRPr="002D1E6F">
        <w:t xml:space="preserve">ishing </w:t>
      </w:r>
      <w:r w:rsidR="00495A81" w:rsidRPr="002D1E6F">
        <w:t>t</w:t>
      </w:r>
      <w:r w:rsidR="00DA1A4A" w:rsidRPr="002D1E6F">
        <w:t xml:space="preserve">rips in the “LongerTrip” stratum are sampled. </w:t>
      </w:r>
    </w:p>
    <w:p w14:paraId="1E95F80C" w14:textId="23B2C3DF" w:rsidR="00A873A5" w:rsidRPr="002D1E6F" w:rsidRDefault="00DA1A4A">
      <w:pPr>
        <w:rPr>
          <w:rFonts w:asciiTheme="majorHAnsi" w:eastAsiaTheme="majorEastAsia" w:hAnsiTheme="majorHAnsi" w:cstheme="majorBidi"/>
          <w:b/>
          <w:bCs/>
          <w:color w:val="5B9BD5" w:themeColor="accent1"/>
        </w:rPr>
      </w:pPr>
      <w:r w:rsidRPr="002D1E6F">
        <w:t xml:space="preserve">For a filled-in example see spreadsheet </w:t>
      </w:r>
      <w:r w:rsidR="00B76AB8" w:rsidRPr="002D1E6F">
        <w:t xml:space="preserve">“Examples of Hierarchies </w:t>
      </w:r>
      <w:r w:rsidR="00C07B42" w:rsidRPr="002D1E6F">
        <w:t>1-8 A-D.xlsx</w:t>
      </w:r>
      <w:r w:rsidR="00B76AB8" w:rsidRPr="002D1E6F">
        <w:t>”.</w:t>
      </w:r>
      <w:r w:rsidR="00A873A5" w:rsidRPr="002D1E6F">
        <w:br w:type="page"/>
      </w:r>
    </w:p>
    <w:p w14:paraId="1E95F80D" w14:textId="47DE942D" w:rsidR="00DA1A4A" w:rsidRPr="002D1E6F" w:rsidRDefault="00DA1A4A" w:rsidP="00DA1A4A">
      <w:pPr>
        <w:pStyle w:val="Heading3"/>
      </w:pPr>
      <w:bookmarkStart w:id="44" w:name="_Toc56083435"/>
      <w:r w:rsidRPr="002D1E6F">
        <w:lastRenderedPageBreak/>
        <w:t xml:space="preserve">Hierarchy 7. </w:t>
      </w:r>
      <w:r w:rsidR="00F308A6" w:rsidRPr="002D1E6F">
        <w:t>S</w:t>
      </w:r>
      <w:r w:rsidRPr="002D1E6F">
        <w:t>ampling at markets or ports, where location*time is the primary sampling unit</w:t>
      </w:r>
      <w:bookmarkEnd w:id="44"/>
      <w:r w:rsidRPr="002D1E6F">
        <w:t xml:space="preserve"> </w:t>
      </w:r>
    </w:p>
    <w:p w14:paraId="18021FE5" w14:textId="755F6736" w:rsidR="00F308A6" w:rsidRPr="002D1E6F" w:rsidRDefault="00F308A6" w:rsidP="00F308A6">
      <w:r w:rsidRPr="002D1E6F">
        <w:t>Hierarchy 7 is most used for on-shore sampling, but can be used for at-sea sampling as well.</w:t>
      </w:r>
    </w:p>
    <w:p w14:paraId="7701CA7E" w14:textId="77777777" w:rsidR="00E20197" w:rsidRPr="002D1E6F" w:rsidRDefault="00E20197" w:rsidP="00DA1A4A"/>
    <w:p w14:paraId="1E95F80E" w14:textId="77777777" w:rsidR="00DA1A4A" w:rsidRPr="002D1E6F" w:rsidRDefault="00DA1A4A" w:rsidP="00DA1A4A">
      <w:r w:rsidRPr="002D1E6F">
        <w:t>On-shore sampling at markets or ports, where location*time is the primary sampling unit and species are the secondary sampling unit. Fishing Trips and landing events may be known but are not a part of the selection.</w:t>
      </w:r>
    </w:p>
    <w:p w14:paraId="1E95F80F" w14:textId="77777777" w:rsidR="00DA1A4A" w:rsidRPr="002D1E6F" w:rsidRDefault="00DA1A4A" w:rsidP="00DA1A4A">
      <w:r w:rsidRPr="002D1E6F">
        <w:t>Different schemes which all fits the hierarchy 7:</w:t>
      </w:r>
    </w:p>
    <w:p w14:paraId="1E95F810" w14:textId="77777777" w:rsidR="00DA1A4A" w:rsidRPr="002D1E6F" w:rsidRDefault="00DA1A4A" w:rsidP="00DA1A4A">
      <w:pPr>
        <w:pStyle w:val="ListParagraph"/>
        <w:numPr>
          <w:ilvl w:val="0"/>
          <w:numId w:val="16"/>
        </w:numPr>
      </w:pPr>
      <w:r w:rsidRPr="002D1E6F">
        <w:t xml:space="preserve">On-shore sampling at markets or ports. Some or all species present at the market are sampled without considering which fishing trip or landing event they come from.  Information on the fishing trip and/or landings events may be collected but is auxiliary. </w:t>
      </w:r>
    </w:p>
    <w:p w14:paraId="1E95F811" w14:textId="77777777" w:rsidR="00DA1A4A" w:rsidRPr="002D1E6F" w:rsidRDefault="00DA1A4A" w:rsidP="00DA1A4A">
      <w:pPr>
        <w:pStyle w:val="ListParagraph"/>
        <w:numPr>
          <w:ilvl w:val="0"/>
          <w:numId w:val="16"/>
        </w:numPr>
      </w:pPr>
      <w:r w:rsidRPr="002D1E6F">
        <w:t xml:space="preserve">On-shore sampling at markets or ports. Information on the fishing trip or landings event is not available. Some or all species of the landing are sampled. </w:t>
      </w:r>
    </w:p>
    <w:p w14:paraId="1E95F812" w14:textId="77777777" w:rsidR="00DA1A4A" w:rsidRPr="002D1E6F" w:rsidRDefault="00DA1A4A" w:rsidP="00DA1A4A">
      <w:pPr>
        <w:pStyle w:val="ListParagraph"/>
        <w:numPr>
          <w:ilvl w:val="0"/>
          <w:numId w:val="16"/>
        </w:numPr>
      </w:pPr>
      <w:r w:rsidRPr="002D1E6F">
        <w:t>Variants:</w:t>
      </w:r>
    </w:p>
    <w:p w14:paraId="1E95F813" w14:textId="77777777" w:rsidR="00DA1A4A" w:rsidRPr="002D1E6F" w:rsidRDefault="00DA1A4A" w:rsidP="00DA1A4A">
      <w:pPr>
        <w:pStyle w:val="ListParagraph"/>
        <w:numPr>
          <w:ilvl w:val="1"/>
          <w:numId w:val="16"/>
        </w:numPr>
      </w:pPr>
      <w:r w:rsidRPr="002D1E6F">
        <w:t xml:space="preserve">On-shore sampling from buyers or vendors. </w:t>
      </w:r>
    </w:p>
    <w:p w14:paraId="1E95F814" w14:textId="77777777" w:rsidR="00DA1A4A" w:rsidRPr="002D1E6F" w:rsidRDefault="00DA1A4A" w:rsidP="00DA1A4A">
      <w:pPr>
        <w:pStyle w:val="ListParagraph"/>
        <w:numPr>
          <w:ilvl w:val="1"/>
          <w:numId w:val="16"/>
        </w:numPr>
        <w:rPr>
          <w:i/>
        </w:rPr>
      </w:pPr>
      <w:r w:rsidRPr="002D1E6F">
        <w:t>Sampling boxes from size categories</w:t>
      </w:r>
    </w:p>
    <w:p w14:paraId="1E95F815" w14:textId="77777777" w:rsidR="00DA1A4A" w:rsidRPr="002D1E6F" w:rsidRDefault="00DA1A4A" w:rsidP="00DA1A4A">
      <w:pPr>
        <w:rPr>
          <w:i/>
        </w:rPr>
      </w:pPr>
    </w:p>
    <w:p w14:paraId="1E95F816" w14:textId="77777777" w:rsidR="00DA1A4A" w:rsidRPr="002D1E6F" w:rsidRDefault="00DA1A4A" w:rsidP="00DA1A4A">
      <w:pPr>
        <w:rPr>
          <w:i/>
        </w:rPr>
      </w:pPr>
      <w:r w:rsidRPr="002D1E6F">
        <w:rPr>
          <w:i/>
        </w:rPr>
        <w:t>Upper hierarchy tables:</w:t>
      </w:r>
    </w:p>
    <w:p w14:paraId="1E95F817" w14:textId="1DFFCE20" w:rsidR="00DA1A4A" w:rsidRPr="002D1E6F" w:rsidRDefault="00DA1A4A" w:rsidP="00DA1A4A">
      <w:pPr>
        <w:pStyle w:val="ListParagraph"/>
        <w:numPr>
          <w:ilvl w:val="0"/>
          <w:numId w:val="14"/>
        </w:numPr>
      </w:pPr>
      <w:r w:rsidRPr="002D1E6F">
        <w:t xml:space="preserve">Design </w:t>
      </w:r>
      <w:r w:rsidR="00495A81" w:rsidRPr="002D1E6F">
        <w:t>(DE)</w:t>
      </w:r>
    </w:p>
    <w:p w14:paraId="1E95F818" w14:textId="79935A1E" w:rsidR="00DA1A4A" w:rsidRPr="002D1E6F" w:rsidRDefault="00DA1A4A" w:rsidP="00DA1A4A">
      <w:pPr>
        <w:pStyle w:val="ListParagraph"/>
        <w:numPr>
          <w:ilvl w:val="0"/>
          <w:numId w:val="14"/>
        </w:numPr>
      </w:pPr>
      <w:r w:rsidRPr="002D1E6F">
        <w:t>On-shore Event</w:t>
      </w:r>
      <w:r w:rsidR="00495A81" w:rsidRPr="002D1E6F">
        <w:t xml:space="preserve"> (OS)</w:t>
      </w:r>
    </w:p>
    <w:p w14:paraId="1E95F819" w14:textId="24F52F74" w:rsidR="00DA1A4A" w:rsidRPr="002D1E6F" w:rsidRDefault="00DA1A4A" w:rsidP="00DA1A4A">
      <w:pPr>
        <w:pStyle w:val="ListParagraph"/>
        <w:numPr>
          <w:ilvl w:val="0"/>
          <w:numId w:val="14"/>
        </w:numPr>
      </w:pPr>
      <w:r w:rsidRPr="002D1E6F">
        <w:t>Species Selection</w:t>
      </w:r>
      <w:r w:rsidR="00495A81" w:rsidRPr="002D1E6F">
        <w:t xml:space="preserve"> (SS)</w:t>
      </w:r>
    </w:p>
    <w:p w14:paraId="1E95F81A" w14:textId="6D2A4709" w:rsidR="00DA1A4A" w:rsidRPr="002D1E6F" w:rsidRDefault="00DA1A4A" w:rsidP="00DA1A4A">
      <w:pPr>
        <w:pStyle w:val="ListParagraph"/>
        <w:numPr>
          <w:ilvl w:val="0"/>
          <w:numId w:val="14"/>
        </w:numPr>
      </w:pPr>
      <w:r w:rsidRPr="002D1E6F">
        <w:t xml:space="preserve">Sample </w:t>
      </w:r>
      <w:r w:rsidR="00495A81" w:rsidRPr="002D1E6F">
        <w:t>(SA)</w:t>
      </w:r>
    </w:p>
    <w:p w14:paraId="1E95F81B" w14:textId="77777777" w:rsidR="00DA1A4A" w:rsidRPr="002D1E6F" w:rsidRDefault="00DA1A4A" w:rsidP="00DA1A4A">
      <w:pPr>
        <w:rPr>
          <w:i/>
        </w:rPr>
      </w:pPr>
      <w:r w:rsidRPr="002D1E6F">
        <w:rPr>
          <w:i/>
        </w:rPr>
        <w:t>Auxiliary tables:</w:t>
      </w:r>
    </w:p>
    <w:p w14:paraId="1E95F81C" w14:textId="09F41291" w:rsidR="00DA1A4A" w:rsidRPr="002D1E6F" w:rsidRDefault="00DA1A4A" w:rsidP="00DA1A4A">
      <w:pPr>
        <w:pStyle w:val="ListParagraph"/>
        <w:numPr>
          <w:ilvl w:val="0"/>
          <w:numId w:val="15"/>
        </w:numPr>
      </w:pPr>
      <w:r w:rsidRPr="002D1E6F">
        <w:t>Sampling Details</w:t>
      </w:r>
      <w:r w:rsidR="001C398F" w:rsidRPr="002D1E6F">
        <w:t xml:space="preserve"> </w:t>
      </w:r>
      <w:r w:rsidR="00495A81" w:rsidRPr="002D1E6F">
        <w:t xml:space="preserve">(SD) </w:t>
      </w:r>
      <w:r w:rsidR="001C398F" w:rsidRPr="002D1E6F">
        <w:t>(mandatory)</w:t>
      </w:r>
    </w:p>
    <w:p w14:paraId="1E95F81D" w14:textId="73790689" w:rsidR="00DA1A4A" w:rsidRPr="002D1E6F" w:rsidRDefault="00DA1A4A" w:rsidP="00DA1A4A">
      <w:pPr>
        <w:pStyle w:val="ListParagraph"/>
        <w:numPr>
          <w:ilvl w:val="0"/>
          <w:numId w:val="15"/>
        </w:numPr>
      </w:pPr>
      <w:r w:rsidRPr="002D1E6F">
        <w:t>Vessel Details</w:t>
      </w:r>
      <w:r w:rsidR="001C398F" w:rsidRPr="002D1E6F">
        <w:t xml:space="preserve"> </w:t>
      </w:r>
      <w:r w:rsidR="00495A81" w:rsidRPr="002D1E6F">
        <w:t xml:space="preserve">(VD) </w:t>
      </w:r>
      <w:r w:rsidR="001C398F" w:rsidRPr="002D1E6F">
        <w:t>(mandatory)</w:t>
      </w:r>
    </w:p>
    <w:p w14:paraId="1E95F81E" w14:textId="6BEC99A6" w:rsidR="00DA1A4A" w:rsidRPr="002D1E6F" w:rsidRDefault="00DA1A4A" w:rsidP="00DA1A4A">
      <w:pPr>
        <w:pStyle w:val="ListParagraph"/>
        <w:numPr>
          <w:ilvl w:val="0"/>
          <w:numId w:val="15"/>
        </w:numPr>
      </w:pPr>
      <w:r w:rsidRPr="002D1E6F">
        <w:t>Landing Event</w:t>
      </w:r>
      <w:r w:rsidR="001C398F" w:rsidRPr="002D1E6F">
        <w:t xml:space="preserve"> </w:t>
      </w:r>
      <w:r w:rsidR="00495A81" w:rsidRPr="002D1E6F">
        <w:t xml:space="preserve">(LE) </w:t>
      </w:r>
      <w:r w:rsidR="001C398F" w:rsidRPr="002D1E6F">
        <w:t>(mandatory)</w:t>
      </w:r>
    </w:p>
    <w:p w14:paraId="6ECF7308" w14:textId="23EB15EE" w:rsidR="00495A81" w:rsidRPr="002D1E6F" w:rsidRDefault="00495A81" w:rsidP="00495A81">
      <w:pPr>
        <w:pStyle w:val="ListParagraph"/>
        <w:numPr>
          <w:ilvl w:val="0"/>
          <w:numId w:val="15"/>
        </w:numPr>
      </w:pPr>
      <w:r w:rsidRPr="002D1E6F">
        <w:t>Species List Details (SL) (mandatory)</w:t>
      </w:r>
    </w:p>
    <w:p w14:paraId="65CF84BB" w14:textId="644E3EE9" w:rsidR="00085A04" w:rsidRPr="002D1E6F" w:rsidRDefault="00085A04" w:rsidP="00D34A51">
      <w:pPr>
        <w:jc w:val="center"/>
      </w:pPr>
    </w:p>
    <w:p w14:paraId="6523EE12" w14:textId="3FB24EC9" w:rsidR="00085A04" w:rsidRPr="002D1E6F" w:rsidRDefault="00085A04" w:rsidP="00DA1A4A"/>
    <w:p w14:paraId="36853CCD" w14:textId="14E9DF33" w:rsidR="00D73FFC" w:rsidRPr="002D1E6F" w:rsidRDefault="00D73FFC" w:rsidP="00DA1A4A">
      <w:r w:rsidRPr="002D1E6F">
        <w:rPr>
          <w:noProof/>
          <w:lang w:val="en-US"/>
        </w:rPr>
        <w:lastRenderedPageBreak/>
        <w:drawing>
          <wp:inline distT="0" distB="0" distL="0" distR="0" wp14:anchorId="6B2461E5" wp14:editId="709D1B1C">
            <wp:extent cx="5781675" cy="3015615"/>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81675" cy="3015615"/>
                    </a:xfrm>
                    <a:prstGeom prst="rect">
                      <a:avLst/>
                    </a:prstGeom>
                  </pic:spPr>
                </pic:pic>
              </a:graphicData>
            </a:graphic>
          </wp:inline>
        </w:drawing>
      </w:r>
    </w:p>
    <w:p w14:paraId="71F97460" w14:textId="77777777" w:rsidR="00D73FFC" w:rsidRPr="002D1E6F" w:rsidRDefault="00D73FFC" w:rsidP="00DA1A4A"/>
    <w:p w14:paraId="1E95F81F" w14:textId="197F2E03" w:rsidR="00DA1A4A" w:rsidRPr="002D1E6F" w:rsidRDefault="00DA1A4A" w:rsidP="00DA1A4A">
      <w:r w:rsidRPr="002D1E6F">
        <w:t>Example</w:t>
      </w:r>
      <w:r w:rsidR="00495A81" w:rsidRPr="002D1E6F">
        <w:t>(</w:t>
      </w:r>
      <w:r w:rsidRPr="002D1E6F">
        <w:t>s</w:t>
      </w:r>
      <w:r w:rsidR="00495A81" w:rsidRPr="002D1E6F">
        <w:t>)</w:t>
      </w:r>
      <w:r w:rsidRPr="002D1E6F">
        <w:t xml:space="preserve"> described:</w:t>
      </w:r>
    </w:p>
    <w:p w14:paraId="1E95F820" w14:textId="46DE8CFB" w:rsidR="00DA1A4A" w:rsidRPr="002D1E6F" w:rsidRDefault="00DA1A4A" w:rsidP="00D34A51">
      <w:r w:rsidRPr="002D1E6F">
        <w:t xml:space="preserve">In the sampling design of Institute X, </w:t>
      </w:r>
      <w:r w:rsidR="00887E5B" w:rsidRPr="002D1E6F">
        <w:t>the person responsible for the sampling choose markets to visit, and times to visit them, at their own discretion</w:t>
      </w:r>
      <w:r w:rsidRPr="002D1E6F">
        <w:t xml:space="preserve">. On 11-01-2016 observers went to market A and only one species from the list was present: Plaice. They sampled length-frequency as well as biological variables from that species. Within the sample there are 4 different size categories. In the next market*date (market B, 14-01-2016) again only one species was present and a sample of Sole was taken. In this sample, only length-frequency measures were taken. Within the sample there are 3 different size categories. </w:t>
      </w:r>
    </w:p>
    <w:p w14:paraId="1E95F823" w14:textId="1C10F9E9" w:rsidR="00DA1A4A" w:rsidRPr="002D1E6F" w:rsidRDefault="00DA1A4A" w:rsidP="00DA1A4A">
      <w:r w:rsidRPr="002D1E6F">
        <w:t xml:space="preserve">For a filled-in example see spreadsheet </w:t>
      </w:r>
      <w:r w:rsidR="00B76AB8" w:rsidRPr="002D1E6F">
        <w:t xml:space="preserve">“Examples of Hierarchies </w:t>
      </w:r>
      <w:r w:rsidR="00C07B42" w:rsidRPr="002D1E6F">
        <w:t>1-8 A-D.xlsx</w:t>
      </w:r>
      <w:r w:rsidR="00B76AB8" w:rsidRPr="002D1E6F">
        <w:t>”.</w:t>
      </w:r>
    </w:p>
    <w:p w14:paraId="1E95F824" w14:textId="77777777" w:rsidR="00DA1A4A" w:rsidRPr="002D1E6F" w:rsidRDefault="00DA1A4A" w:rsidP="00DA1A4A"/>
    <w:p w14:paraId="1E95F828" w14:textId="77777777" w:rsidR="00DA1A4A" w:rsidRPr="002D1E6F" w:rsidRDefault="00DA1A4A" w:rsidP="00DA1A4A"/>
    <w:p w14:paraId="1E95F829" w14:textId="77777777" w:rsidR="00DA1A4A" w:rsidRPr="002D1E6F" w:rsidRDefault="00DA1A4A" w:rsidP="00DA1A4A"/>
    <w:p w14:paraId="1E95F82A" w14:textId="77777777" w:rsidR="00A873A5" w:rsidRPr="002D1E6F" w:rsidRDefault="00A873A5">
      <w:pPr>
        <w:rPr>
          <w:rFonts w:asciiTheme="majorHAnsi" w:eastAsiaTheme="majorEastAsia" w:hAnsiTheme="majorHAnsi" w:cstheme="majorBidi"/>
          <w:b/>
          <w:bCs/>
          <w:color w:val="5B9BD5" w:themeColor="accent1"/>
        </w:rPr>
      </w:pPr>
      <w:r w:rsidRPr="002D1E6F">
        <w:br w:type="page"/>
      </w:r>
    </w:p>
    <w:p w14:paraId="1E95F82B" w14:textId="032FF2C6" w:rsidR="00DA1A4A" w:rsidRPr="002D1E6F" w:rsidRDefault="00DA1A4A" w:rsidP="00DA1A4A">
      <w:pPr>
        <w:pStyle w:val="Heading3"/>
      </w:pPr>
      <w:bookmarkStart w:id="45" w:name="_Toc56083436"/>
      <w:r w:rsidRPr="002D1E6F">
        <w:lastRenderedPageBreak/>
        <w:t xml:space="preserve">Hierarchy 8 </w:t>
      </w:r>
      <w:r w:rsidR="00A75194" w:rsidRPr="002D1E6F">
        <w:t>S</w:t>
      </w:r>
      <w:r w:rsidRPr="002D1E6F">
        <w:t>ampling where time (e.g., days, weeks) is the primary sampling unit and vessel is the secondary sampling unit</w:t>
      </w:r>
      <w:bookmarkEnd w:id="45"/>
    </w:p>
    <w:p w14:paraId="70AEF314" w14:textId="4C1CBDBE" w:rsidR="00F308A6" w:rsidRPr="002D1E6F" w:rsidRDefault="00F308A6" w:rsidP="00F308A6">
      <w:r w:rsidRPr="002D1E6F">
        <w:t>Hierarchy 8 is most used for on-shore sampling, but can be used for at-sea sampling as well.</w:t>
      </w:r>
    </w:p>
    <w:p w14:paraId="282431AD" w14:textId="77777777" w:rsidR="00E20197" w:rsidRPr="002D1E6F" w:rsidRDefault="00E20197" w:rsidP="00DA1A4A"/>
    <w:p w14:paraId="1E95F82C" w14:textId="77777777" w:rsidR="00DA1A4A" w:rsidRPr="002D1E6F" w:rsidRDefault="00DA1A4A" w:rsidP="00DA1A4A">
      <w:r w:rsidRPr="002D1E6F">
        <w:t>Different schemes fit the hierarchy 8:</w:t>
      </w:r>
    </w:p>
    <w:p w14:paraId="1E95F82D" w14:textId="77777777" w:rsidR="00DA1A4A" w:rsidRPr="002D1E6F" w:rsidRDefault="00DA1A4A" w:rsidP="00DA1A4A">
      <w:pPr>
        <w:pStyle w:val="ListParagraph"/>
        <w:numPr>
          <w:ilvl w:val="0"/>
          <w:numId w:val="16"/>
        </w:numPr>
      </w:pPr>
      <w:r w:rsidRPr="002D1E6F">
        <w:t xml:space="preserve">Onshore sampling of landings where a time period is first selected (e.g., a set of weeks) for sampling to take place. Then, in each time period, a set of vessels is selected for sampling. One (or more) landing events from those vessels are sampled and in each one (or more) species are sampled. Information from the fishing trips, including start and end-dates may be available but generally only a posteriori (e.g., from logbooks): Selection takes place on the landing event and not on the fishing trip (which may register other landing events elsewhere or at a later occasion). </w:t>
      </w:r>
    </w:p>
    <w:p w14:paraId="1E95F82E" w14:textId="77777777" w:rsidR="00DA1A4A" w:rsidRPr="002D1E6F" w:rsidRDefault="00DA1A4A" w:rsidP="00DA1A4A">
      <w:pPr>
        <w:pStyle w:val="ListParagraph"/>
        <w:numPr>
          <w:ilvl w:val="0"/>
          <w:numId w:val="16"/>
        </w:numPr>
      </w:pPr>
      <w:r w:rsidRPr="002D1E6F">
        <w:t>Variants:</w:t>
      </w:r>
    </w:p>
    <w:p w14:paraId="1E95F82F" w14:textId="77777777" w:rsidR="00DA1A4A" w:rsidRPr="002D1E6F" w:rsidRDefault="00DA1A4A" w:rsidP="00DA1A4A">
      <w:pPr>
        <w:pStyle w:val="ListParagraph"/>
        <w:numPr>
          <w:ilvl w:val="1"/>
          <w:numId w:val="16"/>
        </w:numPr>
      </w:pPr>
      <w:r w:rsidRPr="002D1E6F">
        <w:t>Sampling carried out in ports or auctions</w:t>
      </w:r>
    </w:p>
    <w:p w14:paraId="1E95F830" w14:textId="77777777" w:rsidR="00DA1A4A" w:rsidRPr="002D1E6F" w:rsidRDefault="00DA1A4A" w:rsidP="00DA1A4A">
      <w:pPr>
        <w:pStyle w:val="ListParagraph"/>
        <w:numPr>
          <w:ilvl w:val="1"/>
          <w:numId w:val="16"/>
        </w:numPr>
      </w:pPr>
      <w:r w:rsidRPr="002D1E6F">
        <w:t>Sampling done by observers or subcontractors</w:t>
      </w:r>
    </w:p>
    <w:p w14:paraId="1E95F831" w14:textId="77777777" w:rsidR="00DA1A4A" w:rsidRPr="002D1E6F" w:rsidRDefault="00DA1A4A" w:rsidP="00DA1A4A">
      <w:pPr>
        <w:pStyle w:val="ListParagraph"/>
        <w:numPr>
          <w:ilvl w:val="1"/>
          <w:numId w:val="16"/>
        </w:numPr>
      </w:pPr>
      <w:r w:rsidRPr="002D1E6F">
        <w:t>Selection of different time units (e.g., day, month)</w:t>
      </w:r>
    </w:p>
    <w:p w14:paraId="1E95F832" w14:textId="77777777" w:rsidR="00DA1A4A" w:rsidRPr="002D1E6F" w:rsidRDefault="00DA1A4A" w:rsidP="00DA1A4A">
      <w:pPr>
        <w:pStyle w:val="ListParagraph"/>
        <w:numPr>
          <w:ilvl w:val="1"/>
          <w:numId w:val="16"/>
        </w:numPr>
      </w:pPr>
      <w:r w:rsidRPr="002D1E6F">
        <w:t>Sampling all species in the landing or only species from pre-defined list(s)</w:t>
      </w:r>
    </w:p>
    <w:p w14:paraId="1E95F833" w14:textId="77777777" w:rsidR="00DA1A4A" w:rsidRPr="002D1E6F" w:rsidRDefault="00DA1A4A" w:rsidP="00DA1A4A">
      <w:pPr>
        <w:pStyle w:val="ListParagraph"/>
        <w:numPr>
          <w:ilvl w:val="1"/>
          <w:numId w:val="16"/>
        </w:numPr>
      </w:pPr>
      <w:r w:rsidRPr="002D1E6F">
        <w:t>Different sampling strategies for the landings (e.g., stratification by commercial name/group, stratification by commercial size, etc.)</w:t>
      </w:r>
    </w:p>
    <w:p w14:paraId="1E95F834" w14:textId="77777777" w:rsidR="00DA1A4A" w:rsidRPr="002D1E6F" w:rsidRDefault="00DA1A4A" w:rsidP="00DA1A4A">
      <w:pPr>
        <w:pStyle w:val="ListParagraph"/>
      </w:pPr>
    </w:p>
    <w:p w14:paraId="1E95F835" w14:textId="77777777" w:rsidR="00DA1A4A" w:rsidRPr="002D1E6F" w:rsidRDefault="00DA1A4A" w:rsidP="00DA1A4A">
      <w:pPr>
        <w:rPr>
          <w:i/>
        </w:rPr>
      </w:pPr>
      <w:r w:rsidRPr="002D1E6F">
        <w:rPr>
          <w:i/>
        </w:rPr>
        <w:t>Upper hierarchy tables:</w:t>
      </w:r>
    </w:p>
    <w:p w14:paraId="1E95F836" w14:textId="2102B990" w:rsidR="00DA1A4A" w:rsidRPr="002D1E6F" w:rsidRDefault="00DA1A4A" w:rsidP="00DA1A4A">
      <w:pPr>
        <w:pStyle w:val="ListParagraph"/>
        <w:numPr>
          <w:ilvl w:val="0"/>
          <w:numId w:val="14"/>
        </w:numPr>
      </w:pPr>
      <w:r w:rsidRPr="002D1E6F">
        <w:t>Design</w:t>
      </w:r>
      <w:r w:rsidR="00495A81" w:rsidRPr="002D1E6F">
        <w:t xml:space="preserve"> (DE)</w:t>
      </w:r>
    </w:p>
    <w:p w14:paraId="1E95F837" w14:textId="00959A04" w:rsidR="00DA1A4A" w:rsidRPr="002D1E6F" w:rsidRDefault="00DA1A4A" w:rsidP="00DA1A4A">
      <w:pPr>
        <w:pStyle w:val="ListParagraph"/>
        <w:numPr>
          <w:ilvl w:val="0"/>
          <w:numId w:val="14"/>
        </w:numPr>
      </w:pPr>
      <w:r w:rsidRPr="002D1E6F">
        <w:t>Temporal Event</w:t>
      </w:r>
      <w:r w:rsidR="00495A81" w:rsidRPr="002D1E6F">
        <w:t xml:space="preserve"> (TE)</w:t>
      </w:r>
    </w:p>
    <w:p w14:paraId="1E95F838" w14:textId="0642309F" w:rsidR="00DA1A4A" w:rsidRPr="002D1E6F" w:rsidRDefault="00DA1A4A" w:rsidP="00DA1A4A">
      <w:pPr>
        <w:pStyle w:val="ListParagraph"/>
        <w:numPr>
          <w:ilvl w:val="0"/>
          <w:numId w:val="14"/>
        </w:numPr>
      </w:pPr>
      <w:r w:rsidRPr="002D1E6F">
        <w:t>Vessel</w:t>
      </w:r>
      <w:r w:rsidR="00495A81" w:rsidRPr="002D1E6F">
        <w:t xml:space="preserve"> Selection (VS)</w:t>
      </w:r>
    </w:p>
    <w:p w14:paraId="1E95F839" w14:textId="344FFAD6" w:rsidR="00DA1A4A" w:rsidRPr="002D1E6F" w:rsidRDefault="00DA1A4A" w:rsidP="00DA1A4A">
      <w:pPr>
        <w:pStyle w:val="ListParagraph"/>
        <w:numPr>
          <w:ilvl w:val="0"/>
          <w:numId w:val="14"/>
        </w:numPr>
      </w:pPr>
      <w:r w:rsidRPr="002D1E6F">
        <w:t>Landing Event</w:t>
      </w:r>
      <w:r w:rsidR="00495A81" w:rsidRPr="002D1E6F">
        <w:t xml:space="preserve"> (LE)</w:t>
      </w:r>
    </w:p>
    <w:p w14:paraId="1E95F83A" w14:textId="7B56B61E" w:rsidR="00DA1A4A" w:rsidRPr="002D1E6F" w:rsidRDefault="00DA1A4A" w:rsidP="00DA1A4A">
      <w:pPr>
        <w:pStyle w:val="ListParagraph"/>
        <w:numPr>
          <w:ilvl w:val="0"/>
          <w:numId w:val="14"/>
        </w:numPr>
      </w:pPr>
      <w:r w:rsidRPr="002D1E6F">
        <w:t>Species Selection</w:t>
      </w:r>
      <w:r w:rsidR="00495A81" w:rsidRPr="002D1E6F">
        <w:t xml:space="preserve"> (SS)</w:t>
      </w:r>
    </w:p>
    <w:p w14:paraId="1E95F83B" w14:textId="48959DAA" w:rsidR="00DA1A4A" w:rsidRPr="002D1E6F" w:rsidRDefault="00DA1A4A" w:rsidP="00DA1A4A">
      <w:pPr>
        <w:pStyle w:val="ListParagraph"/>
        <w:numPr>
          <w:ilvl w:val="0"/>
          <w:numId w:val="14"/>
        </w:numPr>
      </w:pPr>
      <w:r w:rsidRPr="002D1E6F">
        <w:t>Sample</w:t>
      </w:r>
      <w:r w:rsidR="00495A81" w:rsidRPr="002D1E6F">
        <w:t xml:space="preserve"> (SA)</w:t>
      </w:r>
    </w:p>
    <w:p w14:paraId="0F927558" w14:textId="77777777" w:rsidR="00E20197" w:rsidRPr="002D1E6F" w:rsidRDefault="00E20197" w:rsidP="00DA1A4A">
      <w:pPr>
        <w:rPr>
          <w:i/>
        </w:rPr>
      </w:pPr>
    </w:p>
    <w:p w14:paraId="1E95F83C" w14:textId="77777777" w:rsidR="00DA1A4A" w:rsidRPr="002D1E6F" w:rsidRDefault="00DA1A4A" w:rsidP="00DA1A4A">
      <w:pPr>
        <w:rPr>
          <w:i/>
        </w:rPr>
      </w:pPr>
      <w:r w:rsidRPr="002D1E6F">
        <w:rPr>
          <w:i/>
        </w:rPr>
        <w:t>Auxiliary tables:</w:t>
      </w:r>
    </w:p>
    <w:p w14:paraId="1E95F83D" w14:textId="2B97CE7F" w:rsidR="00DA1A4A" w:rsidRPr="002D1E6F" w:rsidRDefault="00DA1A4A" w:rsidP="00DA1A4A">
      <w:pPr>
        <w:pStyle w:val="ListParagraph"/>
        <w:numPr>
          <w:ilvl w:val="0"/>
          <w:numId w:val="15"/>
        </w:numPr>
      </w:pPr>
      <w:r w:rsidRPr="002D1E6F">
        <w:t xml:space="preserve">Sampling Details </w:t>
      </w:r>
      <w:r w:rsidR="00495A81" w:rsidRPr="002D1E6F">
        <w:t xml:space="preserve">(SD) </w:t>
      </w:r>
      <w:r w:rsidRPr="002D1E6F">
        <w:t>(mandatory)</w:t>
      </w:r>
    </w:p>
    <w:p w14:paraId="029A6E65" w14:textId="3BC38246" w:rsidR="00844C8C" w:rsidRPr="002D1E6F" w:rsidRDefault="00844C8C" w:rsidP="00844C8C">
      <w:pPr>
        <w:pStyle w:val="ListParagraph"/>
        <w:numPr>
          <w:ilvl w:val="0"/>
          <w:numId w:val="15"/>
        </w:numPr>
      </w:pPr>
      <w:r w:rsidRPr="002D1E6F">
        <w:t xml:space="preserve">Vessel Details </w:t>
      </w:r>
      <w:r w:rsidR="00495A81" w:rsidRPr="002D1E6F">
        <w:t xml:space="preserve">(VD) </w:t>
      </w:r>
      <w:r w:rsidRPr="002D1E6F">
        <w:t>(mandatory)</w:t>
      </w:r>
    </w:p>
    <w:p w14:paraId="1E95F83E" w14:textId="79D9B6EC" w:rsidR="00DA1A4A" w:rsidRPr="002D1E6F" w:rsidRDefault="00DA1A4A" w:rsidP="00DA1A4A">
      <w:pPr>
        <w:pStyle w:val="ListParagraph"/>
        <w:numPr>
          <w:ilvl w:val="0"/>
          <w:numId w:val="15"/>
        </w:numPr>
      </w:pPr>
      <w:r w:rsidRPr="002D1E6F">
        <w:t xml:space="preserve">Fishing trip </w:t>
      </w:r>
      <w:r w:rsidR="00495A81" w:rsidRPr="002D1E6F">
        <w:t xml:space="preserve">(FT) </w:t>
      </w:r>
      <w:r w:rsidRPr="002D1E6F">
        <w:t>(</w:t>
      </w:r>
      <w:r w:rsidR="007A5DC4" w:rsidRPr="002D1E6F">
        <w:t>optional</w:t>
      </w:r>
      <w:r w:rsidRPr="002D1E6F">
        <w:t>)</w:t>
      </w:r>
    </w:p>
    <w:p w14:paraId="304B854E" w14:textId="41C4572A" w:rsidR="00495A81" w:rsidRPr="002D1E6F" w:rsidRDefault="00495A81" w:rsidP="00495A81">
      <w:pPr>
        <w:pStyle w:val="ListParagraph"/>
        <w:numPr>
          <w:ilvl w:val="0"/>
          <w:numId w:val="15"/>
        </w:numPr>
      </w:pPr>
      <w:r w:rsidRPr="002D1E6F">
        <w:t>Species List Details (SL) (mandatory)</w:t>
      </w:r>
    </w:p>
    <w:p w14:paraId="1E95F840" w14:textId="5EC59340" w:rsidR="00DA1A4A" w:rsidRPr="002D1E6F" w:rsidRDefault="00DA1A4A" w:rsidP="00DA1A4A"/>
    <w:p w14:paraId="1E95F841" w14:textId="66D87FB0" w:rsidR="00DA1A4A" w:rsidRPr="002D1E6F" w:rsidRDefault="00113B5E" w:rsidP="00DA1A4A">
      <w:r w:rsidRPr="00113B5E">
        <w:rPr>
          <w:noProof/>
          <w:lang w:val="en-US"/>
        </w:rPr>
        <w:lastRenderedPageBreak/>
        <w:drawing>
          <wp:inline distT="0" distB="0" distL="0" distR="0" wp14:anchorId="1AA76F23" wp14:editId="35993BA4">
            <wp:extent cx="5781675" cy="2312035"/>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81675" cy="2312035"/>
                    </a:xfrm>
                    <a:prstGeom prst="rect">
                      <a:avLst/>
                    </a:prstGeom>
                  </pic:spPr>
                </pic:pic>
              </a:graphicData>
            </a:graphic>
          </wp:inline>
        </w:drawing>
      </w:r>
    </w:p>
    <w:p w14:paraId="1F7FD60E" w14:textId="50C20346" w:rsidR="00562E54" w:rsidRPr="002D1E6F" w:rsidRDefault="00562E54" w:rsidP="00DA1A4A"/>
    <w:p w14:paraId="1E95F842" w14:textId="46CCC8F0" w:rsidR="00DA1A4A" w:rsidRPr="002D1E6F" w:rsidRDefault="00DA1A4A" w:rsidP="00DA1A4A">
      <w:r w:rsidRPr="002D1E6F">
        <w:t>Example</w:t>
      </w:r>
      <w:r w:rsidR="00495A81" w:rsidRPr="002D1E6F">
        <w:t>(</w:t>
      </w:r>
      <w:r w:rsidRPr="002D1E6F">
        <w:t>s</w:t>
      </w:r>
      <w:r w:rsidR="00495A81" w:rsidRPr="002D1E6F">
        <w:t>)</w:t>
      </w:r>
      <w:r w:rsidRPr="002D1E6F">
        <w:t xml:space="preserve"> described:</w:t>
      </w:r>
    </w:p>
    <w:p w14:paraId="1E95F843" w14:textId="77777777" w:rsidR="00DA1A4A" w:rsidRPr="002D1E6F" w:rsidRDefault="00DA1A4A" w:rsidP="00DA1A4A">
      <w:r w:rsidRPr="002D1E6F">
        <w:t xml:space="preserve">In the sampling design of a country (XYZ) an Institute (ANI) selected 8 weeks randomly each quarter for onshore sampling to take place. In each selected week, 4 vessels were selected for sampling. The list of vessels selected was sent to a subcontractor that was asked to sample one landing event from each of those vessels that landed that week. In each landing event only one species (cod) was sampled. Sampling was done by size category. 3 size categories were present: size 4, size 5 and size 7. From each 1 box was taken. All specimens in the sample were measured and aged.  </w:t>
      </w:r>
    </w:p>
    <w:p w14:paraId="1E95F844" w14:textId="52502673" w:rsidR="00DA1A4A" w:rsidRPr="002D1E6F" w:rsidRDefault="00DA1A4A" w:rsidP="00DA1A4A">
      <w:r w:rsidRPr="002D1E6F">
        <w:t xml:space="preserve">For a filled-in example see spreadsheet </w:t>
      </w:r>
      <w:r w:rsidR="00B76AB8" w:rsidRPr="002D1E6F">
        <w:t xml:space="preserve">“Examples of Hierarchies </w:t>
      </w:r>
      <w:r w:rsidR="00C07B42" w:rsidRPr="002D1E6F">
        <w:t>1-8 A-D.xlsx</w:t>
      </w:r>
      <w:r w:rsidR="00B76AB8" w:rsidRPr="002D1E6F">
        <w:t>”.</w:t>
      </w:r>
    </w:p>
    <w:p w14:paraId="1E95F845" w14:textId="77777777" w:rsidR="00DA1A4A" w:rsidRPr="002D1E6F" w:rsidRDefault="00DA1A4A" w:rsidP="00DA1A4A"/>
    <w:p w14:paraId="0CC762CF" w14:textId="77777777" w:rsidR="00AB36CF" w:rsidRPr="002D1E6F" w:rsidRDefault="00AB36CF">
      <w:pPr>
        <w:rPr>
          <w:rFonts w:asciiTheme="majorHAnsi" w:eastAsiaTheme="majorEastAsia" w:hAnsiTheme="majorHAnsi" w:cstheme="majorBidi"/>
          <w:b/>
          <w:bCs/>
          <w:color w:val="5B9BD5" w:themeColor="accent1"/>
        </w:rPr>
      </w:pPr>
      <w:r w:rsidRPr="002D1E6F">
        <w:br w:type="page"/>
      </w:r>
    </w:p>
    <w:p w14:paraId="527E907A" w14:textId="74973778" w:rsidR="00AB36CF" w:rsidRPr="002D1E6F" w:rsidRDefault="00AB36CF" w:rsidP="00AB36CF">
      <w:pPr>
        <w:pStyle w:val="Heading3"/>
      </w:pPr>
      <w:bookmarkStart w:id="46" w:name="_Toc56083437"/>
      <w:r w:rsidRPr="002D1E6F">
        <w:lastRenderedPageBreak/>
        <w:t xml:space="preserve">Hierarchy 9 </w:t>
      </w:r>
      <w:r w:rsidR="00A75194" w:rsidRPr="002D1E6F">
        <w:t>S</w:t>
      </w:r>
      <w:r w:rsidRPr="002D1E6F">
        <w:t>ampling where location is the primary sampling unit, time is the secondary sampling unit and fish the tertiary sampling unit</w:t>
      </w:r>
      <w:bookmarkEnd w:id="46"/>
    </w:p>
    <w:p w14:paraId="3C87E9F0" w14:textId="6B5885B0" w:rsidR="00F308A6" w:rsidRPr="002D1E6F" w:rsidRDefault="00F308A6" w:rsidP="00F308A6">
      <w:r w:rsidRPr="002D1E6F">
        <w:t>Hierarchy 9 is most used for on-shore sampling.</w:t>
      </w:r>
    </w:p>
    <w:p w14:paraId="78727F94" w14:textId="77777777" w:rsidR="00AB36CF" w:rsidRPr="002D1E6F" w:rsidRDefault="00AB36CF" w:rsidP="00D75B07"/>
    <w:p w14:paraId="4D7881A7" w14:textId="701859A5" w:rsidR="00AB36CF" w:rsidRPr="002D1E6F" w:rsidRDefault="00AB36CF" w:rsidP="00AB36CF">
      <w:r w:rsidRPr="002D1E6F">
        <w:t>Different schemes fit the hierarchy 9:</w:t>
      </w:r>
    </w:p>
    <w:p w14:paraId="2312CBAC" w14:textId="10603AFF" w:rsidR="00AB36CF" w:rsidRPr="002D1E6F" w:rsidRDefault="00AB36CF" w:rsidP="00322C01">
      <w:pPr>
        <w:pStyle w:val="ListParagraph"/>
        <w:numPr>
          <w:ilvl w:val="0"/>
          <w:numId w:val="16"/>
        </w:numPr>
      </w:pPr>
      <w:r w:rsidRPr="002D1E6F">
        <w:t>On-shore sampling of landings</w:t>
      </w:r>
      <w:r w:rsidR="009157BD" w:rsidRPr="002D1E6F">
        <w:t>,</w:t>
      </w:r>
      <w:r w:rsidRPr="002D1E6F">
        <w:t xml:space="preserve"> where a </w:t>
      </w:r>
      <w:r w:rsidR="00E87108" w:rsidRPr="002D1E6F">
        <w:t>set of auctions (L</w:t>
      </w:r>
      <w:r w:rsidRPr="002D1E6F">
        <w:t>ocation) are selected</w:t>
      </w:r>
      <w:r w:rsidR="00FE23A9" w:rsidRPr="002D1E6F">
        <w:t xml:space="preserve"> in the start </w:t>
      </w:r>
      <w:r w:rsidR="00322C01" w:rsidRPr="002D1E6F">
        <w:t xml:space="preserve">of </w:t>
      </w:r>
      <w:r w:rsidR="00182A22" w:rsidRPr="002D1E6F">
        <w:t>a</w:t>
      </w:r>
      <w:r w:rsidR="00322C01" w:rsidRPr="002D1E6F">
        <w:t xml:space="preserve"> period. </w:t>
      </w:r>
      <w:r w:rsidR="00FE23A9" w:rsidRPr="002D1E6F">
        <w:t>Then</w:t>
      </w:r>
      <w:r w:rsidR="00322C01" w:rsidRPr="002D1E6F">
        <w:t>, a set of dates are selected for sampling in each location</w:t>
      </w:r>
      <w:r w:rsidR="00E87108" w:rsidRPr="002D1E6F">
        <w:t xml:space="preserve"> (Temporal event)</w:t>
      </w:r>
      <w:r w:rsidR="009A47C3" w:rsidRPr="002D1E6F">
        <w:t>.</w:t>
      </w:r>
      <w:r w:rsidR="00322C01" w:rsidRPr="002D1E6F">
        <w:t xml:space="preserve"> </w:t>
      </w:r>
      <w:r w:rsidR="00634E8C" w:rsidRPr="002D1E6F">
        <w:t>A</w:t>
      </w:r>
      <w:r w:rsidR="0012421F" w:rsidRPr="002D1E6F">
        <w:t xml:space="preserve"> set list of </w:t>
      </w:r>
      <w:r w:rsidR="00634E8C" w:rsidRPr="002D1E6F">
        <w:t>species</w:t>
      </w:r>
      <w:r w:rsidR="0012421F" w:rsidRPr="002D1E6F">
        <w:t xml:space="preserve"> are sampled within a location </w:t>
      </w:r>
      <w:r w:rsidR="00E87108" w:rsidRPr="002D1E6F">
        <w:t>(Species S</w:t>
      </w:r>
      <w:r w:rsidR="0012421F" w:rsidRPr="002D1E6F">
        <w:t xml:space="preserve">election). </w:t>
      </w:r>
      <w:r w:rsidR="00634E8C" w:rsidRPr="002D1E6F">
        <w:rPr>
          <w:rFonts w:ascii="Calibri" w:eastAsia="Calibri" w:hAnsi="Calibri" w:cs="Times New Roman"/>
        </w:rPr>
        <w:t xml:space="preserve">Landing events are present but cannot be distinguished or are not of interest within the sampling. </w:t>
      </w:r>
      <w:r w:rsidR="00E87108" w:rsidRPr="002D1E6F">
        <w:t>One or more</w:t>
      </w:r>
      <w:r w:rsidR="0012421F" w:rsidRPr="002D1E6F">
        <w:t xml:space="preserve"> box</w:t>
      </w:r>
      <w:r w:rsidR="00E87108" w:rsidRPr="002D1E6F">
        <w:t>es</w:t>
      </w:r>
      <w:r w:rsidR="0012421F" w:rsidRPr="002D1E6F">
        <w:t xml:space="preserve"> of fish </w:t>
      </w:r>
      <w:r w:rsidR="00634E8C" w:rsidRPr="002D1E6F">
        <w:t xml:space="preserve">are </w:t>
      </w:r>
      <w:r w:rsidR="0012421F" w:rsidRPr="002D1E6F">
        <w:t xml:space="preserve">sampled </w:t>
      </w:r>
      <w:r w:rsidR="00634E8C" w:rsidRPr="002D1E6F">
        <w:t xml:space="preserve">from each species </w:t>
      </w:r>
      <w:r w:rsidR="0012421F" w:rsidRPr="002D1E6F">
        <w:t>and size ca</w:t>
      </w:r>
      <w:r w:rsidR="00E87108" w:rsidRPr="002D1E6F">
        <w:t>tegory (S</w:t>
      </w:r>
      <w:r w:rsidR="0012421F" w:rsidRPr="002D1E6F">
        <w:t xml:space="preserve">ample). </w:t>
      </w:r>
      <w:r w:rsidR="00634E8C" w:rsidRPr="002D1E6F">
        <w:t xml:space="preserve">Each box of fish comes from one landing event </w:t>
      </w:r>
      <w:r w:rsidR="00C462C5" w:rsidRPr="002D1E6F">
        <w:t>or more landing events</w:t>
      </w:r>
      <w:r w:rsidR="00634E8C" w:rsidRPr="002D1E6F">
        <w:t>.</w:t>
      </w:r>
      <w:r w:rsidR="00322C01" w:rsidRPr="002D1E6F">
        <w:t xml:space="preserve"> </w:t>
      </w:r>
    </w:p>
    <w:p w14:paraId="231C3D75" w14:textId="76063876" w:rsidR="00AB36CF" w:rsidRPr="002D1E6F" w:rsidRDefault="00AB36CF" w:rsidP="00AB36CF">
      <w:pPr>
        <w:pStyle w:val="ListParagraph"/>
        <w:numPr>
          <w:ilvl w:val="0"/>
          <w:numId w:val="16"/>
        </w:numPr>
      </w:pPr>
      <w:r w:rsidRPr="002D1E6F">
        <w:t>Variants:</w:t>
      </w:r>
    </w:p>
    <w:p w14:paraId="34FB5748" w14:textId="434C3C1B" w:rsidR="009A47C3" w:rsidRPr="002D1E6F" w:rsidRDefault="00E87108" w:rsidP="00D75B07">
      <w:pPr>
        <w:pStyle w:val="ListParagraph"/>
        <w:numPr>
          <w:ilvl w:val="1"/>
          <w:numId w:val="16"/>
        </w:numPr>
      </w:pPr>
      <w:r w:rsidRPr="002D1E6F">
        <w:t>Weight instead of boxes</w:t>
      </w:r>
    </w:p>
    <w:p w14:paraId="78BF5961" w14:textId="77777777" w:rsidR="00634E8C" w:rsidRPr="002D1E6F" w:rsidRDefault="00634E8C" w:rsidP="00634E8C">
      <w:pPr>
        <w:numPr>
          <w:ilvl w:val="1"/>
          <w:numId w:val="16"/>
        </w:numPr>
        <w:contextualSpacing/>
        <w:rPr>
          <w:rFonts w:ascii="Calibri" w:eastAsia="Calibri" w:hAnsi="Calibri" w:cs="Times New Roman"/>
        </w:rPr>
      </w:pPr>
      <w:r w:rsidRPr="002D1E6F">
        <w:rPr>
          <w:rFonts w:ascii="Calibri" w:eastAsia="Calibri" w:hAnsi="Calibri" w:cs="Times New Roman"/>
        </w:rPr>
        <w:t>All locations are sampled within the period, so this works a bit like a reference fleet of locations</w:t>
      </w:r>
    </w:p>
    <w:p w14:paraId="5FD4D3F3" w14:textId="77777777" w:rsidR="00634E8C" w:rsidRPr="002D1E6F" w:rsidRDefault="00634E8C" w:rsidP="00634E8C">
      <w:pPr>
        <w:numPr>
          <w:ilvl w:val="1"/>
          <w:numId w:val="16"/>
        </w:numPr>
        <w:contextualSpacing/>
        <w:rPr>
          <w:rFonts w:ascii="Calibri" w:eastAsia="Calibri" w:hAnsi="Calibri" w:cs="Times New Roman"/>
        </w:rPr>
      </w:pPr>
      <w:r w:rsidRPr="002D1E6F">
        <w:rPr>
          <w:rFonts w:ascii="Calibri" w:eastAsia="Calibri" w:hAnsi="Calibri" w:cs="Times New Roman"/>
        </w:rPr>
        <w:t>One single location sampled within the period</w:t>
      </w:r>
    </w:p>
    <w:p w14:paraId="37F5418B" w14:textId="77777777" w:rsidR="00E87108" w:rsidRPr="002D1E6F" w:rsidRDefault="00E87108" w:rsidP="009A47C3">
      <w:pPr>
        <w:rPr>
          <w:i/>
        </w:rPr>
      </w:pPr>
    </w:p>
    <w:p w14:paraId="4A2B1DCA" w14:textId="191439AC" w:rsidR="009A47C3" w:rsidRPr="002D1E6F" w:rsidRDefault="009A47C3" w:rsidP="009A47C3">
      <w:pPr>
        <w:rPr>
          <w:i/>
        </w:rPr>
      </w:pPr>
      <w:r w:rsidRPr="002D1E6F">
        <w:rPr>
          <w:i/>
        </w:rPr>
        <w:t>Upper hierarchy tables:</w:t>
      </w:r>
    </w:p>
    <w:p w14:paraId="7322A66C" w14:textId="77777777" w:rsidR="009A47C3" w:rsidRPr="002D1E6F" w:rsidRDefault="009A47C3" w:rsidP="009A47C3">
      <w:pPr>
        <w:pStyle w:val="ListParagraph"/>
        <w:numPr>
          <w:ilvl w:val="0"/>
          <w:numId w:val="14"/>
        </w:numPr>
      </w:pPr>
      <w:r w:rsidRPr="002D1E6F">
        <w:t>Design (DE)</w:t>
      </w:r>
    </w:p>
    <w:p w14:paraId="770C662F" w14:textId="60E8DCC0" w:rsidR="009A47C3" w:rsidRPr="002D1E6F" w:rsidRDefault="009A47C3" w:rsidP="009A47C3">
      <w:pPr>
        <w:pStyle w:val="ListParagraph"/>
        <w:numPr>
          <w:ilvl w:val="0"/>
          <w:numId w:val="14"/>
        </w:numPr>
      </w:pPr>
      <w:r w:rsidRPr="002D1E6F">
        <w:t>Location (LO)</w:t>
      </w:r>
    </w:p>
    <w:p w14:paraId="1357677C" w14:textId="61042500" w:rsidR="009A47C3" w:rsidRPr="002D1E6F" w:rsidRDefault="009A47C3" w:rsidP="009A47C3">
      <w:pPr>
        <w:pStyle w:val="ListParagraph"/>
        <w:numPr>
          <w:ilvl w:val="0"/>
          <w:numId w:val="14"/>
        </w:numPr>
      </w:pPr>
      <w:r w:rsidRPr="002D1E6F">
        <w:t>Temporal Event (TE)</w:t>
      </w:r>
    </w:p>
    <w:p w14:paraId="4A673728" w14:textId="77777777" w:rsidR="009A47C3" w:rsidRPr="002D1E6F" w:rsidRDefault="009A47C3" w:rsidP="009A47C3">
      <w:pPr>
        <w:pStyle w:val="ListParagraph"/>
        <w:numPr>
          <w:ilvl w:val="0"/>
          <w:numId w:val="14"/>
        </w:numPr>
      </w:pPr>
      <w:r w:rsidRPr="002D1E6F">
        <w:t>Species Selection (SS)</w:t>
      </w:r>
    </w:p>
    <w:p w14:paraId="74BBE86C" w14:textId="77777777" w:rsidR="009A47C3" w:rsidRPr="002D1E6F" w:rsidRDefault="009A47C3" w:rsidP="009A47C3">
      <w:pPr>
        <w:pStyle w:val="ListParagraph"/>
        <w:numPr>
          <w:ilvl w:val="0"/>
          <w:numId w:val="14"/>
        </w:numPr>
      </w:pPr>
      <w:r w:rsidRPr="002D1E6F">
        <w:t>Sample (SA)</w:t>
      </w:r>
    </w:p>
    <w:p w14:paraId="67D070D7" w14:textId="77777777" w:rsidR="009A47C3" w:rsidRPr="002D1E6F" w:rsidRDefault="009A47C3" w:rsidP="009A47C3">
      <w:pPr>
        <w:rPr>
          <w:i/>
        </w:rPr>
      </w:pPr>
    </w:p>
    <w:p w14:paraId="4285E0D1" w14:textId="77777777" w:rsidR="009A47C3" w:rsidRPr="002D1E6F" w:rsidRDefault="009A47C3" w:rsidP="009A47C3">
      <w:pPr>
        <w:rPr>
          <w:i/>
        </w:rPr>
      </w:pPr>
      <w:r w:rsidRPr="002D1E6F">
        <w:rPr>
          <w:i/>
        </w:rPr>
        <w:t>Auxiliary tables:</w:t>
      </w:r>
    </w:p>
    <w:p w14:paraId="250E7D4E" w14:textId="572B9ED0" w:rsidR="009A47C3" w:rsidRPr="002D1E6F" w:rsidRDefault="009A47C3" w:rsidP="009A47C3">
      <w:pPr>
        <w:pStyle w:val="ListParagraph"/>
        <w:numPr>
          <w:ilvl w:val="0"/>
          <w:numId w:val="15"/>
        </w:numPr>
      </w:pPr>
      <w:r w:rsidRPr="002D1E6F">
        <w:t>Sampling Details (SD) (mandatory)</w:t>
      </w:r>
    </w:p>
    <w:p w14:paraId="02EA9184" w14:textId="5141E205" w:rsidR="009A47C3" w:rsidRPr="002D1E6F" w:rsidRDefault="009A47C3" w:rsidP="009A47C3">
      <w:pPr>
        <w:pStyle w:val="ListParagraph"/>
        <w:numPr>
          <w:ilvl w:val="0"/>
          <w:numId w:val="15"/>
        </w:numPr>
      </w:pPr>
      <w:r w:rsidRPr="002D1E6F">
        <w:t>Landing Event (LE) (mandatory)</w:t>
      </w:r>
    </w:p>
    <w:p w14:paraId="37E9E8D6" w14:textId="77777777" w:rsidR="009A47C3" w:rsidRPr="002D1E6F" w:rsidRDefault="009A47C3" w:rsidP="009A47C3">
      <w:pPr>
        <w:pStyle w:val="ListParagraph"/>
        <w:numPr>
          <w:ilvl w:val="0"/>
          <w:numId w:val="15"/>
        </w:numPr>
      </w:pPr>
      <w:r w:rsidRPr="002D1E6F">
        <w:t>Vessel Details (VD) (mandatory)</w:t>
      </w:r>
    </w:p>
    <w:p w14:paraId="52AA9F4B" w14:textId="77777777" w:rsidR="009A47C3" w:rsidRPr="002D1E6F" w:rsidRDefault="009A47C3" w:rsidP="009A47C3">
      <w:pPr>
        <w:pStyle w:val="ListParagraph"/>
        <w:numPr>
          <w:ilvl w:val="0"/>
          <w:numId w:val="15"/>
        </w:numPr>
      </w:pPr>
      <w:r w:rsidRPr="002D1E6F">
        <w:t>Species List Details (SL) (mandatory)</w:t>
      </w:r>
    </w:p>
    <w:p w14:paraId="43DAFAD9" w14:textId="77777777" w:rsidR="00AB36CF" w:rsidRPr="002D1E6F" w:rsidRDefault="00AB36CF"/>
    <w:p w14:paraId="59730FAA" w14:textId="7C81C686" w:rsidR="00634E8C" w:rsidRPr="002D1E6F" w:rsidRDefault="00634E8C"/>
    <w:p w14:paraId="5E668129" w14:textId="6FFF069A" w:rsidR="00DB032D" w:rsidRPr="002D1E6F" w:rsidRDefault="00DB032D"/>
    <w:p w14:paraId="25AD375C" w14:textId="0283580B" w:rsidR="00DB032D" w:rsidRPr="002D1E6F" w:rsidRDefault="00DB032D"/>
    <w:p w14:paraId="3C42333E" w14:textId="77777777" w:rsidR="00634E8C" w:rsidRPr="002D1E6F" w:rsidRDefault="00634E8C" w:rsidP="00634E8C">
      <w:pPr>
        <w:rPr>
          <w:rFonts w:ascii="Calibri Light" w:eastAsia="Times New Roman" w:hAnsi="Calibri Light" w:cs="Times New Roman"/>
          <w:b/>
          <w:bCs/>
          <w:color w:val="5B9BD5"/>
        </w:rPr>
      </w:pPr>
    </w:p>
    <w:p w14:paraId="3B6C87A4" w14:textId="4D972B76" w:rsidR="00E7798F" w:rsidRPr="002D1E6F" w:rsidRDefault="00BC05E1" w:rsidP="00634E8C">
      <w:pPr>
        <w:rPr>
          <w:rFonts w:ascii="Calibri Light" w:eastAsia="Times New Roman" w:hAnsi="Calibri Light" w:cs="Times New Roman"/>
          <w:b/>
          <w:bCs/>
          <w:color w:val="5B9BD5"/>
        </w:rPr>
      </w:pPr>
      <w:r w:rsidRPr="002D1E6F">
        <w:rPr>
          <w:rFonts w:ascii="Calibri Light" w:eastAsia="Times New Roman" w:hAnsi="Calibri Light" w:cs="Times New Roman"/>
          <w:b/>
          <w:bCs/>
          <w:noProof/>
          <w:color w:val="5B9BD5"/>
          <w:lang w:val="en-US"/>
        </w:rPr>
        <w:lastRenderedPageBreak/>
        <w:drawing>
          <wp:inline distT="0" distB="0" distL="0" distR="0" wp14:anchorId="3B6B22B0" wp14:editId="4CD12EBF">
            <wp:extent cx="5781675" cy="240792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81675" cy="2407920"/>
                    </a:xfrm>
                    <a:prstGeom prst="rect">
                      <a:avLst/>
                    </a:prstGeom>
                  </pic:spPr>
                </pic:pic>
              </a:graphicData>
            </a:graphic>
          </wp:inline>
        </w:drawing>
      </w:r>
    </w:p>
    <w:p w14:paraId="618AD906" w14:textId="77777777" w:rsidR="00634E8C" w:rsidRPr="002D1E6F" w:rsidRDefault="00634E8C">
      <w:pPr>
        <w:rPr>
          <w:rFonts w:ascii="Calibri Light" w:eastAsia="Times New Roman" w:hAnsi="Calibri Light" w:cs="Times New Roman"/>
          <w:b/>
          <w:bCs/>
          <w:color w:val="5B9BD5"/>
        </w:rPr>
      </w:pPr>
      <w:r w:rsidRPr="002D1E6F">
        <w:rPr>
          <w:rFonts w:ascii="Calibri Light" w:eastAsia="Times New Roman" w:hAnsi="Calibri Light" w:cs="Times New Roman"/>
          <w:b/>
          <w:bCs/>
          <w:color w:val="5B9BD5"/>
        </w:rPr>
        <w:br w:type="page"/>
      </w:r>
    </w:p>
    <w:p w14:paraId="07D9E11A" w14:textId="3A994A2D" w:rsidR="00634E8C" w:rsidRPr="002D1E6F" w:rsidRDefault="00634E8C" w:rsidP="000B3C0E">
      <w:pPr>
        <w:pStyle w:val="Heading3"/>
        <w:rPr>
          <w:rFonts w:ascii="Calibri Light" w:eastAsia="Times New Roman" w:hAnsi="Calibri Light" w:cs="Times New Roman"/>
          <w:color w:val="5B9BD5"/>
        </w:rPr>
      </w:pPr>
      <w:bookmarkStart w:id="47" w:name="_Toc56083438"/>
      <w:r w:rsidRPr="002D1E6F">
        <w:lastRenderedPageBreak/>
        <w:t xml:space="preserve">Hierarchy 10 </w:t>
      </w:r>
      <w:r w:rsidR="00A75194" w:rsidRPr="002D1E6F">
        <w:t>S</w:t>
      </w:r>
      <w:r w:rsidRPr="002D1E6F">
        <w:t>ampling where vessel is the primary sampling unit, time is the secondary</w:t>
      </w:r>
      <w:r w:rsidRPr="002D1E6F">
        <w:rPr>
          <w:rFonts w:ascii="Calibri Light" w:eastAsia="Times New Roman" w:hAnsi="Calibri Light" w:cs="Times New Roman"/>
          <w:color w:val="5B9BD5"/>
        </w:rPr>
        <w:t xml:space="preserve"> sampling unit and trip is the tertiary sampling unit</w:t>
      </w:r>
      <w:bookmarkEnd w:id="47"/>
    </w:p>
    <w:p w14:paraId="796B7770" w14:textId="470DA22F" w:rsidR="00F308A6" w:rsidRPr="002D1E6F" w:rsidRDefault="00F308A6" w:rsidP="00F308A6">
      <w:r w:rsidRPr="002D1E6F">
        <w:t>Hierarchy 10 is most used for at-sea sampling, but can be used for on-shore sampling as well.</w:t>
      </w:r>
    </w:p>
    <w:p w14:paraId="4C9D51BA" w14:textId="77777777" w:rsidR="00634E8C" w:rsidRPr="002D1E6F" w:rsidRDefault="00634E8C" w:rsidP="00634E8C">
      <w:pPr>
        <w:rPr>
          <w:rFonts w:ascii="Calibri" w:eastAsia="Calibri" w:hAnsi="Calibri" w:cs="Times New Roman"/>
        </w:rPr>
      </w:pPr>
    </w:p>
    <w:p w14:paraId="4A5517A6" w14:textId="77777777" w:rsidR="00634E8C" w:rsidRPr="002D1E6F" w:rsidRDefault="00634E8C" w:rsidP="00634E8C">
      <w:pPr>
        <w:rPr>
          <w:rFonts w:ascii="Calibri" w:eastAsia="Calibri" w:hAnsi="Calibri" w:cs="Times New Roman"/>
        </w:rPr>
      </w:pPr>
      <w:r w:rsidRPr="002D1E6F">
        <w:rPr>
          <w:rFonts w:ascii="Calibri" w:eastAsia="Calibri" w:hAnsi="Calibri" w:cs="Times New Roman"/>
        </w:rPr>
        <w:t>Different schemes fit the hierarchy 10:</w:t>
      </w:r>
    </w:p>
    <w:p w14:paraId="3D79154B" w14:textId="4BC65CF4" w:rsidR="00634E8C" w:rsidRPr="002D1E6F" w:rsidRDefault="00634E8C" w:rsidP="00634E8C">
      <w:pPr>
        <w:numPr>
          <w:ilvl w:val="0"/>
          <w:numId w:val="16"/>
        </w:numPr>
        <w:contextualSpacing/>
        <w:rPr>
          <w:rFonts w:ascii="Calibri" w:eastAsia="Calibri" w:hAnsi="Calibri" w:cs="Times New Roman"/>
        </w:rPr>
      </w:pPr>
      <w:r w:rsidRPr="002D1E6F">
        <w:rPr>
          <w:rFonts w:ascii="Calibri" w:eastAsia="Calibri" w:hAnsi="Calibri" w:cs="Times New Roman"/>
        </w:rPr>
        <w:t xml:space="preserve">At-sea sampling, where a set of vessels (Vessel) are selected in the start of a period (e.g., a quarter). Then, one or more weeks (Temporal) are selected for sampling each vessel. In each week, </w:t>
      </w:r>
      <w:r w:rsidR="00574690" w:rsidRPr="002D1E6F">
        <w:rPr>
          <w:rFonts w:ascii="Calibri" w:eastAsia="Calibri" w:hAnsi="Calibri" w:cs="Times New Roman"/>
        </w:rPr>
        <w:t>contact is made</w:t>
      </w:r>
      <w:r w:rsidRPr="002D1E6F">
        <w:rPr>
          <w:rFonts w:ascii="Calibri" w:eastAsia="Calibri" w:hAnsi="Calibri" w:cs="Times New Roman"/>
        </w:rPr>
        <w:t xml:space="preserve"> and a trip is booked (Trip). In the trip, one or more hauls are sampled (Fishing Operation). A set of species is sampled in each haul (Species Selection) from the different catch categories. One or more boxes of fish are sampled from each selected species*size category.</w:t>
      </w:r>
    </w:p>
    <w:p w14:paraId="6932BDDA" w14:textId="77777777" w:rsidR="00634E8C" w:rsidRPr="002D1E6F" w:rsidRDefault="00634E8C" w:rsidP="00634E8C">
      <w:pPr>
        <w:numPr>
          <w:ilvl w:val="0"/>
          <w:numId w:val="16"/>
        </w:numPr>
        <w:contextualSpacing/>
        <w:rPr>
          <w:rFonts w:ascii="Calibri" w:eastAsia="Calibri" w:hAnsi="Calibri" w:cs="Times New Roman"/>
        </w:rPr>
      </w:pPr>
      <w:r w:rsidRPr="002D1E6F">
        <w:rPr>
          <w:rFonts w:ascii="Calibri" w:eastAsia="Calibri" w:hAnsi="Calibri" w:cs="Times New Roman"/>
        </w:rPr>
        <w:t>Variants:</w:t>
      </w:r>
    </w:p>
    <w:p w14:paraId="5AAA4BB4" w14:textId="77777777" w:rsidR="00634E8C" w:rsidRPr="002D1E6F" w:rsidRDefault="00634E8C" w:rsidP="00634E8C">
      <w:pPr>
        <w:numPr>
          <w:ilvl w:val="1"/>
          <w:numId w:val="16"/>
        </w:numPr>
        <w:contextualSpacing/>
        <w:rPr>
          <w:rFonts w:ascii="Calibri" w:eastAsia="Calibri" w:hAnsi="Calibri" w:cs="Times New Roman"/>
        </w:rPr>
      </w:pPr>
      <w:r w:rsidRPr="002D1E6F">
        <w:rPr>
          <w:rFonts w:ascii="Calibri" w:eastAsia="Calibri" w:hAnsi="Calibri" w:cs="Times New Roman"/>
        </w:rPr>
        <w:t>Vessels selected with UPWOR at quarterly level</w:t>
      </w:r>
    </w:p>
    <w:p w14:paraId="52272DBA" w14:textId="77777777" w:rsidR="00634E8C" w:rsidRPr="002D1E6F" w:rsidRDefault="00634E8C" w:rsidP="00634E8C">
      <w:pPr>
        <w:numPr>
          <w:ilvl w:val="1"/>
          <w:numId w:val="16"/>
        </w:numPr>
        <w:contextualSpacing/>
        <w:rPr>
          <w:rFonts w:ascii="Calibri" w:eastAsia="Calibri" w:hAnsi="Calibri" w:cs="Times New Roman"/>
        </w:rPr>
      </w:pPr>
      <w:r w:rsidRPr="002D1E6F">
        <w:rPr>
          <w:rFonts w:ascii="Calibri" w:eastAsia="Calibri" w:hAnsi="Calibri" w:cs="Times New Roman"/>
        </w:rPr>
        <w:t>One or more weeks sampled per vessel</w:t>
      </w:r>
    </w:p>
    <w:p w14:paraId="441223A5" w14:textId="77777777" w:rsidR="00634E8C" w:rsidRPr="002D1E6F" w:rsidRDefault="00634E8C" w:rsidP="00634E8C">
      <w:pPr>
        <w:numPr>
          <w:ilvl w:val="1"/>
          <w:numId w:val="16"/>
        </w:numPr>
        <w:contextualSpacing/>
        <w:rPr>
          <w:rFonts w:ascii="Calibri" w:eastAsia="Calibri" w:hAnsi="Calibri" w:cs="Times New Roman"/>
        </w:rPr>
      </w:pPr>
      <w:r w:rsidRPr="002D1E6F">
        <w:rPr>
          <w:rFonts w:ascii="Calibri" w:eastAsia="Calibri" w:hAnsi="Calibri" w:cs="Times New Roman"/>
        </w:rPr>
        <w:t>Weeks only used to contact vessel with next trip selected</w:t>
      </w:r>
    </w:p>
    <w:p w14:paraId="06EE3A13" w14:textId="77777777" w:rsidR="00634E8C" w:rsidRPr="002D1E6F" w:rsidRDefault="00634E8C" w:rsidP="00634E8C">
      <w:pPr>
        <w:numPr>
          <w:ilvl w:val="1"/>
          <w:numId w:val="16"/>
        </w:numPr>
        <w:contextualSpacing/>
        <w:rPr>
          <w:rFonts w:ascii="Calibri" w:eastAsia="Calibri" w:hAnsi="Calibri" w:cs="Times New Roman"/>
        </w:rPr>
      </w:pPr>
      <w:r w:rsidRPr="002D1E6F">
        <w:rPr>
          <w:rFonts w:ascii="Calibri" w:eastAsia="Calibri" w:hAnsi="Calibri" w:cs="Times New Roman"/>
        </w:rPr>
        <w:t>Weight instead of boxes</w:t>
      </w:r>
    </w:p>
    <w:p w14:paraId="7C36A92A" w14:textId="77777777" w:rsidR="00634E8C" w:rsidRPr="002D1E6F" w:rsidRDefault="00634E8C" w:rsidP="00634E8C">
      <w:pPr>
        <w:numPr>
          <w:ilvl w:val="0"/>
          <w:numId w:val="16"/>
        </w:numPr>
        <w:contextualSpacing/>
        <w:rPr>
          <w:rFonts w:ascii="Calibri" w:eastAsia="Calibri" w:hAnsi="Calibri" w:cs="Times New Roman"/>
        </w:rPr>
      </w:pPr>
      <w:r w:rsidRPr="002D1E6F">
        <w:rPr>
          <w:rFonts w:ascii="Calibri" w:eastAsia="Calibri" w:hAnsi="Calibri" w:cs="Times New Roman"/>
        </w:rPr>
        <w:t xml:space="preserve">This hierarchy is particularly useful if a list of vessels are sampled without replacement at quarterly level </w:t>
      </w:r>
    </w:p>
    <w:p w14:paraId="5804AE49" w14:textId="77777777" w:rsidR="00634E8C" w:rsidRPr="002D1E6F" w:rsidRDefault="00634E8C" w:rsidP="00634E8C">
      <w:pPr>
        <w:rPr>
          <w:rFonts w:ascii="Calibri" w:eastAsia="Calibri" w:hAnsi="Calibri" w:cs="Times New Roman"/>
          <w:i/>
        </w:rPr>
      </w:pPr>
    </w:p>
    <w:p w14:paraId="469F1470" w14:textId="77777777" w:rsidR="00634E8C" w:rsidRPr="002D1E6F" w:rsidRDefault="00634E8C" w:rsidP="00634E8C">
      <w:pPr>
        <w:rPr>
          <w:rFonts w:ascii="Calibri" w:eastAsia="Calibri" w:hAnsi="Calibri" w:cs="Times New Roman"/>
          <w:i/>
        </w:rPr>
      </w:pPr>
      <w:r w:rsidRPr="002D1E6F">
        <w:rPr>
          <w:rFonts w:ascii="Calibri" w:eastAsia="Calibri" w:hAnsi="Calibri" w:cs="Times New Roman"/>
          <w:i/>
        </w:rPr>
        <w:t>Upper hierarchy tables:</w:t>
      </w:r>
    </w:p>
    <w:p w14:paraId="5FDFF86F" w14:textId="77777777" w:rsidR="00634E8C" w:rsidRPr="002D1E6F" w:rsidRDefault="00634E8C" w:rsidP="00634E8C">
      <w:pPr>
        <w:numPr>
          <w:ilvl w:val="0"/>
          <w:numId w:val="14"/>
        </w:numPr>
        <w:contextualSpacing/>
        <w:rPr>
          <w:rFonts w:ascii="Calibri" w:eastAsia="Calibri" w:hAnsi="Calibri" w:cs="Times New Roman"/>
        </w:rPr>
      </w:pPr>
      <w:r w:rsidRPr="002D1E6F">
        <w:rPr>
          <w:rFonts w:ascii="Calibri" w:eastAsia="Calibri" w:hAnsi="Calibri" w:cs="Times New Roman"/>
        </w:rPr>
        <w:t>Design (DE)</w:t>
      </w:r>
    </w:p>
    <w:p w14:paraId="2E4A9BCF" w14:textId="77777777" w:rsidR="00634E8C" w:rsidRPr="002D1E6F" w:rsidRDefault="00634E8C" w:rsidP="00634E8C">
      <w:pPr>
        <w:numPr>
          <w:ilvl w:val="0"/>
          <w:numId w:val="14"/>
        </w:numPr>
        <w:contextualSpacing/>
        <w:rPr>
          <w:rFonts w:ascii="Calibri" w:eastAsia="Calibri" w:hAnsi="Calibri" w:cs="Times New Roman"/>
        </w:rPr>
      </w:pPr>
      <w:r w:rsidRPr="002D1E6F">
        <w:rPr>
          <w:rFonts w:ascii="Calibri" w:eastAsia="Calibri" w:hAnsi="Calibri" w:cs="Times New Roman"/>
        </w:rPr>
        <w:t>Vessel (VS)</w:t>
      </w:r>
    </w:p>
    <w:p w14:paraId="7F4813BC" w14:textId="77777777" w:rsidR="00634E8C" w:rsidRPr="002D1E6F" w:rsidRDefault="00634E8C" w:rsidP="00634E8C">
      <w:pPr>
        <w:numPr>
          <w:ilvl w:val="0"/>
          <w:numId w:val="14"/>
        </w:numPr>
        <w:contextualSpacing/>
        <w:rPr>
          <w:rFonts w:ascii="Calibri" w:eastAsia="Calibri" w:hAnsi="Calibri" w:cs="Times New Roman"/>
        </w:rPr>
      </w:pPr>
      <w:r w:rsidRPr="002D1E6F">
        <w:rPr>
          <w:rFonts w:ascii="Calibri" w:eastAsia="Calibri" w:hAnsi="Calibri" w:cs="Times New Roman"/>
        </w:rPr>
        <w:t>Temporal Event (TE)</w:t>
      </w:r>
    </w:p>
    <w:p w14:paraId="0B2A14B4" w14:textId="77777777" w:rsidR="00634E8C" w:rsidRPr="002D1E6F" w:rsidRDefault="00634E8C" w:rsidP="00634E8C">
      <w:pPr>
        <w:numPr>
          <w:ilvl w:val="0"/>
          <w:numId w:val="14"/>
        </w:numPr>
        <w:contextualSpacing/>
        <w:rPr>
          <w:rFonts w:ascii="Calibri" w:eastAsia="Calibri" w:hAnsi="Calibri" w:cs="Times New Roman"/>
        </w:rPr>
      </w:pPr>
      <w:r w:rsidRPr="002D1E6F">
        <w:rPr>
          <w:rFonts w:ascii="Calibri" w:eastAsia="Calibri" w:hAnsi="Calibri" w:cs="Times New Roman"/>
        </w:rPr>
        <w:t>Fishing Trip (FT)</w:t>
      </w:r>
    </w:p>
    <w:p w14:paraId="6868E52D" w14:textId="77777777" w:rsidR="00634E8C" w:rsidRPr="002D1E6F" w:rsidRDefault="00634E8C" w:rsidP="00634E8C">
      <w:pPr>
        <w:numPr>
          <w:ilvl w:val="0"/>
          <w:numId w:val="14"/>
        </w:numPr>
        <w:contextualSpacing/>
        <w:rPr>
          <w:rFonts w:ascii="Calibri" w:eastAsia="Calibri" w:hAnsi="Calibri" w:cs="Times New Roman"/>
        </w:rPr>
      </w:pPr>
      <w:r w:rsidRPr="002D1E6F">
        <w:rPr>
          <w:rFonts w:ascii="Calibri" w:eastAsia="Calibri" w:hAnsi="Calibri" w:cs="Times New Roman"/>
        </w:rPr>
        <w:t>Fishing Operation (FO)</w:t>
      </w:r>
    </w:p>
    <w:p w14:paraId="1B2CDA7F" w14:textId="77777777" w:rsidR="00634E8C" w:rsidRPr="002D1E6F" w:rsidRDefault="00634E8C" w:rsidP="00634E8C">
      <w:pPr>
        <w:numPr>
          <w:ilvl w:val="0"/>
          <w:numId w:val="14"/>
        </w:numPr>
        <w:contextualSpacing/>
        <w:rPr>
          <w:rFonts w:ascii="Calibri" w:eastAsia="Calibri" w:hAnsi="Calibri" w:cs="Times New Roman"/>
        </w:rPr>
      </w:pPr>
      <w:r w:rsidRPr="002D1E6F">
        <w:rPr>
          <w:rFonts w:ascii="Calibri" w:eastAsia="Calibri" w:hAnsi="Calibri" w:cs="Times New Roman"/>
        </w:rPr>
        <w:t>Species Selection (SS)</w:t>
      </w:r>
    </w:p>
    <w:p w14:paraId="22C70A3D" w14:textId="77777777" w:rsidR="00634E8C" w:rsidRPr="002D1E6F" w:rsidRDefault="00634E8C" w:rsidP="00634E8C">
      <w:pPr>
        <w:numPr>
          <w:ilvl w:val="0"/>
          <w:numId w:val="14"/>
        </w:numPr>
        <w:contextualSpacing/>
        <w:rPr>
          <w:rFonts w:ascii="Calibri" w:eastAsia="Calibri" w:hAnsi="Calibri" w:cs="Times New Roman"/>
        </w:rPr>
      </w:pPr>
      <w:r w:rsidRPr="002D1E6F">
        <w:rPr>
          <w:rFonts w:ascii="Calibri" w:eastAsia="Calibri" w:hAnsi="Calibri" w:cs="Times New Roman"/>
        </w:rPr>
        <w:t>Sample (SA)</w:t>
      </w:r>
    </w:p>
    <w:p w14:paraId="48E0804E" w14:textId="77777777" w:rsidR="00634E8C" w:rsidRPr="002D1E6F" w:rsidRDefault="00634E8C" w:rsidP="00634E8C">
      <w:pPr>
        <w:rPr>
          <w:rFonts w:ascii="Calibri" w:eastAsia="Calibri" w:hAnsi="Calibri" w:cs="Times New Roman"/>
          <w:i/>
        </w:rPr>
      </w:pPr>
    </w:p>
    <w:p w14:paraId="67A70860" w14:textId="77777777" w:rsidR="00634E8C" w:rsidRPr="002D1E6F" w:rsidRDefault="00634E8C" w:rsidP="00634E8C">
      <w:pPr>
        <w:rPr>
          <w:rFonts w:ascii="Calibri" w:eastAsia="Calibri" w:hAnsi="Calibri" w:cs="Times New Roman"/>
          <w:i/>
        </w:rPr>
      </w:pPr>
      <w:r w:rsidRPr="002D1E6F">
        <w:rPr>
          <w:rFonts w:ascii="Calibri" w:eastAsia="Calibri" w:hAnsi="Calibri" w:cs="Times New Roman"/>
          <w:i/>
        </w:rPr>
        <w:t>Auxiliary tables:</w:t>
      </w:r>
    </w:p>
    <w:p w14:paraId="0DF93520" w14:textId="77777777" w:rsidR="00634E8C" w:rsidRPr="002D1E6F" w:rsidRDefault="00634E8C" w:rsidP="00634E8C">
      <w:pPr>
        <w:numPr>
          <w:ilvl w:val="0"/>
          <w:numId w:val="15"/>
        </w:numPr>
        <w:contextualSpacing/>
        <w:rPr>
          <w:rFonts w:ascii="Calibri" w:eastAsia="Calibri" w:hAnsi="Calibri" w:cs="Times New Roman"/>
        </w:rPr>
      </w:pPr>
      <w:r w:rsidRPr="002D1E6F">
        <w:rPr>
          <w:rFonts w:ascii="Calibri" w:eastAsia="Calibri" w:hAnsi="Calibri" w:cs="Times New Roman"/>
        </w:rPr>
        <w:t>Sampling Details (SD) (mandatory)</w:t>
      </w:r>
    </w:p>
    <w:p w14:paraId="2C77D5D5" w14:textId="77777777" w:rsidR="00634E8C" w:rsidRPr="002D1E6F" w:rsidRDefault="00634E8C" w:rsidP="00634E8C">
      <w:pPr>
        <w:numPr>
          <w:ilvl w:val="0"/>
          <w:numId w:val="15"/>
        </w:numPr>
        <w:contextualSpacing/>
        <w:rPr>
          <w:rFonts w:ascii="Calibri" w:eastAsia="Calibri" w:hAnsi="Calibri" w:cs="Times New Roman"/>
        </w:rPr>
      </w:pPr>
      <w:r w:rsidRPr="002D1E6F">
        <w:rPr>
          <w:rFonts w:ascii="Calibri" w:eastAsia="Calibri" w:hAnsi="Calibri" w:cs="Times New Roman"/>
        </w:rPr>
        <w:t>Vessel Details (VD) (mandatory)</w:t>
      </w:r>
    </w:p>
    <w:p w14:paraId="0C53119E" w14:textId="77777777" w:rsidR="00634E8C" w:rsidRPr="002D1E6F" w:rsidRDefault="00634E8C" w:rsidP="00634E8C">
      <w:pPr>
        <w:numPr>
          <w:ilvl w:val="0"/>
          <w:numId w:val="15"/>
        </w:numPr>
        <w:contextualSpacing/>
        <w:rPr>
          <w:rFonts w:ascii="Calibri" w:eastAsia="Calibri" w:hAnsi="Calibri" w:cs="Times New Roman"/>
        </w:rPr>
      </w:pPr>
      <w:r w:rsidRPr="002D1E6F">
        <w:rPr>
          <w:rFonts w:ascii="Calibri" w:eastAsia="Calibri" w:hAnsi="Calibri" w:cs="Times New Roman"/>
        </w:rPr>
        <w:t>Species List Details (SL) (mandatory)</w:t>
      </w:r>
    </w:p>
    <w:p w14:paraId="69D78794" w14:textId="77777777" w:rsidR="00634E8C" w:rsidRPr="002D1E6F" w:rsidRDefault="00634E8C" w:rsidP="00634E8C">
      <w:pPr>
        <w:numPr>
          <w:ilvl w:val="0"/>
          <w:numId w:val="15"/>
        </w:numPr>
        <w:contextualSpacing/>
        <w:rPr>
          <w:rFonts w:ascii="Calibri" w:eastAsia="Calibri" w:hAnsi="Calibri" w:cs="Times New Roman"/>
        </w:rPr>
      </w:pPr>
    </w:p>
    <w:p w14:paraId="0C7926EA" w14:textId="77777777" w:rsidR="00634E8C" w:rsidRPr="002D1E6F" w:rsidRDefault="00634E8C" w:rsidP="00634E8C">
      <w:pPr>
        <w:contextualSpacing/>
        <w:rPr>
          <w:rFonts w:ascii="Calibri" w:eastAsia="Calibri" w:hAnsi="Calibri" w:cs="Times New Roman"/>
        </w:rPr>
      </w:pPr>
    </w:p>
    <w:p w14:paraId="1ED692EF" w14:textId="77777777" w:rsidR="00634E8C" w:rsidRPr="002D1E6F" w:rsidRDefault="00634E8C" w:rsidP="00634E8C">
      <w:pPr>
        <w:contextualSpacing/>
        <w:rPr>
          <w:rFonts w:ascii="Calibri" w:eastAsia="Calibri" w:hAnsi="Calibri" w:cs="Times New Roman"/>
        </w:rPr>
      </w:pPr>
    </w:p>
    <w:p w14:paraId="28CFAFF2" w14:textId="2FDBD2A5" w:rsidR="00634E8C" w:rsidRPr="002D1E6F" w:rsidRDefault="00634E8C" w:rsidP="00634E8C">
      <w:pPr>
        <w:contextualSpacing/>
        <w:rPr>
          <w:rFonts w:ascii="Calibri" w:eastAsia="Calibri" w:hAnsi="Calibri" w:cs="Times New Roman"/>
        </w:rPr>
      </w:pPr>
    </w:p>
    <w:p w14:paraId="429D9794" w14:textId="5558586A" w:rsidR="00634E8C" w:rsidRPr="002D1E6F" w:rsidRDefault="00634E8C" w:rsidP="00634E8C">
      <w:pPr>
        <w:rPr>
          <w:rFonts w:ascii="Calibri" w:eastAsia="Calibri" w:hAnsi="Calibri" w:cs="Times New Roman"/>
        </w:rPr>
      </w:pPr>
    </w:p>
    <w:p w14:paraId="3944C222" w14:textId="094D339D" w:rsidR="003213F3" w:rsidRPr="002D1E6F" w:rsidRDefault="003213F3" w:rsidP="00634E8C">
      <w:pPr>
        <w:rPr>
          <w:rFonts w:ascii="Calibri" w:eastAsia="Calibri" w:hAnsi="Calibri" w:cs="Times New Roman"/>
        </w:rPr>
      </w:pPr>
    </w:p>
    <w:p w14:paraId="71C1B778" w14:textId="0ECB0473" w:rsidR="003213F3" w:rsidRPr="002D1E6F" w:rsidRDefault="003213F3" w:rsidP="00634E8C">
      <w:pPr>
        <w:rPr>
          <w:rFonts w:ascii="Calibri" w:eastAsia="Calibri" w:hAnsi="Calibri" w:cs="Times New Roman"/>
        </w:rPr>
      </w:pPr>
      <w:r w:rsidRPr="002D1E6F">
        <w:rPr>
          <w:rFonts w:ascii="Calibri" w:eastAsia="Calibri" w:hAnsi="Calibri" w:cs="Times New Roman"/>
          <w:noProof/>
          <w:lang w:val="en-US"/>
        </w:rPr>
        <w:lastRenderedPageBreak/>
        <w:drawing>
          <wp:inline distT="0" distB="0" distL="0" distR="0" wp14:anchorId="1D7674CA" wp14:editId="7F8F5A41">
            <wp:extent cx="5781675" cy="2242820"/>
            <wp:effectExtent l="0" t="0" r="9525" b="508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81675" cy="2242820"/>
                    </a:xfrm>
                    <a:prstGeom prst="rect">
                      <a:avLst/>
                    </a:prstGeom>
                  </pic:spPr>
                </pic:pic>
              </a:graphicData>
            </a:graphic>
          </wp:inline>
        </w:drawing>
      </w:r>
    </w:p>
    <w:p w14:paraId="0DEB836C" w14:textId="54A6EB02" w:rsidR="00E4781D" w:rsidRPr="002D1E6F" w:rsidRDefault="00A873A5">
      <w:pPr>
        <w:pStyle w:val="Heading3"/>
      </w:pPr>
      <w:r w:rsidRPr="002D1E6F">
        <w:br w:type="page"/>
      </w:r>
      <w:bookmarkStart w:id="48" w:name="_Toc56083439"/>
      <w:r w:rsidR="005256A7" w:rsidRPr="002D1E6F">
        <w:lastRenderedPageBreak/>
        <w:t>Hierarchy 11</w:t>
      </w:r>
      <w:r w:rsidR="00E4781D" w:rsidRPr="002D1E6F">
        <w:t xml:space="preserve"> </w:t>
      </w:r>
      <w:r w:rsidR="004B269C" w:rsidRPr="002D1E6F">
        <w:t xml:space="preserve">Sampling </w:t>
      </w:r>
      <w:r w:rsidR="00E4781D" w:rsidRPr="002D1E6F">
        <w:t>where location is the primary sampling unit, time is the secondary sampling unit and fishing trip the tertiary sampling unit</w:t>
      </w:r>
      <w:bookmarkEnd w:id="48"/>
    </w:p>
    <w:p w14:paraId="634A25B1" w14:textId="091AAA46" w:rsidR="00F308A6" w:rsidRPr="002D1E6F" w:rsidRDefault="00F308A6" w:rsidP="00F308A6">
      <w:r w:rsidRPr="002D1E6F">
        <w:t>Hierarchy 11 is most used for on-shore sampling, but can be used for at-sea sampling as well.</w:t>
      </w:r>
    </w:p>
    <w:p w14:paraId="00FCCAFB" w14:textId="121ED2B1" w:rsidR="00E4781D" w:rsidRPr="002D1E6F" w:rsidRDefault="00E4781D" w:rsidP="000B3C0E"/>
    <w:p w14:paraId="0D8EA94D" w14:textId="421459B0" w:rsidR="00E4781D" w:rsidRPr="002D1E6F" w:rsidRDefault="00E4781D" w:rsidP="00E4781D">
      <w:pPr>
        <w:rPr>
          <w:rFonts w:ascii="Calibri" w:eastAsia="Calibri" w:hAnsi="Calibri" w:cs="Times New Roman"/>
        </w:rPr>
      </w:pPr>
      <w:r w:rsidRPr="002D1E6F">
        <w:rPr>
          <w:rFonts w:ascii="Calibri" w:eastAsia="Calibri" w:hAnsi="Calibri" w:cs="Times New Roman"/>
        </w:rPr>
        <w:t>Different schemes fit the hierarchy 11:</w:t>
      </w:r>
    </w:p>
    <w:p w14:paraId="710A513E" w14:textId="50CE861A" w:rsidR="00A43238" w:rsidRPr="002D1E6F" w:rsidRDefault="00C60452" w:rsidP="00A43238">
      <w:pPr>
        <w:pStyle w:val="ListParagraph"/>
        <w:numPr>
          <w:ilvl w:val="0"/>
          <w:numId w:val="16"/>
        </w:numPr>
      </w:pPr>
      <w:r w:rsidRPr="002D1E6F">
        <w:t xml:space="preserve">On-shore sampling at </w:t>
      </w:r>
      <w:r w:rsidR="00A43238" w:rsidRPr="002D1E6F">
        <w:t xml:space="preserve">landing ports </w:t>
      </w:r>
      <w:r w:rsidRPr="002D1E6F">
        <w:t xml:space="preserve">or vendors </w:t>
      </w:r>
      <w:r w:rsidR="00A43238" w:rsidRPr="002D1E6F">
        <w:t>where locations are selected first (e</w:t>
      </w:r>
      <w:r w:rsidRPr="002D1E6F">
        <w:t xml:space="preserve">.g. in the beginning of a year). Each location is then sampled at random times </w:t>
      </w:r>
      <w:r w:rsidR="00A43238" w:rsidRPr="002D1E6F">
        <w:t>(e.g. days)</w:t>
      </w:r>
      <w:r w:rsidRPr="002D1E6F">
        <w:t xml:space="preserve">. Within the time selected, some fishing trips are then sampled. </w:t>
      </w:r>
    </w:p>
    <w:p w14:paraId="4BE0DF89" w14:textId="3A1CAC83" w:rsidR="00E4781D" w:rsidRPr="002D1E6F" w:rsidRDefault="00E4781D" w:rsidP="00F9169C">
      <w:pPr>
        <w:pStyle w:val="ListParagraph"/>
        <w:numPr>
          <w:ilvl w:val="0"/>
          <w:numId w:val="16"/>
        </w:numPr>
        <w:rPr>
          <w:rFonts w:ascii="Calibri" w:eastAsia="Calibri" w:hAnsi="Calibri" w:cs="Times New Roman"/>
        </w:rPr>
      </w:pPr>
      <w:r w:rsidRPr="002D1E6F">
        <w:rPr>
          <w:rFonts w:ascii="Calibri" w:eastAsia="Calibri" w:hAnsi="Calibri" w:cs="Times New Roman"/>
        </w:rPr>
        <w:t>Variants:</w:t>
      </w:r>
    </w:p>
    <w:p w14:paraId="323DCCFA" w14:textId="0183B8C5" w:rsidR="00E4781D" w:rsidRPr="002D1E6F" w:rsidRDefault="00A75194" w:rsidP="000B3C0E">
      <w:pPr>
        <w:numPr>
          <w:ilvl w:val="1"/>
          <w:numId w:val="16"/>
        </w:numPr>
        <w:contextualSpacing/>
        <w:rPr>
          <w:rFonts w:ascii="Calibri" w:eastAsia="Calibri" w:hAnsi="Calibri" w:cs="Times New Roman"/>
        </w:rPr>
      </w:pPr>
      <w:r w:rsidRPr="002D1E6F">
        <w:rPr>
          <w:rFonts w:ascii="Calibri" w:eastAsia="Calibri" w:hAnsi="Calibri" w:cs="Times New Roman"/>
        </w:rPr>
        <w:t>Sampling at markets, buyers or vendors</w:t>
      </w:r>
    </w:p>
    <w:p w14:paraId="57F91540" w14:textId="09B12F2A" w:rsidR="00A75194" w:rsidRPr="002D1E6F" w:rsidRDefault="00A75194" w:rsidP="00A75194">
      <w:pPr>
        <w:numPr>
          <w:ilvl w:val="0"/>
          <w:numId w:val="16"/>
        </w:numPr>
        <w:contextualSpacing/>
        <w:rPr>
          <w:rFonts w:ascii="Calibri" w:eastAsia="Calibri" w:hAnsi="Calibri" w:cs="Times New Roman"/>
        </w:rPr>
      </w:pPr>
      <w:r w:rsidRPr="002D1E6F">
        <w:rPr>
          <w:rFonts w:ascii="Calibri" w:eastAsia="Calibri" w:hAnsi="Calibri" w:cs="Times New Roman"/>
        </w:rPr>
        <w:t xml:space="preserve">Note: </w:t>
      </w:r>
    </w:p>
    <w:p w14:paraId="2DE5D72F" w14:textId="5E914FC4" w:rsidR="00A75194" w:rsidRPr="002D1E6F" w:rsidRDefault="00A75194" w:rsidP="000B3C0E">
      <w:pPr>
        <w:numPr>
          <w:ilvl w:val="1"/>
          <w:numId w:val="16"/>
        </w:numPr>
        <w:contextualSpacing/>
        <w:rPr>
          <w:rFonts w:ascii="Calibri" w:eastAsia="Calibri" w:hAnsi="Calibri" w:cs="Times New Roman"/>
        </w:rPr>
      </w:pPr>
      <w:r w:rsidRPr="002D1E6F">
        <w:rPr>
          <w:rFonts w:ascii="Calibri" w:eastAsia="Calibri" w:hAnsi="Calibri" w:cs="Times New Roman"/>
        </w:rPr>
        <w:t xml:space="preserve">This hierarchy is similar to hierarchy 6, the difference being that different types of probability sampling can be used for location and time and both can be specified. Use hierarchy 6 if you are using </w:t>
      </w:r>
      <w:r w:rsidR="00A3326B" w:rsidRPr="002D1E6F">
        <w:rPr>
          <w:rFonts w:ascii="Calibri" w:eastAsia="Calibri" w:hAnsi="Calibri" w:cs="Times New Roman"/>
        </w:rPr>
        <w:t>the same selection methods across space and time</w:t>
      </w:r>
      <w:r w:rsidRPr="002D1E6F">
        <w:rPr>
          <w:rFonts w:ascii="Calibri" w:eastAsia="Calibri" w:hAnsi="Calibri" w:cs="Times New Roman"/>
        </w:rPr>
        <w:t>.</w:t>
      </w:r>
    </w:p>
    <w:p w14:paraId="5EC590C3" w14:textId="39CE9581" w:rsidR="00E4781D" w:rsidRPr="002D1E6F" w:rsidRDefault="00E4781D" w:rsidP="00E4781D">
      <w:pPr>
        <w:rPr>
          <w:rFonts w:ascii="Calibri" w:eastAsia="Calibri" w:hAnsi="Calibri" w:cs="Times New Roman"/>
        </w:rPr>
      </w:pPr>
    </w:p>
    <w:p w14:paraId="29F185D5" w14:textId="77777777" w:rsidR="00E4781D" w:rsidRPr="002D1E6F" w:rsidRDefault="00E4781D" w:rsidP="00E4781D">
      <w:pPr>
        <w:rPr>
          <w:i/>
        </w:rPr>
      </w:pPr>
      <w:r w:rsidRPr="002D1E6F">
        <w:rPr>
          <w:i/>
        </w:rPr>
        <w:t>Upper hierarchy tables:</w:t>
      </w:r>
    </w:p>
    <w:p w14:paraId="31A7FD31" w14:textId="77777777" w:rsidR="00E4781D" w:rsidRPr="002D1E6F" w:rsidRDefault="00E4781D" w:rsidP="00E4781D">
      <w:pPr>
        <w:pStyle w:val="ListParagraph"/>
        <w:numPr>
          <w:ilvl w:val="0"/>
          <w:numId w:val="14"/>
        </w:numPr>
      </w:pPr>
      <w:r w:rsidRPr="002D1E6F">
        <w:t>Design (DE)</w:t>
      </w:r>
    </w:p>
    <w:p w14:paraId="14A91F37" w14:textId="77777777" w:rsidR="00E4781D" w:rsidRPr="002D1E6F" w:rsidRDefault="00E4781D" w:rsidP="00E4781D">
      <w:pPr>
        <w:pStyle w:val="ListParagraph"/>
        <w:numPr>
          <w:ilvl w:val="0"/>
          <w:numId w:val="14"/>
        </w:numPr>
      </w:pPr>
      <w:r w:rsidRPr="002D1E6F">
        <w:t>Location (LO)</w:t>
      </w:r>
    </w:p>
    <w:p w14:paraId="371F2F5D" w14:textId="6F45638C" w:rsidR="00E4781D" w:rsidRPr="002D1E6F" w:rsidRDefault="00E4781D" w:rsidP="00E4781D">
      <w:pPr>
        <w:pStyle w:val="ListParagraph"/>
        <w:numPr>
          <w:ilvl w:val="0"/>
          <w:numId w:val="14"/>
        </w:numPr>
      </w:pPr>
      <w:r w:rsidRPr="002D1E6F">
        <w:t>Temporal Event (TE)</w:t>
      </w:r>
    </w:p>
    <w:p w14:paraId="5408F49C" w14:textId="460FEB9B" w:rsidR="00E4781D" w:rsidRPr="002D1E6F" w:rsidRDefault="00E4781D" w:rsidP="00E4781D">
      <w:pPr>
        <w:pStyle w:val="ListParagraph"/>
        <w:numPr>
          <w:ilvl w:val="0"/>
          <w:numId w:val="14"/>
        </w:numPr>
      </w:pPr>
      <w:r w:rsidRPr="002D1E6F">
        <w:t>Fishing Trip (FT)</w:t>
      </w:r>
    </w:p>
    <w:p w14:paraId="4268C6F8" w14:textId="77777777" w:rsidR="00E4781D" w:rsidRPr="002D1E6F" w:rsidRDefault="00E4781D" w:rsidP="00E4781D">
      <w:pPr>
        <w:pStyle w:val="ListParagraph"/>
        <w:numPr>
          <w:ilvl w:val="0"/>
          <w:numId w:val="14"/>
        </w:numPr>
      </w:pPr>
      <w:r w:rsidRPr="002D1E6F">
        <w:t>Species Selection (SS)</w:t>
      </w:r>
    </w:p>
    <w:p w14:paraId="48A5FD2C" w14:textId="77777777" w:rsidR="00E4781D" w:rsidRPr="002D1E6F" w:rsidRDefault="00E4781D" w:rsidP="00E4781D">
      <w:pPr>
        <w:pStyle w:val="ListParagraph"/>
        <w:numPr>
          <w:ilvl w:val="0"/>
          <w:numId w:val="14"/>
        </w:numPr>
      </w:pPr>
      <w:r w:rsidRPr="002D1E6F">
        <w:t>Sample (SA)</w:t>
      </w:r>
    </w:p>
    <w:p w14:paraId="2D500021" w14:textId="77777777" w:rsidR="00E4781D" w:rsidRPr="002D1E6F" w:rsidRDefault="00E4781D" w:rsidP="00E4781D">
      <w:pPr>
        <w:rPr>
          <w:i/>
        </w:rPr>
      </w:pPr>
      <w:r w:rsidRPr="002D1E6F">
        <w:rPr>
          <w:i/>
        </w:rPr>
        <w:t>Auxiliary tables:</w:t>
      </w:r>
    </w:p>
    <w:p w14:paraId="7121ABAE" w14:textId="77777777" w:rsidR="00E4781D" w:rsidRPr="002D1E6F" w:rsidRDefault="00E4781D" w:rsidP="00E4781D">
      <w:pPr>
        <w:pStyle w:val="ListParagraph"/>
        <w:numPr>
          <w:ilvl w:val="0"/>
          <w:numId w:val="15"/>
        </w:numPr>
      </w:pPr>
      <w:r w:rsidRPr="002D1E6F">
        <w:t>Sampling Details (SD) (mandatory)</w:t>
      </w:r>
    </w:p>
    <w:p w14:paraId="33C42D2B" w14:textId="77777777" w:rsidR="00E4781D" w:rsidRPr="002D1E6F" w:rsidRDefault="00E4781D" w:rsidP="00E4781D">
      <w:pPr>
        <w:pStyle w:val="ListParagraph"/>
        <w:numPr>
          <w:ilvl w:val="0"/>
          <w:numId w:val="15"/>
        </w:numPr>
      </w:pPr>
      <w:r w:rsidRPr="002D1E6F">
        <w:t>Landing Event (LE) (mandatory)</w:t>
      </w:r>
    </w:p>
    <w:p w14:paraId="0805A750" w14:textId="77777777" w:rsidR="00E4781D" w:rsidRPr="002D1E6F" w:rsidRDefault="00E4781D" w:rsidP="00E4781D">
      <w:pPr>
        <w:pStyle w:val="ListParagraph"/>
        <w:numPr>
          <w:ilvl w:val="0"/>
          <w:numId w:val="15"/>
        </w:numPr>
      </w:pPr>
      <w:r w:rsidRPr="002D1E6F">
        <w:t>Vessel Details (VD) (mandatory)</w:t>
      </w:r>
    </w:p>
    <w:p w14:paraId="5BF04FA0" w14:textId="77777777" w:rsidR="00E4781D" w:rsidRPr="002D1E6F" w:rsidRDefault="00E4781D" w:rsidP="00E4781D">
      <w:pPr>
        <w:pStyle w:val="ListParagraph"/>
        <w:numPr>
          <w:ilvl w:val="0"/>
          <w:numId w:val="15"/>
        </w:numPr>
      </w:pPr>
      <w:r w:rsidRPr="002D1E6F">
        <w:t>Species List Details (SL) (mandatory)</w:t>
      </w:r>
    </w:p>
    <w:p w14:paraId="12447905" w14:textId="7661C09B" w:rsidR="005256A7" w:rsidRPr="002D1E6F" w:rsidRDefault="005256A7">
      <w:pPr>
        <w:rPr>
          <w:rFonts w:asciiTheme="majorHAnsi" w:eastAsiaTheme="majorEastAsia" w:hAnsiTheme="majorHAnsi" w:cstheme="majorBidi"/>
          <w:b/>
          <w:bCs/>
          <w:color w:val="5B9BD5" w:themeColor="accent1"/>
        </w:rPr>
      </w:pPr>
    </w:p>
    <w:p w14:paraId="4F44412E" w14:textId="602512B1" w:rsidR="005256A7" w:rsidRDefault="00113B5E">
      <w:pPr>
        <w:rPr>
          <w:rFonts w:asciiTheme="majorHAnsi" w:eastAsiaTheme="majorEastAsia" w:hAnsiTheme="majorHAnsi" w:cstheme="majorBidi"/>
          <w:b/>
          <w:bCs/>
          <w:color w:val="5B9BD5" w:themeColor="accent1"/>
        </w:rPr>
      </w:pPr>
      <w:r w:rsidRPr="00113B5E">
        <w:rPr>
          <w:rFonts w:asciiTheme="majorHAnsi" w:eastAsiaTheme="majorEastAsia" w:hAnsiTheme="majorHAnsi" w:cstheme="majorBidi"/>
          <w:b/>
          <w:bCs/>
          <w:noProof/>
          <w:color w:val="5B9BD5" w:themeColor="accent1"/>
          <w:lang w:val="en-US"/>
        </w:rPr>
        <w:drawing>
          <wp:inline distT="0" distB="0" distL="0" distR="0" wp14:anchorId="49764F69" wp14:editId="033E87B2">
            <wp:extent cx="5781675" cy="2351405"/>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81675" cy="2351405"/>
                    </a:xfrm>
                    <a:prstGeom prst="rect">
                      <a:avLst/>
                    </a:prstGeom>
                  </pic:spPr>
                </pic:pic>
              </a:graphicData>
            </a:graphic>
          </wp:inline>
        </w:drawing>
      </w:r>
    </w:p>
    <w:p w14:paraId="3E40FF24" w14:textId="7024179C" w:rsidR="00113B5E" w:rsidRPr="002D1E6F" w:rsidRDefault="00113B5E">
      <w:pPr>
        <w:rPr>
          <w:rFonts w:asciiTheme="majorHAnsi" w:eastAsiaTheme="majorEastAsia" w:hAnsiTheme="majorHAnsi" w:cstheme="majorBidi"/>
          <w:b/>
          <w:bCs/>
          <w:color w:val="5B9BD5" w:themeColor="accent1"/>
        </w:rPr>
      </w:pPr>
      <w:r>
        <w:rPr>
          <w:rFonts w:asciiTheme="majorHAnsi" w:eastAsiaTheme="majorEastAsia" w:hAnsiTheme="majorHAnsi" w:cstheme="majorBidi"/>
          <w:b/>
          <w:bCs/>
          <w:color w:val="5B9BD5" w:themeColor="accent1"/>
        </w:rPr>
        <w:br w:type="page"/>
      </w:r>
    </w:p>
    <w:p w14:paraId="1C993017" w14:textId="2A502516" w:rsidR="00E4781D" w:rsidRPr="002D1E6F" w:rsidRDefault="005256A7" w:rsidP="00E4781D">
      <w:pPr>
        <w:pStyle w:val="Heading3"/>
      </w:pPr>
      <w:bookmarkStart w:id="49" w:name="_Toc56083440"/>
      <w:r w:rsidRPr="002D1E6F">
        <w:lastRenderedPageBreak/>
        <w:t>Hierarchy 12</w:t>
      </w:r>
      <w:r w:rsidR="006C0762" w:rsidRPr="002D1E6F">
        <w:t xml:space="preserve"> </w:t>
      </w:r>
      <w:r w:rsidR="004F6124" w:rsidRPr="002D1E6F">
        <w:t>S</w:t>
      </w:r>
      <w:r w:rsidR="00E4781D" w:rsidRPr="002D1E6F">
        <w:t>ampling where location is the primary sampling unit, time is the secondary sampling unit and landing event the tertiary sampling unit</w:t>
      </w:r>
      <w:bookmarkEnd w:id="49"/>
    </w:p>
    <w:p w14:paraId="575705A0" w14:textId="4BAC6251" w:rsidR="00F308A6" w:rsidRPr="002D1E6F" w:rsidRDefault="00F308A6" w:rsidP="00F308A6">
      <w:r w:rsidRPr="002D1E6F">
        <w:t>Hierarchy 12 is most used for on-shore sampling, but can be used for at-sea sampling as well.</w:t>
      </w:r>
    </w:p>
    <w:p w14:paraId="6E47B1B5" w14:textId="772AA2C6" w:rsidR="005256A7" w:rsidRPr="002D1E6F" w:rsidRDefault="005256A7">
      <w:pPr>
        <w:rPr>
          <w:rFonts w:asciiTheme="majorHAnsi" w:eastAsiaTheme="majorEastAsia" w:hAnsiTheme="majorHAnsi" w:cstheme="majorBidi"/>
          <w:b/>
          <w:bCs/>
          <w:color w:val="5B9BD5" w:themeColor="accent1"/>
        </w:rPr>
      </w:pPr>
    </w:p>
    <w:p w14:paraId="64B779DC" w14:textId="3171732F" w:rsidR="00A43238" w:rsidRPr="002D1E6F" w:rsidRDefault="00A43238" w:rsidP="00A43238">
      <w:pPr>
        <w:rPr>
          <w:rFonts w:ascii="Calibri" w:eastAsia="Calibri" w:hAnsi="Calibri" w:cs="Times New Roman"/>
        </w:rPr>
      </w:pPr>
      <w:r w:rsidRPr="002D1E6F">
        <w:rPr>
          <w:rFonts w:ascii="Calibri" w:eastAsia="Calibri" w:hAnsi="Calibri" w:cs="Times New Roman"/>
        </w:rPr>
        <w:t xml:space="preserve">Different schemes fit the hierarchy </w:t>
      </w:r>
      <w:r w:rsidR="00C60452" w:rsidRPr="002D1E6F">
        <w:rPr>
          <w:rFonts w:ascii="Calibri" w:eastAsia="Calibri" w:hAnsi="Calibri" w:cs="Times New Roman"/>
        </w:rPr>
        <w:t>12</w:t>
      </w:r>
      <w:r w:rsidRPr="002D1E6F">
        <w:rPr>
          <w:rFonts w:ascii="Calibri" w:eastAsia="Calibri" w:hAnsi="Calibri" w:cs="Times New Roman"/>
        </w:rPr>
        <w:t>:</w:t>
      </w:r>
    </w:p>
    <w:p w14:paraId="204E8E63" w14:textId="23E2AEFB" w:rsidR="00C60452" w:rsidRPr="002D1E6F" w:rsidRDefault="00C60452" w:rsidP="00C60452">
      <w:pPr>
        <w:pStyle w:val="ListParagraph"/>
        <w:numPr>
          <w:ilvl w:val="0"/>
          <w:numId w:val="16"/>
        </w:numPr>
      </w:pPr>
      <w:r w:rsidRPr="002D1E6F">
        <w:t xml:space="preserve">On-shore sampling landing ports where locations are selected first (e.g. in the beginning of a year). Each location is then sampled at random times (e.g. days). Within the time selected, some fishing landing events are then sampled. </w:t>
      </w:r>
      <w:r w:rsidR="00CC36F8" w:rsidRPr="002D1E6F">
        <w:t>Data on the associated fishing trips is generally known, but not part of the selection procedure.</w:t>
      </w:r>
    </w:p>
    <w:p w14:paraId="521C2B56" w14:textId="1707E038" w:rsidR="00C60452" w:rsidRPr="002D1E6F" w:rsidRDefault="00C60452" w:rsidP="000B3C0E">
      <w:pPr>
        <w:numPr>
          <w:ilvl w:val="0"/>
          <w:numId w:val="16"/>
        </w:numPr>
        <w:contextualSpacing/>
        <w:rPr>
          <w:rFonts w:ascii="Calibri" w:eastAsia="Calibri" w:hAnsi="Calibri" w:cs="Times New Roman"/>
        </w:rPr>
      </w:pPr>
      <w:r w:rsidRPr="002D1E6F">
        <w:rPr>
          <w:rFonts w:ascii="Calibri" w:eastAsia="Calibri" w:hAnsi="Calibri" w:cs="Times New Roman"/>
        </w:rPr>
        <w:t>This hierarchy is very similar to hierarchy 5, the difference being that instead of selecting an on-shore event (location*time), then this is split into first selecting a location and then selecting time (e.g. day). A bit like having a reference fleet of locations.</w:t>
      </w:r>
    </w:p>
    <w:p w14:paraId="5B0D5A03" w14:textId="77777777" w:rsidR="00A43238" w:rsidRPr="002D1E6F" w:rsidRDefault="00A43238" w:rsidP="00A43238">
      <w:pPr>
        <w:numPr>
          <w:ilvl w:val="0"/>
          <w:numId w:val="16"/>
        </w:numPr>
        <w:contextualSpacing/>
        <w:rPr>
          <w:rFonts w:ascii="Calibri" w:eastAsia="Calibri" w:hAnsi="Calibri" w:cs="Times New Roman"/>
        </w:rPr>
      </w:pPr>
      <w:r w:rsidRPr="002D1E6F">
        <w:rPr>
          <w:rFonts w:ascii="Calibri" w:eastAsia="Calibri" w:hAnsi="Calibri" w:cs="Times New Roman"/>
        </w:rPr>
        <w:t>Variants:</w:t>
      </w:r>
    </w:p>
    <w:p w14:paraId="2A42F9C3" w14:textId="09B2A817" w:rsidR="00A43238" w:rsidRPr="002D1E6F" w:rsidRDefault="00CC36F8" w:rsidP="00A43238">
      <w:pPr>
        <w:numPr>
          <w:ilvl w:val="1"/>
          <w:numId w:val="16"/>
        </w:numPr>
        <w:contextualSpacing/>
        <w:rPr>
          <w:rFonts w:ascii="Calibri" w:eastAsia="Calibri" w:hAnsi="Calibri" w:cs="Times New Roman"/>
        </w:rPr>
      </w:pPr>
      <w:r w:rsidRPr="002D1E6F">
        <w:t>Fishing trip is not known</w:t>
      </w:r>
    </w:p>
    <w:p w14:paraId="3A80A422" w14:textId="2F7D7836" w:rsidR="002B3261" w:rsidRPr="002D1E6F" w:rsidRDefault="002B3261" w:rsidP="00A43238">
      <w:pPr>
        <w:numPr>
          <w:ilvl w:val="1"/>
          <w:numId w:val="16"/>
        </w:numPr>
        <w:contextualSpacing/>
        <w:rPr>
          <w:rFonts w:ascii="Calibri" w:eastAsia="Calibri" w:hAnsi="Calibri" w:cs="Times New Roman"/>
        </w:rPr>
      </w:pPr>
      <w:r w:rsidRPr="002D1E6F">
        <w:t>Sampling at markets, buyers or vendors</w:t>
      </w:r>
    </w:p>
    <w:p w14:paraId="1ECD3AE3" w14:textId="77777777" w:rsidR="002B3261" w:rsidRPr="002D1E6F" w:rsidRDefault="002B3261" w:rsidP="000B3C0E">
      <w:pPr>
        <w:numPr>
          <w:ilvl w:val="0"/>
          <w:numId w:val="16"/>
        </w:numPr>
        <w:contextualSpacing/>
        <w:rPr>
          <w:rFonts w:ascii="Calibri" w:eastAsia="Calibri" w:hAnsi="Calibri" w:cs="Times New Roman"/>
        </w:rPr>
      </w:pPr>
      <w:r w:rsidRPr="002D1E6F">
        <w:t xml:space="preserve">Note: </w:t>
      </w:r>
    </w:p>
    <w:p w14:paraId="659539B5" w14:textId="0051B5BA" w:rsidR="002B3261" w:rsidRPr="002D1E6F" w:rsidRDefault="002B3261" w:rsidP="002B3261">
      <w:pPr>
        <w:numPr>
          <w:ilvl w:val="1"/>
          <w:numId w:val="16"/>
        </w:numPr>
        <w:contextualSpacing/>
        <w:rPr>
          <w:rFonts w:ascii="Calibri" w:eastAsia="Calibri" w:hAnsi="Calibri" w:cs="Times New Roman"/>
        </w:rPr>
      </w:pPr>
      <w:r w:rsidRPr="002D1E6F">
        <w:rPr>
          <w:rFonts w:ascii="Calibri" w:eastAsia="Calibri" w:hAnsi="Calibri" w:cs="Times New Roman"/>
        </w:rPr>
        <w:t>If you use equal-probability selection methods (SRSWR or SRSWOR) on both time and space components consider using hierarchy 5 instead.</w:t>
      </w:r>
    </w:p>
    <w:p w14:paraId="68830B54" w14:textId="73910E06" w:rsidR="002B3261" w:rsidRPr="002D1E6F" w:rsidRDefault="006849C6" w:rsidP="002B3261">
      <w:pPr>
        <w:numPr>
          <w:ilvl w:val="1"/>
          <w:numId w:val="16"/>
        </w:numPr>
        <w:contextualSpacing/>
        <w:rPr>
          <w:rFonts w:ascii="Calibri" w:eastAsia="Calibri" w:hAnsi="Calibri" w:cs="Times New Roman"/>
        </w:rPr>
      </w:pPr>
      <w:r w:rsidRPr="002D1E6F">
        <w:t>Y</w:t>
      </w:r>
      <w:r w:rsidR="002B3261" w:rsidRPr="002D1E6F">
        <w:t xml:space="preserve">ou can use this design for situations when you select first a set of times (e.g., days) and then </w:t>
      </w:r>
      <w:r w:rsidRPr="002D1E6F">
        <w:t>sample one or more locations at each selected time</w:t>
      </w:r>
    </w:p>
    <w:p w14:paraId="773E7BBA" w14:textId="2F7D7836" w:rsidR="00A239E7" w:rsidRPr="002D1E6F" w:rsidRDefault="00A239E7" w:rsidP="00A239E7">
      <w:pPr>
        <w:rPr>
          <w:rFonts w:ascii="Calibri" w:eastAsia="Calibri" w:hAnsi="Calibri" w:cs="Times New Roman"/>
        </w:rPr>
      </w:pPr>
    </w:p>
    <w:p w14:paraId="331D821C" w14:textId="77777777" w:rsidR="00A239E7" w:rsidRPr="002D1E6F" w:rsidRDefault="00A239E7" w:rsidP="00A239E7">
      <w:pPr>
        <w:rPr>
          <w:i/>
        </w:rPr>
      </w:pPr>
      <w:r w:rsidRPr="002D1E6F">
        <w:rPr>
          <w:i/>
        </w:rPr>
        <w:t>Upper hierarchy tables:</w:t>
      </w:r>
    </w:p>
    <w:p w14:paraId="0E15499C" w14:textId="77777777" w:rsidR="00A239E7" w:rsidRPr="002D1E6F" w:rsidRDefault="00A239E7" w:rsidP="00A239E7">
      <w:pPr>
        <w:pStyle w:val="ListParagraph"/>
        <w:numPr>
          <w:ilvl w:val="0"/>
          <w:numId w:val="14"/>
        </w:numPr>
      </w:pPr>
      <w:r w:rsidRPr="002D1E6F">
        <w:t>Design (DE)</w:t>
      </w:r>
    </w:p>
    <w:p w14:paraId="61B5AC8D" w14:textId="77777777" w:rsidR="00A239E7" w:rsidRPr="002D1E6F" w:rsidRDefault="00A239E7" w:rsidP="00A239E7">
      <w:pPr>
        <w:pStyle w:val="ListParagraph"/>
        <w:numPr>
          <w:ilvl w:val="0"/>
          <w:numId w:val="14"/>
        </w:numPr>
      </w:pPr>
      <w:r w:rsidRPr="002D1E6F">
        <w:t>Location (LO)</w:t>
      </w:r>
    </w:p>
    <w:p w14:paraId="11A996FC" w14:textId="77777777" w:rsidR="00A239E7" w:rsidRPr="002D1E6F" w:rsidRDefault="00A239E7" w:rsidP="00A239E7">
      <w:pPr>
        <w:pStyle w:val="ListParagraph"/>
        <w:numPr>
          <w:ilvl w:val="0"/>
          <w:numId w:val="14"/>
        </w:numPr>
      </w:pPr>
      <w:r w:rsidRPr="002D1E6F">
        <w:t>Temporal Event (TE)</w:t>
      </w:r>
    </w:p>
    <w:p w14:paraId="3211FB65" w14:textId="6DEEA032" w:rsidR="00A239E7" w:rsidRPr="002D1E6F" w:rsidRDefault="00A239E7" w:rsidP="00A239E7">
      <w:pPr>
        <w:pStyle w:val="ListParagraph"/>
        <w:numPr>
          <w:ilvl w:val="0"/>
          <w:numId w:val="14"/>
        </w:numPr>
      </w:pPr>
      <w:r w:rsidRPr="002D1E6F">
        <w:t>Landing Event (LE)</w:t>
      </w:r>
    </w:p>
    <w:p w14:paraId="76E60DDB" w14:textId="77777777" w:rsidR="00A239E7" w:rsidRPr="002D1E6F" w:rsidRDefault="00A239E7" w:rsidP="00A239E7">
      <w:pPr>
        <w:pStyle w:val="ListParagraph"/>
        <w:numPr>
          <w:ilvl w:val="0"/>
          <w:numId w:val="14"/>
        </w:numPr>
      </w:pPr>
      <w:r w:rsidRPr="002D1E6F">
        <w:t>Species Selection (SS)</w:t>
      </w:r>
    </w:p>
    <w:p w14:paraId="72AE854A" w14:textId="77777777" w:rsidR="00A239E7" w:rsidRPr="002D1E6F" w:rsidRDefault="00A239E7" w:rsidP="00A239E7">
      <w:pPr>
        <w:pStyle w:val="ListParagraph"/>
        <w:numPr>
          <w:ilvl w:val="0"/>
          <w:numId w:val="14"/>
        </w:numPr>
      </w:pPr>
      <w:r w:rsidRPr="002D1E6F">
        <w:t>Sample (SA)</w:t>
      </w:r>
    </w:p>
    <w:p w14:paraId="2C3C561B" w14:textId="77777777" w:rsidR="00A239E7" w:rsidRPr="002D1E6F" w:rsidRDefault="00A239E7" w:rsidP="00A239E7">
      <w:pPr>
        <w:rPr>
          <w:i/>
        </w:rPr>
      </w:pPr>
    </w:p>
    <w:p w14:paraId="21C004C8" w14:textId="77777777" w:rsidR="00A239E7" w:rsidRPr="002D1E6F" w:rsidRDefault="00A239E7" w:rsidP="00A239E7">
      <w:pPr>
        <w:rPr>
          <w:i/>
        </w:rPr>
      </w:pPr>
      <w:r w:rsidRPr="002D1E6F">
        <w:rPr>
          <w:i/>
        </w:rPr>
        <w:t>Auxiliary tables:</w:t>
      </w:r>
    </w:p>
    <w:p w14:paraId="5E841E42" w14:textId="77777777" w:rsidR="00A239E7" w:rsidRPr="002D1E6F" w:rsidRDefault="00A239E7" w:rsidP="00A239E7">
      <w:pPr>
        <w:pStyle w:val="ListParagraph"/>
        <w:numPr>
          <w:ilvl w:val="0"/>
          <w:numId w:val="15"/>
        </w:numPr>
      </w:pPr>
      <w:r w:rsidRPr="002D1E6F">
        <w:t>Sampling Details (SD) (mandatory)</w:t>
      </w:r>
    </w:p>
    <w:p w14:paraId="0D89AD43" w14:textId="77777777" w:rsidR="00A239E7" w:rsidRPr="002D1E6F" w:rsidRDefault="00A239E7" w:rsidP="00A239E7">
      <w:pPr>
        <w:pStyle w:val="ListParagraph"/>
        <w:numPr>
          <w:ilvl w:val="0"/>
          <w:numId w:val="15"/>
        </w:numPr>
      </w:pPr>
      <w:r w:rsidRPr="002D1E6F">
        <w:t>Landing Event (LE) (mandatory)</w:t>
      </w:r>
    </w:p>
    <w:p w14:paraId="75C88A4D" w14:textId="77777777" w:rsidR="00A239E7" w:rsidRPr="002D1E6F" w:rsidRDefault="00A239E7" w:rsidP="00A239E7">
      <w:pPr>
        <w:pStyle w:val="ListParagraph"/>
        <w:numPr>
          <w:ilvl w:val="0"/>
          <w:numId w:val="15"/>
        </w:numPr>
      </w:pPr>
      <w:r w:rsidRPr="002D1E6F">
        <w:t>Vessel Details (VD) (mandatory)</w:t>
      </w:r>
    </w:p>
    <w:p w14:paraId="296E9732" w14:textId="77777777" w:rsidR="00A239E7" w:rsidRPr="002D1E6F" w:rsidRDefault="00A239E7" w:rsidP="00A239E7">
      <w:pPr>
        <w:pStyle w:val="ListParagraph"/>
        <w:numPr>
          <w:ilvl w:val="0"/>
          <w:numId w:val="15"/>
        </w:numPr>
      </w:pPr>
      <w:r w:rsidRPr="002D1E6F">
        <w:t>Species List Details (SL) (mandatory)</w:t>
      </w:r>
    </w:p>
    <w:p w14:paraId="39B36FCE" w14:textId="77777777" w:rsidR="00A239E7" w:rsidRPr="002D1E6F" w:rsidRDefault="00A239E7">
      <w:pPr>
        <w:rPr>
          <w:rFonts w:asciiTheme="majorHAnsi" w:eastAsiaTheme="majorEastAsia" w:hAnsiTheme="majorHAnsi" w:cstheme="majorBidi"/>
          <w:b/>
          <w:bCs/>
          <w:color w:val="5B9BD5" w:themeColor="accent1"/>
        </w:rPr>
      </w:pPr>
    </w:p>
    <w:p w14:paraId="45F3FBB0" w14:textId="0AC9DE28" w:rsidR="005256A7" w:rsidRPr="002D1E6F" w:rsidRDefault="005256A7">
      <w:pPr>
        <w:rPr>
          <w:rFonts w:asciiTheme="majorHAnsi" w:eastAsiaTheme="majorEastAsia" w:hAnsiTheme="majorHAnsi" w:cstheme="majorBidi"/>
          <w:b/>
          <w:bCs/>
          <w:color w:val="5B9BD5" w:themeColor="accent1"/>
        </w:rPr>
      </w:pPr>
    </w:p>
    <w:p w14:paraId="77F07E39" w14:textId="74696C89" w:rsidR="005256A7" w:rsidRPr="002D1E6F" w:rsidRDefault="005256A7">
      <w:pPr>
        <w:rPr>
          <w:rFonts w:asciiTheme="majorHAnsi" w:eastAsiaTheme="majorEastAsia" w:hAnsiTheme="majorHAnsi" w:cstheme="majorBidi"/>
          <w:b/>
          <w:bCs/>
          <w:color w:val="5B9BD5" w:themeColor="accent1"/>
        </w:rPr>
      </w:pPr>
    </w:p>
    <w:p w14:paraId="0B75BCC8" w14:textId="51D3907B" w:rsidR="005256A7" w:rsidRPr="002D1E6F" w:rsidRDefault="000047EF">
      <w:pPr>
        <w:rPr>
          <w:rFonts w:asciiTheme="majorHAnsi" w:eastAsiaTheme="majorEastAsia" w:hAnsiTheme="majorHAnsi" w:cstheme="majorBidi"/>
          <w:b/>
          <w:bCs/>
          <w:color w:val="5B9BD5" w:themeColor="accent1"/>
        </w:rPr>
      </w:pPr>
      <w:r w:rsidRPr="002D1E6F">
        <w:rPr>
          <w:rFonts w:asciiTheme="majorHAnsi" w:eastAsiaTheme="majorEastAsia" w:hAnsiTheme="majorHAnsi" w:cstheme="majorBidi"/>
          <w:b/>
          <w:bCs/>
          <w:noProof/>
          <w:color w:val="5B9BD5" w:themeColor="accent1"/>
          <w:lang w:val="en-US"/>
        </w:rPr>
        <w:lastRenderedPageBreak/>
        <w:drawing>
          <wp:inline distT="0" distB="0" distL="0" distR="0" wp14:anchorId="3C5A8E42" wp14:editId="31557C8C">
            <wp:extent cx="5781675" cy="2506980"/>
            <wp:effectExtent l="0" t="0" r="9525" b="762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81675" cy="2506980"/>
                    </a:xfrm>
                    <a:prstGeom prst="rect">
                      <a:avLst/>
                    </a:prstGeom>
                  </pic:spPr>
                </pic:pic>
              </a:graphicData>
            </a:graphic>
          </wp:inline>
        </w:drawing>
      </w:r>
    </w:p>
    <w:p w14:paraId="49738655" w14:textId="4323B6AB" w:rsidR="00C16EBD" w:rsidRPr="002D1E6F" w:rsidRDefault="00C16EBD">
      <w:pPr>
        <w:rPr>
          <w:rFonts w:asciiTheme="majorHAnsi" w:eastAsiaTheme="majorEastAsia" w:hAnsiTheme="majorHAnsi" w:cstheme="majorBidi"/>
          <w:b/>
          <w:bCs/>
          <w:color w:val="5B9BD5" w:themeColor="accent1"/>
        </w:rPr>
      </w:pPr>
      <w:r w:rsidRPr="002D1E6F">
        <w:rPr>
          <w:rFonts w:asciiTheme="majorHAnsi" w:eastAsiaTheme="majorEastAsia" w:hAnsiTheme="majorHAnsi" w:cstheme="majorBidi"/>
          <w:b/>
          <w:bCs/>
          <w:color w:val="5B9BD5" w:themeColor="accent1"/>
        </w:rPr>
        <w:br w:type="page"/>
      </w:r>
    </w:p>
    <w:p w14:paraId="06C0D79B" w14:textId="4D5240AF" w:rsidR="00C16EBD" w:rsidRPr="002D1E6F" w:rsidRDefault="00C16EBD" w:rsidP="00C16EBD">
      <w:pPr>
        <w:pStyle w:val="Heading3"/>
      </w:pPr>
      <w:bookmarkStart w:id="50" w:name="_Toc56083441"/>
      <w:r w:rsidRPr="002D1E6F">
        <w:lastRenderedPageBreak/>
        <w:t xml:space="preserve">Hierarchy </w:t>
      </w:r>
      <w:r w:rsidR="00794754" w:rsidRPr="002D1E6F">
        <w:t>13</w:t>
      </w:r>
      <w:r w:rsidRPr="002D1E6F">
        <w:t xml:space="preserve"> Sampling where </w:t>
      </w:r>
      <w:r w:rsidR="00794754" w:rsidRPr="002D1E6F">
        <w:t>fishing</w:t>
      </w:r>
      <w:r w:rsidRPr="002D1E6F">
        <w:t xml:space="preserve"> operation is the primary sampling unit</w:t>
      </w:r>
      <w:bookmarkEnd w:id="50"/>
    </w:p>
    <w:p w14:paraId="6D6E3363" w14:textId="45CE3FF8" w:rsidR="00D75B07" w:rsidRPr="002D1E6F" w:rsidRDefault="00D75B07" w:rsidP="00D75B07">
      <w:r w:rsidRPr="002D1E6F">
        <w:t>Hierarchy 13 is most used for at-sea sampling, but can be used for on-shore sampling as well.</w:t>
      </w:r>
    </w:p>
    <w:p w14:paraId="187222B4" w14:textId="0F874603" w:rsidR="00C16EBD" w:rsidRPr="002D1E6F" w:rsidRDefault="00C16EBD">
      <w:pPr>
        <w:rPr>
          <w:rFonts w:ascii="Calibri" w:eastAsia="Calibri" w:hAnsi="Calibri" w:cs="Times New Roman"/>
        </w:rPr>
      </w:pPr>
      <w:r w:rsidRPr="002D1E6F">
        <w:rPr>
          <w:rFonts w:ascii="Calibri" w:eastAsia="Calibri" w:hAnsi="Calibri" w:cs="Times New Roman"/>
        </w:rPr>
        <w:t xml:space="preserve">Different schemes fit the hierarchy </w:t>
      </w:r>
      <w:r w:rsidR="00794754" w:rsidRPr="002D1E6F">
        <w:rPr>
          <w:rFonts w:ascii="Calibri" w:eastAsia="Calibri" w:hAnsi="Calibri" w:cs="Times New Roman"/>
        </w:rPr>
        <w:t>13</w:t>
      </w:r>
      <w:r w:rsidRPr="002D1E6F">
        <w:rPr>
          <w:rFonts w:ascii="Calibri" w:eastAsia="Calibri" w:hAnsi="Calibri" w:cs="Times New Roman"/>
        </w:rPr>
        <w:t>:</w:t>
      </w:r>
    </w:p>
    <w:p w14:paraId="0C84116F" w14:textId="77777777" w:rsidR="001D1357" w:rsidRPr="002D1E6F" w:rsidRDefault="00C16EBD" w:rsidP="00DC39B8">
      <w:pPr>
        <w:pStyle w:val="ListParagraph"/>
        <w:numPr>
          <w:ilvl w:val="0"/>
          <w:numId w:val="23"/>
        </w:numPr>
        <w:ind w:left="709"/>
        <w:rPr>
          <w:rFonts w:ascii="Calibri" w:eastAsia="Calibri" w:hAnsi="Calibri" w:cs="Times New Roman"/>
        </w:rPr>
      </w:pPr>
      <w:r w:rsidRPr="002D1E6F">
        <w:rPr>
          <w:rFonts w:ascii="Calibri" w:eastAsia="Calibri" w:hAnsi="Calibri" w:cs="Times New Roman"/>
        </w:rPr>
        <w:t>Sampling where individual fishing operations can be sampled</w:t>
      </w:r>
      <w:r w:rsidRPr="002D1E6F">
        <w:rPr>
          <w:rFonts w:asciiTheme="majorHAnsi" w:eastAsiaTheme="majorEastAsia" w:hAnsiTheme="majorHAnsi" w:cstheme="majorBidi"/>
          <w:color w:val="5B9BD5" w:themeColor="accent1"/>
        </w:rPr>
        <w:t xml:space="preserve"> directly, without any prior vessel or trip selection, for instance via real time reporting of fishing activity.</w:t>
      </w:r>
    </w:p>
    <w:p w14:paraId="14493EB4" w14:textId="77777777" w:rsidR="001D1357" w:rsidRPr="002D1E6F" w:rsidRDefault="001D1357" w:rsidP="001D1357">
      <w:pPr>
        <w:rPr>
          <w:i/>
        </w:rPr>
      </w:pPr>
      <w:r w:rsidRPr="002D1E6F">
        <w:rPr>
          <w:i/>
        </w:rPr>
        <w:t>Upper hierarchy tables:</w:t>
      </w:r>
    </w:p>
    <w:p w14:paraId="58F73590" w14:textId="77777777" w:rsidR="001D1357" w:rsidRPr="002D1E6F" w:rsidRDefault="001D1357" w:rsidP="001D1357">
      <w:pPr>
        <w:numPr>
          <w:ilvl w:val="0"/>
          <w:numId w:val="14"/>
        </w:numPr>
        <w:contextualSpacing/>
      </w:pPr>
      <w:r w:rsidRPr="002D1E6F">
        <w:t>Design (DE)</w:t>
      </w:r>
    </w:p>
    <w:p w14:paraId="40FA7139" w14:textId="77777777" w:rsidR="001D1357" w:rsidRPr="002D1E6F" w:rsidRDefault="001D1357" w:rsidP="001D1357">
      <w:pPr>
        <w:numPr>
          <w:ilvl w:val="0"/>
          <w:numId w:val="14"/>
        </w:numPr>
        <w:contextualSpacing/>
      </w:pPr>
      <w:r w:rsidRPr="002D1E6F">
        <w:t>Fishing Operation (FO)</w:t>
      </w:r>
    </w:p>
    <w:p w14:paraId="62D67D3C" w14:textId="77777777" w:rsidR="001D1357" w:rsidRPr="002D1E6F" w:rsidRDefault="001D1357" w:rsidP="001D1357">
      <w:pPr>
        <w:numPr>
          <w:ilvl w:val="0"/>
          <w:numId w:val="14"/>
        </w:numPr>
        <w:contextualSpacing/>
      </w:pPr>
      <w:r w:rsidRPr="002D1E6F">
        <w:t>Species Selection (SS)</w:t>
      </w:r>
    </w:p>
    <w:p w14:paraId="598F455B" w14:textId="77777777" w:rsidR="001D1357" w:rsidRPr="002D1E6F" w:rsidRDefault="001D1357" w:rsidP="001D1357">
      <w:pPr>
        <w:numPr>
          <w:ilvl w:val="0"/>
          <w:numId w:val="14"/>
        </w:numPr>
        <w:contextualSpacing/>
      </w:pPr>
      <w:r w:rsidRPr="002D1E6F">
        <w:t>Sample (SA)</w:t>
      </w:r>
    </w:p>
    <w:p w14:paraId="686496BD" w14:textId="77777777" w:rsidR="001D1357" w:rsidRPr="002D1E6F" w:rsidRDefault="001D1357" w:rsidP="001D1357">
      <w:pPr>
        <w:rPr>
          <w:i/>
        </w:rPr>
      </w:pPr>
    </w:p>
    <w:p w14:paraId="75F7B2F7" w14:textId="77777777" w:rsidR="001D1357" w:rsidRPr="002D1E6F" w:rsidRDefault="001D1357" w:rsidP="001D1357">
      <w:pPr>
        <w:rPr>
          <w:i/>
        </w:rPr>
      </w:pPr>
      <w:r w:rsidRPr="002D1E6F">
        <w:rPr>
          <w:i/>
        </w:rPr>
        <w:t>Auxiliary tables:</w:t>
      </w:r>
    </w:p>
    <w:p w14:paraId="48B1F26E" w14:textId="7FFD1E27" w:rsidR="00346F2A" w:rsidRPr="002D1E6F" w:rsidRDefault="001D1357" w:rsidP="00767E55">
      <w:pPr>
        <w:numPr>
          <w:ilvl w:val="0"/>
          <w:numId w:val="15"/>
        </w:numPr>
        <w:contextualSpacing/>
      </w:pPr>
      <w:r w:rsidRPr="002D1E6F">
        <w:t>Sampling Details (SD) (mandatory)</w:t>
      </w:r>
    </w:p>
    <w:p w14:paraId="30BEA918" w14:textId="57361824" w:rsidR="001D1357" w:rsidRPr="002D1E6F" w:rsidRDefault="00767E55" w:rsidP="001D1357">
      <w:pPr>
        <w:numPr>
          <w:ilvl w:val="0"/>
          <w:numId w:val="15"/>
        </w:numPr>
        <w:contextualSpacing/>
      </w:pPr>
      <w:r w:rsidRPr="002D1E6F">
        <w:t>Fishing Trip</w:t>
      </w:r>
      <w:r w:rsidR="001D1357" w:rsidRPr="002D1E6F">
        <w:t xml:space="preserve"> (</w:t>
      </w:r>
      <w:r w:rsidRPr="002D1E6F">
        <w:t>FT</w:t>
      </w:r>
      <w:r w:rsidR="001D1357" w:rsidRPr="002D1E6F">
        <w:t>) (</w:t>
      </w:r>
      <w:r w:rsidR="00346F2A" w:rsidRPr="002D1E6F">
        <w:t>optional</w:t>
      </w:r>
      <w:r w:rsidR="001D1357" w:rsidRPr="002D1E6F">
        <w:t>)</w:t>
      </w:r>
    </w:p>
    <w:p w14:paraId="1D69D6E3" w14:textId="19D86273" w:rsidR="001D1357" w:rsidRPr="002D1E6F" w:rsidRDefault="001D1357" w:rsidP="001D1357">
      <w:pPr>
        <w:numPr>
          <w:ilvl w:val="0"/>
          <w:numId w:val="15"/>
        </w:numPr>
        <w:contextualSpacing/>
      </w:pPr>
      <w:r w:rsidRPr="002D1E6F">
        <w:t>Species List Details (SL) (mandatory)</w:t>
      </w:r>
    </w:p>
    <w:p w14:paraId="1E46BF49" w14:textId="77777777" w:rsidR="004F1E1C" w:rsidRPr="002D1E6F" w:rsidRDefault="004F1E1C" w:rsidP="001D1357">
      <w:pPr>
        <w:rPr>
          <w:rFonts w:asciiTheme="majorHAnsi" w:eastAsiaTheme="majorEastAsia" w:hAnsiTheme="majorHAnsi" w:cstheme="majorBidi"/>
          <w:color w:val="5B9BD5" w:themeColor="accent1"/>
        </w:rPr>
      </w:pPr>
    </w:p>
    <w:p w14:paraId="4C239B68" w14:textId="53A76F0C" w:rsidR="00C16EBD" w:rsidRPr="002D1E6F" w:rsidRDefault="00C16EBD" w:rsidP="001D1357">
      <w:pPr>
        <w:rPr>
          <w:rFonts w:ascii="Calibri" w:eastAsia="Calibri" w:hAnsi="Calibri" w:cs="Times New Roman"/>
        </w:rPr>
      </w:pPr>
    </w:p>
    <w:p w14:paraId="1EBD3187" w14:textId="2317D927" w:rsidR="005256A7" w:rsidRPr="002D1E6F" w:rsidRDefault="000047EF">
      <w:pPr>
        <w:rPr>
          <w:rFonts w:asciiTheme="majorHAnsi" w:eastAsiaTheme="majorEastAsia" w:hAnsiTheme="majorHAnsi" w:cstheme="majorBidi"/>
          <w:b/>
          <w:bCs/>
          <w:color w:val="5B9BD5" w:themeColor="accent1"/>
        </w:rPr>
      </w:pPr>
      <w:r w:rsidRPr="002D1E6F">
        <w:rPr>
          <w:rFonts w:asciiTheme="majorHAnsi" w:eastAsiaTheme="majorEastAsia" w:hAnsiTheme="majorHAnsi" w:cstheme="majorBidi"/>
          <w:b/>
          <w:bCs/>
          <w:noProof/>
          <w:color w:val="5B9BD5" w:themeColor="accent1"/>
          <w:lang w:val="en-US"/>
        </w:rPr>
        <w:drawing>
          <wp:inline distT="0" distB="0" distL="0" distR="0" wp14:anchorId="64F28415" wp14:editId="46C20E71">
            <wp:extent cx="5734850" cy="2638793"/>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4850" cy="2638793"/>
                    </a:xfrm>
                    <a:prstGeom prst="rect">
                      <a:avLst/>
                    </a:prstGeom>
                  </pic:spPr>
                </pic:pic>
              </a:graphicData>
            </a:graphic>
          </wp:inline>
        </w:drawing>
      </w:r>
    </w:p>
    <w:p w14:paraId="1E95F848" w14:textId="77777777" w:rsidR="00BB127B" w:rsidRPr="002D1E6F" w:rsidRDefault="00BB127B" w:rsidP="00BB127B">
      <w:pPr>
        <w:pStyle w:val="Heading3"/>
      </w:pPr>
      <w:bookmarkStart w:id="51" w:name="_Toc56083442"/>
      <w:r w:rsidRPr="002D1E6F">
        <w:t>Lower Hierarchy A: Length stratified biological samples</w:t>
      </w:r>
      <w:bookmarkEnd w:id="51"/>
      <w:r w:rsidRPr="002D1E6F">
        <w:t xml:space="preserve"> </w:t>
      </w:r>
    </w:p>
    <w:p w14:paraId="00AC6CFE" w14:textId="77777777" w:rsidR="00E20197" w:rsidRPr="002D1E6F" w:rsidRDefault="00E20197" w:rsidP="00BB127B"/>
    <w:p w14:paraId="1E95F849" w14:textId="77777777" w:rsidR="00BB127B" w:rsidRPr="002D1E6F" w:rsidRDefault="00BB127B" w:rsidP="00BB127B">
      <w:r w:rsidRPr="002D1E6F">
        <w:t>Different schemes fit the lower hierarchy A:</w:t>
      </w:r>
    </w:p>
    <w:p w14:paraId="1E95F84A" w14:textId="77777777" w:rsidR="00BB127B" w:rsidRPr="002D1E6F" w:rsidRDefault="00BB127B" w:rsidP="00BB127B">
      <w:pPr>
        <w:pStyle w:val="ListParagraph"/>
        <w:numPr>
          <w:ilvl w:val="0"/>
          <w:numId w:val="16"/>
        </w:numPr>
      </w:pPr>
      <w:r w:rsidRPr="002D1E6F">
        <w:t>The sample of a specific species is length measured and stratified by length into 1 cm classes. A fixed number of specimens is biologically sampled from each class (e.g., 2 individuals from each length class). Length, weight, sex and age are determined for each of them.</w:t>
      </w:r>
    </w:p>
    <w:p w14:paraId="1E95F84B" w14:textId="77777777" w:rsidR="00BB127B" w:rsidRPr="002D1E6F" w:rsidRDefault="00BB127B" w:rsidP="00BB127B">
      <w:pPr>
        <w:pStyle w:val="ListParagraph"/>
        <w:numPr>
          <w:ilvl w:val="0"/>
          <w:numId w:val="16"/>
        </w:numPr>
      </w:pPr>
      <w:r w:rsidRPr="002D1E6F">
        <w:t>Variants:</w:t>
      </w:r>
    </w:p>
    <w:p w14:paraId="1E95F84C" w14:textId="77777777" w:rsidR="00BB127B" w:rsidRPr="002D1E6F" w:rsidRDefault="00BB127B" w:rsidP="00BB127B">
      <w:pPr>
        <w:pStyle w:val="ListParagraph"/>
        <w:numPr>
          <w:ilvl w:val="1"/>
          <w:numId w:val="16"/>
        </w:numPr>
      </w:pPr>
      <w:r w:rsidRPr="002D1E6F">
        <w:t>Different length classes (e.g., 1mm, 0.5cm, 2.5cm, etc.)</w:t>
      </w:r>
    </w:p>
    <w:p w14:paraId="1E95F84D" w14:textId="77777777" w:rsidR="00BB127B" w:rsidRPr="002D1E6F" w:rsidRDefault="00BB127B" w:rsidP="00BB127B">
      <w:pPr>
        <w:pStyle w:val="ListParagraph"/>
        <w:numPr>
          <w:ilvl w:val="1"/>
          <w:numId w:val="16"/>
        </w:numPr>
      </w:pPr>
      <w:r w:rsidRPr="002D1E6F">
        <w:t>Different sample sizes from each length class (e.g., proportional to the number of fish in the length class).</w:t>
      </w:r>
    </w:p>
    <w:p w14:paraId="1E95F84E" w14:textId="77777777" w:rsidR="00BB127B" w:rsidRPr="002D1E6F" w:rsidRDefault="00BB127B" w:rsidP="00BB127B">
      <w:pPr>
        <w:pStyle w:val="ListParagraph"/>
        <w:numPr>
          <w:ilvl w:val="1"/>
          <w:numId w:val="16"/>
        </w:numPr>
      </w:pPr>
      <w:r w:rsidRPr="002D1E6F">
        <w:lastRenderedPageBreak/>
        <w:t>Additional biological variables on each fish sampled (e.g., maturity, stock, age quality, etc.)</w:t>
      </w:r>
    </w:p>
    <w:p w14:paraId="1E95F84F" w14:textId="77777777" w:rsidR="00BB127B" w:rsidRPr="002D1E6F" w:rsidRDefault="00BB127B" w:rsidP="00BB127B">
      <w:pPr>
        <w:rPr>
          <w:i/>
        </w:rPr>
      </w:pPr>
    </w:p>
    <w:p w14:paraId="1E95F850" w14:textId="77777777" w:rsidR="00BB127B" w:rsidRPr="002D1E6F" w:rsidRDefault="00BB127B" w:rsidP="00BB127B">
      <w:pPr>
        <w:rPr>
          <w:i/>
        </w:rPr>
      </w:pPr>
      <w:r w:rsidRPr="002D1E6F">
        <w:rPr>
          <w:i/>
        </w:rPr>
        <w:t>Upper hierarchy link:</w:t>
      </w:r>
    </w:p>
    <w:p w14:paraId="1E95F851" w14:textId="42EA961B" w:rsidR="00BB127B" w:rsidRPr="002D1E6F" w:rsidRDefault="00BB127B" w:rsidP="00BB127B">
      <w:pPr>
        <w:pStyle w:val="ListParagraph"/>
        <w:numPr>
          <w:ilvl w:val="0"/>
          <w:numId w:val="14"/>
        </w:numPr>
      </w:pPr>
      <w:r w:rsidRPr="002D1E6F">
        <w:t xml:space="preserve">Sample </w:t>
      </w:r>
      <w:r w:rsidR="00495A81" w:rsidRPr="002D1E6F">
        <w:t>(SA)</w:t>
      </w:r>
    </w:p>
    <w:p w14:paraId="1E95F852" w14:textId="77777777" w:rsidR="00BB127B" w:rsidRPr="002D1E6F" w:rsidRDefault="00BB127B" w:rsidP="00BB127B">
      <w:pPr>
        <w:rPr>
          <w:i/>
        </w:rPr>
      </w:pPr>
    </w:p>
    <w:p w14:paraId="1E95F853" w14:textId="77777777" w:rsidR="00BB127B" w:rsidRPr="002D1E6F" w:rsidRDefault="00BB127B" w:rsidP="00BB127B">
      <w:pPr>
        <w:rPr>
          <w:i/>
        </w:rPr>
      </w:pPr>
      <w:r w:rsidRPr="002D1E6F">
        <w:rPr>
          <w:i/>
        </w:rPr>
        <w:t>Lower hierarchy tables:</w:t>
      </w:r>
    </w:p>
    <w:p w14:paraId="1E95F854" w14:textId="3C8D5AF5" w:rsidR="00BB127B" w:rsidRPr="002D1E6F" w:rsidRDefault="00BB127B" w:rsidP="00BB127B">
      <w:pPr>
        <w:pStyle w:val="ListParagraph"/>
        <w:numPr>
          <w:ilvl w:val="0"/>
          <w:numId w:val="14"/>
        </w:numPr>
      </w:pPr>
      <w:r w:rsidRPr="002D1E6F">
        <w:t xml:space="preserve">Frequency Measure </w:t>
      </w:r>
      <w:r w:rsidR="00495A81" w:rsidRPr="002D1E6F">
        <w:t xml:space="preserve">(FM) </w:t>
      </w:r>
    </w:p>
    <w:p w14:paraId="1E95F855" w14:textId="15E737FB" w:rsidR="00BB127B" w:rsidRPr="002D1E6F" w:rsidRDefault="00BB127B" w:rsidP="00BB127B">
      <w:pPr>
        <w:pStyle w:val="ListParagraph"/>
        <w:numPr>
          <w:ilvl w:val="0"/>
          <w:numId w:val="14"/>
        </w:numPr>
        <w:rPr>
          <w:i/>
        </w:rPr>
      </w:pPr>
      <w:r w:rsidRPr="002D1E6F">
        <w:t xml:space="preserve">Biological Variable </w:t>
      </w:r>
      <w:r w:rsidR="00495A81" w:rsidRPr="002D1E6F">
        <w:t>(BV)</w:t>
      </w:r>
    </w:p>
    <w:p w14:paraId="1E95F856" w14:textId="77777777" w:rsidR="00BB127B" w:rsidRPr="002D1E6F" w:rsidRDefault="00BB127B" w:rsidP="00BB127B"/>
    <w:p w14:paraId="1E95F857" w14:textId="625B5CE4" w:rsidR="00BB127B" w:rsidRPr="002D1E6F" w:rsidRDefault="00294DCA" w:rsidP="00BB127B">
      <w:pPr>
        <w:jc w:val="center"/>
      </w:pPr>
      <w:r w:rsidRPr="002D1E6F">
        <w:rPr>
          <w:noProof/>
          <w:lang w:val="en-US"/>
        </w:rPr>
        <w:drawing>
          <wp:inline distT="0" distB="0" distL="0" distR="0" wp14:anchorId="081FA00D" wp14:editId="53180DF0">
            <wp:extent cx="3153115" cy="1530000"/>
            <wp:effectExtent l="0" t="0" r="0" b="0"/>
            <wp:docPr id="18" name="Picture 18" descr="\\storage-lk.slu.se\home$\nupr0001\My Documents\006 - ICES WGs\20180403_ICES_WKRDB_SPEC\20180615_v1.15\Hierarchy_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torage-lk.slu.se\home$\nupr0001\My Documents\006 - ICES WGs\20180403_ICES_WKRDB_SPEC\20180615_v1.15\Hierarchy_A.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153115" cy="1530000"/>
                    </a:xfrm>
                    <a:prstGeom prst="rect">
                      <a:avLst/>
                    </a:prstGeom>
                    <a:noFill/>
                    <a:ln>
                      <a:noFill/>
                    </a:ln>
                  </pic:spPr>
                </pic:pic>
              </a:graphicData>
            </a:graphic>
          </wp:inline>
        </w:drawing>
      </w:r>
    </w:p>
    <w:p w14:paraId="1E95F858" w14:textId="77777777" w:rsidR="00BB127B" w:rsidRPr="002D1E6F" w:rsidRDefault="00BB127B" w:rsidP="00BB127B"/>
    <w:p w14:paraId="62EFBBA2" w14:textId="77777777" w:rsidR="00495A81" w:rsidRPr="002D1E6F" w:rsidRDefault="00495A81" w:rsidP="00495A81">
      <w:r w:rsidRPr="002D1E6F">
        <w:t>Example(s) described:</w:t>
      </w:r>
    </w:p>
    <w:p w14:paraId="1E95F85A" w14:textId="77777777" w:rsidR="00BB127B" w:rsidRPr="002D1E6F" w:rsidRDefault="00BB127B" w:rsidP="00BB127B">
      <w:r w:rsidRPr="002D1E6F">
        <w:t xml:space="preserve">In a sample of species X, there are 18 fish. All fish are measured to the lowest cm and the sample is length stratified into 1cm length classes. The number of individuals in each length class is noted. Then, biological data is collected from up to 2 fish randomly selected from each length class. Data on length (in mm), weight (in g), age (in years), age quality and stock is available on each individual biologically sampled. </w:t>
      </w:r>
    </w:p>
    <w:p w14:paraId="1E95F85B" w14:textId="67DFFC91" w:rsidR="00BB127B" w:rsidRPr="002D1E6F" w:rsidRDefault="00BB127B" w:rsidP="00BB127B">
      <w:r w:rsidRPr="002D1E6F">
        <w:t xml:space="preserve">For a filled-in example see spreadsheet </w:t>
      </w:r>
      <w:r w:rsidR="00B76AB8" w:rsidRPr="002D1E6F">
        <w:t xml:space="preserve">“Examples of Hierarchies </w:t>
      </w:r>
      <w:r w:rsidR="00C07B42" w:rsidRPr="002D1E6F">
        <w:t>1-8 A-D.xlsx</w:t>
      </w:r>
      <w:r w:rsidR="00B76AB8" w:rsidRPr="002D1E6F">
        <w:t>”.</w:t>
      </w:r>
    </w:p>
    <w:p w14:paraId="1E95F85C" w14:textId="77777777" w:rsidR="00BB127B" w:rsidRPr="002D1E6F" w:rsidRDefault="00BB127B" w:rsidP="00BB127B"/>
    <w:p w14:paraId="1E95F85D" w14:textId="77777777" w:rsidR="00A873A5" w:rsidRPr="002D1E6F" w:rsidRDefault="00A873A5">
      <w:pPr>
        <w:rPr>
          <w:rFonts w:asciiTheme="majorHAnsi" w:eastAsiaTheme="majorEastAsia" w:hAnsiTheme="majorHAnsi" w:cstheme="majorBidi"/>
          <w:b/>
          <w:bCs/>
          <w:color w:val="5B9BD5" w:themeColor="accent1"/>
        </w:rPr>
      </w:pPr>
      <w:r w:rsidRPr="002D1E6F">
        <w:br w:type="page"/>
      </w:r>
    </w:p>
    <w:p w14:paraId="1E95F85E" w14:textId="77777777" w:rsidR="00BB127B" w:rsidRPr="002D1E6F" w:rsidRDefault="00BB127B" w:rsidP="00BB127B">
      <w:pPr>
        <w:pStyle w:val="Heading3"/>
      </w:pPr>
      <w:bookmarkStart w:id="52" w:name="_Toc56083443"/>
      <w:r w:rsidRPr="002D1E6F">
        <w:lastRenderedPageBreak/>
        <w:t>Lower Hierarchy B: Only length frequency data is taken from sample(s)/subsample(s)</w:t>
      </w:r>
      <w:bookmarkEnd w:id="52"/>
    </w:p>
    <w:p w14:paraId="1E95F85F" w14:textId="77777777" w:rsidR="00BB127B" w:rsidRPr="002D1E6F" w:rsidRDefault="00BB127B" w:rsidP="00BB127B">
      <w:pPr>
        <w:rPr>
          <w:rFonts w:ascii="Calibri" w:hAnsi="Calibri"/>
        </w:rPr>
      </w:pPr>
    </w:p>
    <w:p w14:paraId="1E95F860" w14:textId="77777777" w:rsidR="00BB127B" w:rsidRPr="002D1E6F" w:rsidRDefault="00BB127B" w:rsidP="00BB127B">
      <w:pPr>
        <w:rPr>
          <w:rFonts w:ascii="Calibri" w:hAnsi="Calibri"/>
        </w:rPr>
      </w:pPr>
      <w:r w:rsidRPr="002D1E6F">
        <w:rPr>
          <w:rFonts w:ascii="Calibri" w:hAnsi="Calibri"/>
        </w:rPr>
        <w:t>Different schemes fit the lower hierarchy B:</w:t>
      </w:r>
    </w:p>
    <w:p w14:paraId="1E95F861" w14:textId="77777777" w:rsidR="00BB127B" w:rsidRPr="002D1E6F" w:rsidRDefault="00BB127B" w:rsidP="00BB127B">
      <w:pPr>
        <w:pStyle w:val="ListParagraph"/>
        <w:numPr>
          <w:ilvl w:val="0"/>
          <w:numId w:val="16"/>
        </w:numPr>
        <w:rPr>
          <w:rFonts w:ascii="Calibri" w:hAnsi="Calibri"/>
        </w:rPr>
      </w:pPr>
      <w:r w:rsidRPr="002D1E6F">
        <w:rPr>
          <w:rFonts w:ascii="Calibri" w:hAnsi="Calibri"/>
        </w:rPr>
        <w:t xml:space="preserve">The sample of a specific species is length measured to the lowest cm. No further biological analyses are carried out on the specimens. </w:t>
      </w:r>
    </w:p>
    <w:p w14:paraId="1E95F862" w14:textId="77777777" w:rsidR="00BB127B" w:rsidRPr="002D1E6F" w:rsidRDefault="00BB127B" w:rsidP="00BB127B">
      <w:pPr>
        <w:pStyle w:val="ListParagraph"/>
        <w:numPr>
          <w:ilvl w:val="0"/>
          <w:numId w:val="16"/>
        </w:numPr>
        <w:rPr>
          <w:rFonts w:ascii="Calibri" w:hAnsi="Calibri"/>
        </w:rPr>
      </w:pPr>
      <w:r w:rsidRPr="002D1E6F">
        <w:rPr>
          <w:rFonts w:ascii="Calibri" w:hAnsi="Calibri"/>
        </w:rPr>
        <w:t>Variants:</w:t>
      </w:r>
    </w:p>
    <w:p w14:paraId="1E95F863" w14:textId="77777777" w:rsidR="00BB127B" w:rsidRPr="002D1E6F" w:rsidRDefault="00BB127B" w:rsidP="00BB127B">
      <w:pPr>
        <w:pStyle w:val="ListParagraph"/>
        <w:numPr>
          <w:ilvl w:val="1"/>
          <w:numId w:val="16"/>
        </w:numPr>
        <w:rPr>
          <w:rFonts w:ascii="Calibri" w:hAnsi="Calibri"/>
        </w:rPr>
      </w:pPr>
      <w:r w:rsidRPr="002D1E6F">
        <w:rPr>
          <w:rFonts w:ascii="Calibri" w:hAnsi="Calibri"/>
        </w:rPr>
        <w:t>Different length classes (e.g., 1mm, 0.5cm, 2.5cm, etc.)</w:t>
      </w:r>
    </w:p>
    <w:p w14:paraId="1E95F864" w14:textId="77777777" w:rsidR="00BB127B" w:rsidRPr="002D1E6F" w:rsidRDefault="00BB127B" w:rsidP="00BB127B">
      <w:pPr>
        <w:rPr>
          <w:rFonts w:ascii="Calibri" w:hAnsi="Calibri"/>
          <w:i/>
        </w:rPr>
      </w:pPr>
    </w:p>
    <w:p w14:paraId="1E95F865" w14:textId="77777777" w:rsidR="00BB127B" w:rsidRPr="002D1E6F" w:rsidRDefault="00BB127B" w:rsidP="00BB127B">
      <w:pPr>
        <w:rPr>
          <w:rFonts w:ascii="Calibri" w:hAnsi="Calibri"/>
          <w:i/>
        </w:rPr>
      </w:pPr>
      <w:r w:rsidRPr="002D1E6F">
        <w:rPr>
          <w:rFonts w:ascii="Calibri" w:hAnsi="Calibri"/>
          <w:i/>
        </w:rPr>
        <w:t>Upper hierarchy link:</w:t>
      </w:r>
    </w:p>
    <w:p w14:paraId="1E95F866" w14:textId="7B969025" w:rsidR="00BB127B" w:rsidRPr="002D1E6F" w:rsidRDefault="00BB127B" w:rsidP="00BB127B">
      <w:pPr>
        <w:pStyle w:val="ListParagraph"/>
        <w:numPr>
          <w:ilvl w:val="0"/>
          <w:numId w:val="14"/>
        </w:numPr>
        <w:rPr>
          <w:rFonts w:ascii="Calibri" w:hAnsi="Calibri"/>
        </w:rPr>
      </w:pPr>
      <w:r w:rsidRPr="002D1E6F">
        <w:rPr>
          <w:rFonts w:ascii="Calibri" w:hAnsi="Calibri"/>
        </w:rPr>
        <w:t xml:space="preserve">Sample </w:t>
      </w:r>
      <w:r w:rsidR="00495A81" w:rsidRPr="002D1E6F">
        <w:rPr>
          <w:rFonts w:ascii="Calibri" w:hAnsi="Calibri"/>
        </w:rPr>
        <w:t>(SA)</w:t>
      </w:r>
    </w:p>
    <w:p w14:paraId="1E95F867" w14:textId="77777777" w:rsidR="00BB127B" w:rsidRPr="002D1E6F" w:rsidRDefault="00BB127B" w:rsidP="00BB127B">
      <w:pPr>
        <w:rPr>
          <w:rFonts w:ascii="Calibri" w:hAnsi="Calibri"/>
          <w:i/>
        </w:rPr>
      </w:pPr>
    </w:p>
    <w:p w14:paraId="1E95F868" w14:textId="77777777" w:rsidR="00BB127B" w:rsidRPr="002D1E6F" w:rsidRDefault="00BB127B" w:rsidP="00BB127B">
      <w:pPr>
        <w:rPr>
          <w:rFonts w:ascii="Calibri" w:hAnsi="Calibri"/>
          <w:i/>
        </w:rPr>
      </w:pPr>
      <w:r w:rsidRPr="002D1E6F">
        <w:rPr>
          <w:rFonts w:ascii="Calibri" w:hAnsi="Calibri"/>
          <w:i/>
        </w:rPr>
        <w:t>Lower hierarchy tables:</w:t>
      </w:r>
    </w:p>
    <w:p w14:paraId="1E95F869" w14:textId="5A24C58A" w:rsidR="00BB127B" w:rsidRPr="002D1E6F" w:rsidRDefault="00BB127B" w:rsidP="00BB127B">
      <w:pPr>
        <w:pStyle w:val="ListParagraph"/>
        <w:numPr>
          <w:ilvl w:val="0"/>
          <w:numId w:val="14"/>
        </w:numPr>
        <w:rPr>
          <w:rFonts w:ascii="Calibri" w:hAnsi="Calibri"/>
        </w:rPr>
      </w:pPr>
      <w:r w:rsidRPr="002D1E6F">
        <w:rPr>
          <w:rFonts w:ascii="Calibri" w:hAnsi="Calibri"/>
        </w:rPr>
        <w:t xml:space="preserve">Frequency Measure </w:t>
      </w:r>
      <w:r w:rsidR="00495A81" w:rsidRPr="002D1E6F">
        <w:rPr>
          <w:rFonts w:ascii="Calibri" w:hAnsi="Calibri"/>
        </w:rPr>
        <w:t>(FM)</w:t>
      </w:r>
    </w:p>
    <w:p w14:paraId="1E95F86A" w14:textId="77777777" w:rsidR="00BB127B" w:rsidRPr="002D1E6F" w:rsidRDefault="00BB127B" w:rsidP="00BB127B">
      <w:pPr>
        <w:rPr>
          <w:rFonts w:ascii="Calibri" w:hAnsi="Calibri"/>
        </w:rPr>
      </w:pPr>
    </w:p>
    <w:p w14:paraId="1E95F86B" w14:textId="4FBB20C4" w:rsidR="00BB127B" w:rsidRPr="002D1E6F" w:rsidRDefault="00294DCA" w:rsidP="00BB127B">
      <w:pPr>
        <w:jc w:val="center"/>
        <w:rPr>
          <w:rFonts w:ascii="Calibri" w:hAnsi="Calibri"/>
        </w:rPr>
      </w:pPr>
      <w:r w:rsidRPr="002D1E6F">
        <w:rPr>
          <w:rFonts w:ascii="Calibri" w:hAnsi="Calibri"/>
          <w:noProof/>
          <w:lang w:val="en-US"/>
        </w:rPr>
        <w:drawing>
          <wp:inline distT="0" distB="0" distL="0" distR="0" wp14:anchorId="3E3ABBC9" wp14:editId="75E0AAB5">
            <wp:extent cx="2491281" cy="1530000"/>
            <wp:effectExtent l="0" t="0" r="4445" b="0"/>
            <wp:docPr id="19" name="Picture 19" descr="\\storage-lk.slu.se\home$\nupr0001\My Documents\006 - ICES WGs\20180403_ICES_WKRDB_SPEC\20180615_v1.15\Hierarchy_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torage-lk.slu.se\home$\nupr0001\My Documents\006 - ICES WGs\20180403_ICES_WKRDB_SPEC\20180615_v1.15\Hierarchy_B.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491281" cy="1530000"/>
                    </a:xfrm>
                    <a:prstGeom prst="rect">
                      <a:avLst/>
                    </a:prstGeom>
                    <a:noFill/>
                    <a:ln>
                      <a:noFill/>
                    </a:ln>
                  </pic:spPr>
                </pic:pic>
              </a:graphicData>
            </a:graphic>
          </wp:inline>
        </w:drawing>
      </w:r>
    </w:p>
    <w:p w14:paraId="1E95F86C" w14:textId="77777777" w:rsidR="00BB127B" w:rsidRPr="002D1E6F" w:rsidRDefault="00BB127B" w:rsidP="00BB127B">
      <w:pPr>
        <w:rPr>
          <w:rFonts w:ascii="Calibri" w:hAnsi="Calibri"/>
        </w:rPr>
      </w:pPr>
    </w:p>
    <w:p w14:paraId="1E95F86D" w14:textId="77777777" w:rsidR="00BB127B" w:rsidRPr="002D1E6F" w:rsidRDefault="00BB127B" w:rsidP="00BB127B">
      <w:pPr>
        <w:rPr>
          <w:rFonts w:ascii="Calibri" w:hAnsi="Calibri"/>
        </w:rPr>
      </w:pPr>
      <w:r w:rsidRPr="002D1E6F">
        <w:rPr>
          <w:rFonts w:ascii="Calibri" w:hAnsi="Calibri"/>
        </w:rPr>
        <w:t>Example:</w:t>
      </w:r>
    </w:p>
    <w:p w14:paraId="1E95F86E" w14:textId="77777777" w:rsidR="00BB127B" w:rsidRPr="002D1E6F" w:rsidRDefault="00BB127B" w:rsidP="00BB127B">
      <w:pPr>
        <w:rPr>
          <w:rFonts w:ascii="Calibri" w:hAnsi="Calibri"/>
        </w:rPr>
      </w:pPr>
      <w:r w:rsidRPr="002D1E6F">
        <w:rPr>
          <w:rFonts w:ascii="Calibri" w:hAnsi="Calibri"/>
        </w:rPr>
        <w:t>In a sample of species X, there are 41 fish. All fish are measured to the lowest cm and data is organized into a 1-cm length frequency. No further biological data is collected from specimens.</w:t>
      </w:r>
    </w:p>
    <w:p w14:paraId="1E95F86F" w14:textId="16E92B02" w:rsidR="00BB127B" w:rsidRPr="002D1E6F" w:rsidRDefault="00BB127B" w:rsidP="00BB127B">
      <w:pPr>
        <w:rPr>
          <w:rFonts w:ascii="Calibri" w:hAnsi="Calibri"/>
        </w:rPr>
      </w:pPr>
      <w:r w:rsidRPr="002D1E6F">
        <w:rPr>
          <w:rFonts w:ascii="Calibri" w:hAnsi="Calibri"/>
        </w:rPr>
        <w:t xml:space="preserve">For a filled-in example see spreadsheet </w:t>
      </w:r>
      <w:r w:rsidR="00B76AB8" w:rsidRPr="002D1E6F">
        <w:rPr>
          <w:rFonts w:ascii="Calibri" w:hAnsi="Calibri"/>
        </w:rPr>
        <w:t xml:space="preserve">“Examples of Hierarchies </w:t>
      </w:r>
      <w:r w:rsidR="00C07B42" w:rsidRPr="002D1E6F">
        <w:rPr>
          <w:rFonts w:ascii="Calibri" w:hAnsi="Calibri"/>
        </w:rPr>
        <w:t>1-8 A-D.xlsx</w:t>
      </w:r>
      <w:r w:rsidR="00B76AB8" w:rsidRPr="002D1E6F">
        <w:rPr>
          <w:rFonts w:ascii="Calibri" w:hAnsi="Calibri"/>
        </w:rPr>
        <w:t>”.</w:t>
      </w:r>
    </w:p>
    <w:p w14:paraId="1E95F870" w14:textId="77777777" w:rsidR="002137D9" w:rsidRPr="002D1E6F" w:rsidRDefault="002137D9"/>
    <w:p w14:paraId="1E95F871" w14:textId="77777777" w:rsidR="00A873A5" w:rsidRPr="002D1E6F" w:rsidRDefault="00A873A5">
      <w:pPr>
        <w:rPr>
          <w:rFonts w:asciiTheme="majorHAnsi" w:eastAsiaTheme="majorEastAsia" w:hAnsiTheme="majorHAnsi" w:cstheme="majorBidi"/>
          <w:b/>
          <w:bCs/>
          <w:color w:val="5B9BD5" w:themeColor="accent1"/>
        </w:rPr>
      </w:pPr>
      <w:r w:rsidRPr="002D1E6F">
        <w:br w:type="page"/>
      </w:r>
    </w:p>
    <w:p w14:paraId="1E95F872" w14:textId="77777777" w:rsidR="00BB127B" w:rsidRPr="002D1E6F" w:rsidRDefault="00BB127B" w:rsidP="00BB127B">
      <w:pPr>
        <w:pStyle w:val="Heading3"/>
      </w:pPr>
      <w:bookmarkStart w:id="53" w:name="_Toc56083444"/>
      <w:r w:rsidRPr="002D1E6F">
        <w:lastRenderedPageBreak/>
        <w:t>Lower Hierarchy C: All individuals in the sample/subsample are biologically analyzed</w:t>
      </w:r>
      <w:bookmarkEnd w:id="53"/>
      <w:r w:rsidRPr="002D1E6F">
        <w:t xml:space="preserve"> </w:t>
      </w:r>
    </w:p>
    <w:p w14:paraId="1E95F873" w14:textId="77777777" w:rsidR="00BB127B" w:rsidRPr="002D1E6F" w:rsidRDefault="00BB127B" w:rsidP="00BB127B">
      <w:pPr>
        <w:rPr>
          <w:rFonts w:ascii="Calibri" w:hAnsi="Calibri"/>
        </w:rPr>
      </w:pPr>
    </w:p>
    <w:p w14:paraId="1E95F874" w14:textId="77777777" w:rsidR="00BB127B" w:rsidRPr="002D1E6F" w:rsidRDefault="00BB127B" w:rsidP="00BB127B">
      <w:pPr>
        <w:rPr>
          <w:rFonts w:ascii="Calibri" w:hAnsi="Calibri" w:cstheme="minorHAnsi"/>
        </w:rPr>
      </w:pPr>
      <w:r w:rsidRPr="002D1E6F">
        <w:rPr>
          <w:rFonts w:ascii="Calibri" w:hAnsi="Calibri" w:cstheme="minorHAnsi"/>
        </w:rPr>
        <w:t>Different schemes fit the lower hierarchy C:</w:t>
      </w:r>
    </w:p>
    <w:p w14:paraId="1E95F875" w14:textId="77777777" w:rsidR="00BB127B" w:rsidRPr="002D1E6F" w:rsidRDefault="00BB127B" w:rsidP="00BB127B">
      <w:pPr>
        <w:pStyle w:val="ListParagraph"/>
        <w:numPr>
          <w:ilvl w:val="0"/>
          <w:numId w:val="16"/>
        </w:numPr>
        <w:rPr>
          <w:rFonts w:ascii="Calibri" w:hAnsi="Calibri" w:cstheme="minorHAnsi"/>
        </w:rPr>
      </w:pPr>
      <w:r w:rsidRPr="002D1E6F">
        <w:rPr>
          <w:rFonts w:ascii="Calibri" w:hAnsi="Calibri" w:cstheme="minorHAnsi"/>
        </w:rPr>
        <w:t xml:space="preserve">The sample/subsample of a specific species is entirely biologically analyzed. </w:t>
      </w:r>
    </w:p>
    <w:p w14:paraId="1E95F876" w14:textId="77777777" w:rsidR="00BB127B" w:rsidRPr="002D1E6F" w:rsidRDefault="00BB127B" w:rsidP="00BB127B">
      <w:pPr>
        <w:pStyle w:val="ListParagraph"/>
        <w:numPr>
          <w:ilvl w:val="0"/>
          <w:numId w:val="16"/>
        </w:numPr>
        <w:rPr>
          <w:rFonts w:ascii="Calibri" w:hAnsi="Calibri" w:cstheme="minorHAnsi"/>
        </w:rPr>
      </w:pPr>
      <w:r w:rsidRPr="002D1E6F">
        <w:rPr>
          <w:rFonts w:ascii="Calibri" w:hAnsi="Calibri" w:cstheme="minorHAnsi"/>
        </w:rPr>
        <w:t>Variants:</w:t>
      </w:r>
    </w:p>
    <w:p w14:paraId="1E95F877" w14:textId="77777777" w:rsidR="00BB127B" w:rsidRPr="002D1E6F" w:rsidRDefault="00BB127B" w:rsidP="00BB127B">
      <w:pPr>
        <w:pStyle w:val="ListParagraph"/>
        <w:numPr>
          <w:ilvl w:val="1"/>
          <w:numId w:val="16"/>
        </w:numPr>
        <w:rPr>
          <w:rFonts w:ascii="Calibri" w:hAnsi="Calibri" w:cstheme="minorHAnsi"/>
          <w:i/>
        </w:rPr>
      </w:pPr>
      <w:r w:rsidRPr="002D1E6F">
        <w:rPr>
          <w:rFonts w:ascii="Calibri" w:hAnsi="Calibri" w:cstheme="minorHAnsi"/>
        </w:rPr>
        <w:t>Various biological variables collected on each fish sampled (e.g., maturity, stock, age quality, etc.)</w:t>
      </w:r>
    </w:p>
    <w:p w14:paraId="1E95F878" w14:textId="77777777" w:rsidR="00BB127B" w:rsidRPr="002D1E6F" w:rsidRDefault="00BB127B" w:rsidP="00BB127B">
      <w:pPr>
        <w:pStyle w:val="ListParagraph"/>
        <w:numPr>
          <w:ilvl w:val="1"/>
          <w:numId w:val="16"/>
        </w:numPr>
        <w:rPr>
          <w:rFonts w:ascii="Calibri" w:hAnsi="Calibri" w:cstheme="minorHAnsi"/>
        </w:rPr>
      </w:pPr>
      <w:r w:rsidRPr="002D1E6F">
        <w:rPr>
          <w:rFonts w:ascii="Calibri" w:hAnsi="Calibri" w:cstheme="minorHAnsi"/>
        </w:rPr>
        <w:t>Length is not among the variables sampled (e.g., sampling directly for ages)</w:t>
      </w:r>
    </w:p>
    <w:p w14:paraId="1E95F879" w14:textId="77777777" w:rsidR="00BB127B" w:rsidRPr="002D1E6F" w:rsidRDefault="00BB127B" w:rsidP="00BB127B">
      <w:pPr>
        <w:rPr>
          <w:rFonts w:ascii="Calibri" w:hAnsi="Calibri" w:cstheme="minorHAnsi"/>
        </w:rPr>
      </w:pPr>
    </w:p>
    <w:p w14:paraId="1E95F87A" w14:textId="77777777" w:rsidR="00BB127B" w:rsidRPr="002D1E6F" w:rsidRDefault="00BB127B" w:rsidP="00BB127B">
      <w:pPr>
        <w:rPr>
          <w:rFonts w:ascii="Calibri" w:hAnsi="Calibri" w:cstheme="minorHAnsi"/>
          <w:i/>
        </w:rPr>
      </w:pPr>
      <w:r w:rsidRPr="002D1E6F">
        <w:rPr>
          <w:rFonts w:ascii="Calibri" w:hAnsi="Calibri" w:cstheme="minorHAnsi"/>
          <w:i/>
        </w:rPr>
        <w:t>Upper hierarchy link:</w:t>
      </w:r>
    </w:p>
    <w:p w14:paraId="1E95F87B" w14:textId="05E1187D" w:rsidR="00BB127B" w:rsidRPr="002D1E6F" w:rsidRDefault="00BB127B" w:rsidP="00BB127B">
      <w:pPr>
        <w:pStyle w:val="ListParagraph"/>
        <w:numPr>
          <w:ilvl w:val="0"/>
          <w:numId w:val="14"/>
        </w:numPr>
        <w:rPr>
          <w:rFonts w:ascii="Calibri" w:hAnsi="Calibri" w:cstheme="minorHAnsi"/>
        </w:rPr>
      </w:pPr>
      <w:r w:rsidRPr="002D1E6F">
        <w:rPr>
          <w:rFonts w:ascii="Calibri" w:hAnsi="Calibri" w:cstheme="minorHAnsi"/>
        </w:rPr>
        <w:t xml:space="preserve">Sample </w:t>
      </w:r>
      <w:r w:rsidR="00495A81" w:rsidRPr="002D1E6F">
        <w:rPr>
          <w:rFonts w:ascii="Calibri" w:hAnsi="Calibri" w:cstheme="minorHAnsi"/>
        </w:rPr>
        <w:t>(SA)</w:t>
      </w:r>
    </w:p>
    <w:p w14:paraId="1E95F87C" w14:textId="77777777" w:rsidR="00BB127B" w:rsidRPr="002D1E6F" w:rsidRDefault="00BB127B" w:rsidP="00BB127B">
      <w:pPr>
        <w:rPr>
          <w:rFonts w:ascii="Calibri" w:hAnsi="Calibri" w:cstheme="minorHAnsi"/>
          <w:i/>
        </w:rPr>
      </w:pPr>
    </w:p>
    <w:p w14:paraId="1E95F87D" w14:textId="77777777" w:rsidR="00BB127B" w:rsidRPr="002D1E6F" w:rsidRDefault="00BB127B" w:rsidP="00BB127B">
      <w:pPr>
        <w:rPr>
          <w:rFonts w:ascii="Calibri" w:hAnsi="Calibri" w:cstheme="minorHAnsi"/>
          <w:i/>
        </w:rPr>
      </w:pPr>
      <w:r w:rsidRPr="002D1E6F">
        <w:rPr>
          <w:rFonts w:ascii="Calibri" w:hAnsi="Calibri" w:cstheme="minorHAnsi"/>
          <w:i/>
        </w:rPr>
        <w:t>Lower hierarchy tables:</w:t>
      </w:r>
    </w:p>
    <w:p w14:paraId="1E95F87E" w14:textId="2775167A" w:rsidR="00BB127B" w:rsidRPr="002D1E6F" w:rsidRDefault="00BB127B" w:rsidP="00BB127B">
      <w:pPr>
        <w:pStyle w:val="ListParagraph"/>
        <w:numPr>
          <w:ilvl w:val="0"/>
          <w:numId w:val="17"/>
        </w:numPr>
        <w:rPr>
          <w:rFonts w:ascii="Calibri" w:hAnsi="Calibri" w:cstheme="minorHAnsi"/>
        </w:rPr>
      </w:pPr>
      <w:r w:rsidRPr="002D1E6F">
        <w:rPr>
          <w:rFonts w:ascii="Calibri" w:hAnsi="Calibri" w:cstheme="minorHAnsi"/>
        </w:rPr>
        <w:t xml:space="preserve">Biological Variable </w:t>
      </w:r>
      <w:r w:rsidR="00495A81" w:rsidRPr="002D1E6F">
        <w:rPr>
          <w:rFonts w:ascii="Calibri" w:hAnsi="Calibri" w:cstheme="minorHAnsi"/>
        </w:rPr>
        <w:t>(BV)</w:t>
      </w:r>
    </w:p>
    <w:p w14:paraId="1E95F87F" w14:textId="77777777" w:rsidR="00BB127B" w:rsidRPr="002D1E6F" w:rsidRDefault="00BB127B" w:rsidP="00BB127B">
      <w:pPr>
        <w:rPr>
          <w:rFonts w:ascii="Calibri" w:hAnsi="Calibri" w:cstheme="minorHAnsi"/>
        </w:rPr>
      </w:pPr>
    </w:p>
    <w:p w14:paraId="1E95F880" w14:textId="51EC2075" w:rsidR="00BB127B" w:rsidRPr="002D1E6F" w:rsidRDefault="00294DCA" w:rsidP="00BB127B">
      <w:pPr>
        <w:jc w:val="center"/>
        <w:rPr>
          <w:rFonts w:ascii="Calibri" w:hAnsi="Calibri" w:cstheme="minorHAnsi"/>
        </w:rPr>
      </w:pPr>
      <w:r w:rsidRPr="002D1E6F">
        <w:rPr>
          <w:rFonts w:ascii="Calibri" w:hAnsi="Calibri" w:cstheme="minorHAnsi"/>
          <w:noProof/>
          <w:lang w:val="en-US"/>
        </w:rPr>
        <w:drawing>
          <wp:inline distT="0" distB="0" distL="0" distR="0" wp14:anchorId="2B81752D" wp14:editId="5DBE09A7">
            <wp:extent cx="2416133" cy="1531505"/>
            <wp:effectExtent l="0" t="0" r="3810" b="0"/>
            <wp:docPr id="20" name="Picture 20" descr="\\storage-lk.slu.se\home$\nupr0001\My Documents\006 - ICES WGs\20180403_ICES_WKRDB_SPEC\20180615_v1.15\Hierarchy_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torage-lk.slu.se\home$\nupr0001\My Documents\006 - ICES WGs\20180403_ICES_WKRDB_SPEC\20180615_v1.15\Hierarchy_C.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472988" cy="1567543"/>
                    </a:xfrm>
                    <a:prstGeom prst="rect">
                      <a:avLst/>
                    </a:prstGeom>
                    <a:noFill/>
                    <a:ln>
                      <a:noFill/>
                    </a:ln>
                  </pic:spPr>
                </pic:pic>
              </a:graphicData>
            </a:graphic>
          </wp:inline>
        </w:drawing>
      </w:r>
    </w:p>
    <w:p w14:paraId="1E95F881" w14:textId="77777777" w:rsidR="00BB127B" w:rsidRPr="002D1E6F" w:rsidRDefault="00BB127B" w:rsidP="00BB127B">
      <w:pPr>
        <w:rPr>
          <w:rFonts w:ascii="Calibri" w:hAnsi="Calibri" w:cstheme="minorHAnsi"/>
        </w:rPr>
      </w:pPr>
      <w:r w:rsidRPr="002D1E6F">
        <w:rPr>
          <w:rFonts w:ascii="Calibri" w:hAnsi="Calibri" w:cstheme="minorHAnsi"/>
        </w:rPr>
        <w:t>Example:</w:t>
      </w:r>
    </w:p>
    <w:p w14:paraId="1E95F882" w14:textId="5EA15D50" w:rsidR="00BB127B" w:rsidRPr="002D1E6F" w:rsidRDefault="00BB127B" w:rsidP="00BB127B">
      <w:pPr>
        <w:rPr>
          <w:rFonts w:ascii="Calibri" w:hAnsi="Calibri" w:cstheme="minorHAnsi"/>
        </w:rPr>
      </w:pPr>
      <w:r w:rsidRPr="002D1E6F">
        <w:rPr>
          <w:rFonts w:ascii="Calibri" w:hAnsi="Calibri" w:cstheme="minorHAnsi"/>
        </w:rPr>
        <w:t>In a sample of species X, there are 4 fish. All fish are biologically analy</w:t>
      </w:r>
      <w:r w:rsidR="000E3272" w:rsidRPr="002D1E6F">
        <w:rPr>
          <w:rFonts w:ascii="Calibri" w:hAnsi="Calibri" w:cstheme="minorHAnsi"/>
        </w:rPr>
        <w:t>s</w:t>
      </w:r>
      <w:r w:rsidRPr="002D1E6F">
        <w:rPr>
          <w:rFonts w:ascii="Calibri" w:hAnsi="Calibri" w:cstheme="minorHAnsi"/>
        </w:rPr>
        <w:t>ed with length, weight, age and sex determined.</w:t>
      </w:r>
    </w:p>
    <w:p w14:paraId="1E95F883" w14:textId="0A23A786" w:rsidR="00BB127B" w:rsidRPr="002D1E6F" w:rsidRDefault="00BB127B" w:rsidP="00BB127B">
      <w:pPr>
        <w:rPr>
          <w:rFonts w:ascii="Calibri" w:hAnsi="Calibri"/>
        </w:rPr>
      </w:pPr>
      <w:r w:rsidRPr="002D1E6F">
        <w:rPr>
          <w:rFonts w:ascii="Calibri" w:hAnsi="Calibri"/>
        </w:rPr>
        <w:t xml:space="preserve">For a filled-in example see spreadsheet </w:t>
      </w:r>
      <w:r w:rsidR="00B76AB8" w:rsidRPr="002D1E6F">
        <w:rPr>
          <w:rFonts w:ascii="Calibri" w:hAnsi="Calibri"/>
        </w:rPr>
        <w:t xml:space="preserve">“Examples of Hierarchies </w:t>
      </w:r>
      <w:r w:rsidR="00C07B42" w:rsidRPr="002D1E6F">
        <w:rPr>
          <w:rFonts w:ascii="Calibri" w:hAnsi="Calibri"/>
        </w:rPr>
        <w:t>1-8 A-D.xlsx</w:t>
      </w:r>
      <w:r w:rsidR="00B76AB8" w:rsidRPr="002D1E6F">
        <w:rPr>
          <w:rFonts w:ascii="Calibri" w:hAnsi="Calibri"/>
        </w:rPr>
        <w:t>”.</w:t>
      </w:r>
    </w:p>
    <w:p w14:paraId="1E95F884" w14:textId="77777777" w:rsidR="002137D9" w:rsidRPr="002D1E6F" w:rsidRDefault="002137D9"/>
    <w:p w14:paraId="1E95F885" w14:textId="77777777" w:rsidR="00A873A5" w:rsidRPr="002D1E6F" w:rsidRDefault="00A873A5">
      <w:pPr>
        <w:rPr>
          <w:rFonts w:asciiTheme="majorHAnsi" w:eastAsiaTheme="majorEastAsia" w:hAnsiTheme="majorHAnsi" w:cstheme="majorBidi"/>
          <w:b/>
          <w:bCs/>
          <w:color w:val="5B9BD5" w:themeColor="accent1"/>
        </w:rPr>
      </w:pPr>
      <w:r w:rsidRPr="002D1E6F">
        <w:br w:type="page"/>
      </w:r>
    </w:p>
    <w:p w14:paraId="1E95F886" w14:textId="77777777" w:rsidR="00BB127B" w:rsidRPr="002D1E6F" w:rsidRDefault="00BB127B" w:rsidP="00BB127B">
      <w:pPr>
        <w:pStyle w:val="Heading3"/>
      </w:pPr>
      <w:bookmarkStart w:id="54" w:name="_Toc56083445"/>
      <w:r w:rsidRPr="002D1E6F">
        <w:lastRenderedPageBreak/>
        <w:t>Lower Hierarchy D: No length measurements or biological analyses</w:t>
      </w:r>
      <w:bookmarkEnd w:id="54"/>
      <w:r w:rsidRPr="002D1E6F">
        <w:t xml:space="preserve"> </w:t>
      </w:r>
    </w:p>
    <w:p w14:paraId="1E95F887" w14:textId="77777777" w:rsidR="00BB127B" w:rsidRPr="002D1E6F" w:rsidRDefault="00BB127B" w:rsidP="00BB127B">
      <w:pPr>
        <w:rPr>
          <w:rFonts w:ascii="Calibri" w:hAnsi="Calibri"/>
        </w:rPr>
      </w:pPr>
    </w:p>
    <w:p w14:paraId="1E95F888" w14:textId="77777777" w:rsidR="00BB127B" w:rsidRPr="002D1E6F" w:rsidRDefault="00BB127B" w:rsidP="00BB127B">
      <w:pPr>
        <w:rPr>
          <w:rFonts w:ascii="Calibri" w:hAnsi="Calibri" w:cstheme="minorHAnsi"/>
        </w:rPr>
      </w:pPr>
      <w:r w:rsidRPr="002D1E6F">
        <w:rPr>
          <w:rFonts w:ascii="Calibri" w:hAnsi="Calibri" w:cstheme="minorHAnsi"/>
        </w:rPr>
        <w:t>Different schemes fit the lower hierarchy D:</w:t>
      </w:r>
    </w:p>
    <w:p w14:paraId="1E95F889" w14:textId="070071FD" w:rsidR="00BB127B" w:rsidRPr="002D1E6F" w:rsidRDefault="00BB127B" w:rsidP="00BB127B">
      <w:pPr>
        <w:pStyle w:val="ListParagraph"/>
        <w:numPr>
          <w:ilvl w:val="0"/>
          <w:numId w:val="16"/>
        </w:numPr>
        <w:rPr>
          <w:rFonts w:ascii="Calibri" w:hAnsi="Calibri" w:cstheme="minorHAnsi"/>
        </w:rPr>
      </w:pPr>
      <w:r w:rsidRPr="002D1E6F">
        <w:rPr>
          <w:rFonts w:ascii="Calibri" w:hAnsi="Calibri" w:cstheme="minorHAnsi"/>
        </w:rPr>
        <w:t xml:space="preserve">Sample/subsample(s) of species that are weighed in bulk but not measured or biologically </w:t>
      </w:r>
      <w:r w:rsidR="00B336EF" w:rsidRPr="002D1E6F">
        <w:rPr>
          <w:rFonts w:ascii="Calibri" w:hAnsi="Calibri" w:cstheme="minorHAnsi"/>
        </w:rPr>
        <w:t>analysed</w:t>
      </w:r>
      <w:r w:rsidRPr="002D1E6F">
        <w:rPr>
          <w:rFonts w:ascii="Calibri" w:hAnsi="Calibri" w:cstheme="minorHAnsi"/>
        </w:rPr>
        <w:t xml:space="preserve"> (e.g., discards of some invertebrates; unsampled species from concurrent sampling of landing events). </w:t>
      </w:r>
    </w:p>
    <w:p w14:paraId="1E95F88A" w14:textId="77777777" w:rsidR="00BB127B" w:rsidRPr="002D1E6F" w:rsidRDefault="00BB127B" w:rsidP="00BB127B">
      <w:pPr>
        <w:rPr>
          <w:rFonts w:ascii="Calibri" w:hAnsi="Calibri" w:cstheme="minorHAnsi"/>
        </w:rPr>
      </w:pPr>
    </w:p>
    <w:p w14:paraId="1E95F88B" w14:textId="77777777" w:rsidR="00BB127B" w:rsidRPr="002D1E6F" w:rsidRDefault="00BB127B" w:rsidP="00BB127B">
      <w:pPr>
        <w:rPr>
          <w:rFonts w:ascii="Calibri" w:hAnsi="Calibri" w:cstheme="minorHAnsi"/>
          <w:i/>
        </w:rPr>
      </w:pPr>
      <w:r w:rsidRPr="002D1E6F">
        <w:rPr>
          <w:rFonts w:ascii="Calibri" w:hAnsi="Calibri" w:cstheme="minorHAnsi"/>
          <w:i/>
        </w:rPr>
        <w:t>Upper hierarchy link:</w:t>
      </w:r>
    </w:p>
    <w:p w14:paraId="1E95F88C" w14:textId="4A34DA48" w:rsidR="00BB127B" w:rsidRPr="002D1E6F" w:rsidRDefault="00BB127B" w:rsidP="00BB127B">
      <w:pPr>
        <w:pStyle w:val="ListParagraph"/>
        <w:numPr>
          <w:ilvl w:val="0"/>
          <w:numId w:val="14"/>
        </w:numPr>
        <w:rPr>
          <w:rFonts w:ascii="Calibri" w:hAnsi="Calibri" w:cstheme="minorHAnsi"/>
        </w:rPr>
      </w:pPr>
      <w:r w:rsidRPr="002D1E6F">
        <w:rPr>
          <w:rFonts w:ascii="Calibri" w:hAnsi="Calibri" w:cstheme="minorHAnsi"/>
        </w:rPr>
        <w:t xml:space="preserve">Sample </w:t>
      </w:r>
      <w:r w:rsidR="00495A81" w:rsidRPr="002D1E6F">
        <w:rPr>
          <w:rFonts w:ascii="Calibri" w:hAnsi="Calibri" w:cstheme="minorHAnsi"/>
        </w:rPr>
        <w:t>(SA)</w:t>
      </w:r>
    </w:p>
    <w:p w14:paraId="1E95F88D" w14:textId="77777777" w:rsidR="00BB127B" w:rsidRPr="002D1E6F" w:rsidRDefault="00BB127B" w:rsidP="00BB127B">
      <w:pPr>
        <w:rPr>
          <w:rFonts w:ascii="Calibri" w:hAnsi="Calibri" w:cstheme="minorHAnsi"/>
          <w:i/>
        </w:rPr>
      </w:pPr>
    </w:p>
    <w:p w14:paraId="1E95F88E" w14:textId="77777777" w:rsidR="00BB127B" w:rsidRPr="002D1E6F" w:rsidRDefault="00BB127B" w:rsidP="00BB127B">
      <w:pPr>
        <w:rPr>
          <w:rFonts w:ascii="Calibri" w:hAnsi="Calibri" w:cstheme="minorHAnsi"/>
          <w:i/>
        </w:rPr>
      </w:pPr>
      <w:r w:rsidRPr="002D1E6F">
        <w:rPr>
          <w:rFonts w:ascii="Calibri" w:hAnsi="Calibri" w:cstheme="minorHAnsi"/>
          <w:i/>
        </w:rPr>
        <w:t>Lower hierarchy tables:</w:t>
      </w:r>
    </w:p>
    <w:p w14:paraId="1E95F88F" w14:textId="77777777" w:rsidR="00BB127B" w:rsidRPr="002D1E6F" w:rsidRDefault="00BB127B" w:rsidP="00BB127B">
      <w:pPr>
        <w:pStyle w:val="ListParagraph"/>
        <w:numPr>
          <w:ilvl w:val="0"/>
          <w:numId w:val="17"/>
        </w:numPr>
        <w:rPr>
          <w:rFonts w:ascii="Calibri" w:hAnsi="Calibri" w:cstheme="minorHAnsi"/>
        </w:rPr>
      </w:pPr>
      <w:r w:rsidRPr="002D1E6F">
        <w:rPr>
          <w:rFonts w:ascii="Calibri" w:hAnsi="Calibri" w:cstheme="minorHAnsi"/>
        </w:rPr>
        <w:t>None</w:t>
      </w:r>
    </w:p>
    <w:p w14:paraId="1E95F890" w14:textId="77777777" w:rsidR="00BB127B" w:rsidRPr="002D1E6F" w:rsidRDefault="00BB127B" w:rsidP="00BB127B">
      <w:pPr>
        <w:rPr>
          <w:rFonts w:ascii="Calibri" w:hAnsi="Calibri" w:cstheme="minorHAnsi"/>
        </w:rPr>
      </w:pPr>
    </w:p>
    <w:p w14:paraId="1E95F891" w14:textId="77777777" w:rsidR="00BB127B" w:rsidRPr="002D1E6F" w:rsidRDefault="00BB127B" w:rsidP="00BB127B">
      <w:pPr>
        <w:jc w:val="center"/>
        <w:rPr>
          <w:rFonts w:ascii="Calibri" w:hAnsi="Calibri" w:cstheme="minorHAnsi"/>
        </w:rPr>
      </w:pPr>
    </w:p>
    <w:p w14:paraId="1E95F892" w14:textId="77777777" w:rsidR="00BB127B" w:rsidRPr="002D1E6F" w:rsidRDefault="00BB127B" w:rsidP="00BB127B">
      <w:pPr>
        <w:rPr>
          <w:rFonts w:ascii="Calibri" w:hAnsi="Calibri" w:cstheme="minorHAnsi"/>
        </w:rPr>
      </w:pPr>
      <w:r w:rsidRPr="002D1E6F">
        <w:rPr>
          <w:rFonts w:ascii="Calibri" w:hAnsi="Calibri" w:cstheme="minorHAnsi"/>
        </w:rPr>
        <w:t>Example:</w:t>
      </w:r>
    </w:p>
    <w:p w14:paraId="1E95F893" w14:textId="61FB2F60" w:rsidR="00BB127B" w:rsidRPr="002D1E6F" w:rsidRDefault="00BB127B" w:rsidP="00BB127B">
      <w:pPr>
        <w:rPr>
          <w:rFonts w:ascii="Calibri" w:hAnsi="Calibri" w:cstheme="minorHAnsi"/>
        </w:rPr>
      </w:pPr>
      <w:r w:rsidRPr="002D1E6F">
        <w:rPr>
          <w:rFonts w:ascii="Calibri" w:hAnsi="Calibri" w:cstheme="minorHAnsi"/>
        </w:rPr>
        <w:t xml:space="preserve">In a sample of species X no fish are measured or </w:t>
      </w:r>
      <w:r w:rsidR="00A873A5" w:rsidRPr="002D1E6F">
        <w:rPr>
          <w:rFonts w:ascii="Calibri" w:hAnsi="Calibri" w:cstheme="minorHAnsi"/>
        </w:rPr>
        <w:t>biologically</w:t>
      </w:r>
      <w:r w:rsidRPr="002D1E6F">
        <w:rPr>
          <w:rFonts w:ascii="Calibri" w:hAnsi="Calibri" w:cstheme="minorHAnsi"/>
        </w:rPr>
        <w:t xml:space="preserve"> </w:t>
      </w:r>
      <w:r w:rsidR="00B76AB8" w:rsidRPr="002D1E6F">
        <w:rPr>
          <w:rFonts w:ascii="Calibri" w:hAnsi="Calibri" w:cstheme="minorHAnsi"/>
        </w:rPr>
        <w:t>analysed</w:t>
      </w:r>
      <w:r w:rsidRPr="002D1E6F">
        <w:rPr>
          <w:rFonts w:ascii="Calibri" w:hAnsi="Calibri" w:cstheme="minorHAnsi"/>
        </w:rPr>
        <w:t>.</w:t>
      </w:r>
    </w:p>
    <w:p w14:paraId="1E95F894" w14:textId="77777777" w:rsidR="00BB127B" w:rsidRPr="002D1E6F" w:rsidRDefault="00BB127B"/>
    <w:p w14:paraId="1E95F895" w14:textId="77777777" w:rsidR="00BB127B" w:rsidRPr="002D1E6F" w:rsidRDefault="00BB127B"/>
    <w:p w14:paraId="1E95F896" w14:textId="77777777" w:rsidR="003A3A1F" w:rsidRPr="002D1E6F" w:rsidRDefault="003A3A1F"/>
    <w:p w14:paraId="1E95F897" w14:textId="77777777" w:rsidR="00A873A5" w:rsidRPr="002D1E6F" w:rsidRDefault="00A873A5">
      <w:pPr>
        <w:rPr>
          <w:rFonts w:asciiTheme="majorHAnsi" w:eastAsiaTheme="majorEastAsia" w:hAnsiTheme="majorHAnsi" w:cstheme="majorBidi"/>
          <w:color w:val="2E74B5" w:themeColor="accent1" w:themeShade="BF"/>
          <w:sz w:val="32"/>
          <w:szCs w:val="32"/>
        </w:rPr>
      </w:pPr>
      <w:r w:rsidRPr="002D1E6F">
        <w:br w:type="page"/>
      </w:r>
    </w:p>
    <w:p w14:paraId="1E95F898" w14:textId="5CD95128" w:rsidR="00A873A5" w:rsidRPr="002D1E6F" w:rsidRDefault="00A873A5" w:rsidP="00FB1E1F">
      <w:pPr>
        <w:pStyle w:val="Heading1"/>
      </w:pPr>
      <w:bookmarkStart w:id="55" w:name="_Toc504999769"/>
      <w:bookmarkStart w:id="56" w:name="_Toc56083446"/>
      <w:r w:rsidRPr="002D1E6F">
        <w:lastRenderedPageBreak/>
        <w:t>Annex</w:t>
      </w:r>
      <w:r w:rsidR="003A1F4F" w:rsidRPr="002D1E6F">
        <w:t>:</w:t>
      </w:r>
      <w:r w:rsidRPr="002D1E6F">
        <w:t xml:space="preserve"> II</w:t>
      </w:r>
      <w:r w:rsidR="0078786D" w:rsidRPr="002D1E6F">
        <w:t xml:space="preserve"> RDBES</w:t>
      </w:r>
      <w:bookmarkEnd w:id="55"/>
      <w:bookmarkEnd w:id="56"/>
    </w:p>
    <w:p w14:paraId="1E95F899" w14:textId="5170BB91" w:rsidR="00A873A5" w:rsidRPr="002D1E6F" w:rsidRDefault="00FC71E6" w:rsidP="00FC71E6">
      <w:r w:rsidRPr="002D1E6F">
        <w:t xml:space="preserve">It has been recognised for many years that there is a need to have a new version of the RDB, which is the Regional DataBase and Estimation System development, RDBES, which </w:t>
      </w:r>
      <w:r w:rsidR="0078786D" w:rsidRPr="002D1E6F">
        <w:t xml:space="preserve">also </w:t>
      </w:r>
      <w:r w:rsidRPr="002D1E6F">
        <w:t>accommodate upload of statistical sampling information and statistical estimations.</w:t>
      </w:r>
    </w:p>
    <w:p w14:paraId="01DF8A7E" w14:textId="09E59F15" w:rsidR="007F3B4A" w:rsidRPr="002D1E6F" w:rsidRDefault="00FC71E6" w:rsidP="007F3B4A">
      <w:r w:rsidRPr="002D1E6F">
        <w:t xml:space="preserve">It is important that the RDBES have only approved estimation methods and it is transparent regarding the processing and estimation of data. This is in the interest of the countries, ICES and the European Commission. The countries benefit from having one system where they can do the estimations. It is known that it is time consuming to do the complex estimations and there is risk of introducing errors, when estimating data for the ICES data call for the ICES stock assessment and advice. By using the RDBES, the RDBES will ensure high data quality and the user make sure the data is ready for estimation and select the right statistical estimation method. This will reduces the work load of the countries. The countries will also benefit from the common repository of all the countries’ developed estimation methods, this should also reduce the work load of reinventing estimation methods in the countries in parallel. </w:t>
      </w:r>
      <w:r w:rsidR="00F61232" w:rsidRPr="002D1E6F">
        <w:t>T</w:t>
      </w:r>
      <w:r w:rsidR="00D0040F" w:rsidRPr="002D1E6F">
        <w:t>he Transparent Assessment Framework, TAF, will be used for developing estimation methods and executing the estimations</w:t>
      </w:r>
      <w:r w:rsidR="00F61232" w:rsidRPr="002D1E6F">
        <w:t>, and the RDBES will also be storing the final estimation methods</w:t>
      </w:r>
      <w:r w:rsidR="00D0040F" w:rsidRPr="002D1E6F">
        <w:t xml:space="preserve">. </w:t>
      </w:r>
      <w:r w:rsidRPr="002D1E6F">
        <w:t xml:space="preserve">When the </w:t>
      </w:r>
      <w:r w:rsidR="00D0040F" w:rsidRPr="002D1E6F">
        <w:t xml:space="preserve">TAF </w:t>
      </w:r>
      <w:r w:rsidRPr="002D1E6F">
        <w:t xml:space="preserve">has been used for estimating data, ICES does not need to issue stock assessment data calls, because the ICES Expert Groups can get the estimated data from the </w:t>
      </w:r>
      <w:r w:rsidR="00D0040F" w:rsidRPr="002D1E6F">
        <w:t>TAF</w:t>
      </w:r>
      <w:r w:rsidRPr="002D1E6F">
        <w:t xml:space="preserve">, which is needed for the stock assessment. This will reduce the numbers of data calls, which will benefit the countries. </w:t>
      </w:r>
      <w:r w:rsidR="007F3B4A" w:rsidRPr="002D1E6F">
        <w:t>The RDBES will replace the RDB and InterCatch, and there have been a shift regarding combining the RDBES and the Transparent Assessment Framework, TAF, regarding the estimations – the broad work flow will be as follows.</w:t>
      </w:r>
    </w:p>
    <w:p w14:paraId="77D0C5A2" w14:textId="77777777" w:rsidR="007F3B4A" w:rsidRPr="002D1E6F" w:rsidRDefault="007F3B4A" w:rsidP="007F3B4A"/>
    <w:p w14:paraId="1F3ACB19" w14:textId="19EDD8A5" w:rsidR="007F3B4A" w:rsidRPr="002D1E6F" w:rsidRDefault="007F3B4A" w:rsidP="007F3B4A">
      <w:pPr>
        <w:pStyle w:val="ListParagraph"/>
        <w:numPr>
          <w:ilvl w:val="0"/>
          <w:numId w:val="27"/>
        </w:numPr>
      </w:pPr>
      <w:r w:rsidRPr="002D1E6F">
        <w:t xml:space="preserve">Before a stock will be included in the RDBES a data workshop, which covers several species, must be held.  This will require the countries that are relevant for that stock to upload data in the new RDBES format. The experts at the workshop will then look at the data and the existing national estimation techniques to agree on the stock estimation techniques that should be used.  </w:t>
      </w:r>
    </w:p>
    <w:p w14:paraId="2D8E3036" w14:textId="77777777" w:rsidR="007F3B4A" w:rsidRPr="002D1E6F" w:rsidRDefault="007F3B4A" w:rsidP="007F3B4A">
      <w:pPr>
        <w:pStyle w:val="ListParagraph"/>
        <w:numPr>
          <w:ilvl w:val="0"/>
          <w:numId w:val="27"/>
        </w:numPr>
      </w:pPr>
      <w:r w:rsidRPr="002D1E6F">
        <w:t>Once the data workshop has been concluded then future data calls for that stock will require countries to have uploaded data to the RDBES by a deadline, rather than submitting raised estimates.  The estimates will then be produced by running R scripts on the RDBES data.</w:t>
      </w:r>
    </w:p>
    <w:p w14:paraId="42DC4EF3" w14:textId="77777777" w:rsidR="007F3B4A" w:rsidRPr="002D1E6F" w:rsidRDefault="007F3B4A" w:rsidP="007F3B4A">
      <w:pPr>
        <w:pStyle w:val="ListParagraph"/>
        <w:numPr>
          <w:ilvl w:val="0"/>
          <w:numId w:val="27"/>
        </w:numPr>
      </w:pPr>
      <w:r w:rsidRPr="002D1E6F">
        <w:t>At the data workshop it should be agreed who will create the stock estimates. E.g. will each country create national estimates, which are then combined into stock assessments, or will a single person, in dialog with the national expert create the stock estimates.</w:t>
      </w:r>
    </w:p>
    <w:p w14:paraId="18CD971F" w14:textId="77777777" w:rsidR="007F3B4A" w:rsidRPr="002D1E6F" w:rsidRDefault="007F3B4A" w:rsidP="007F3B4A">
      <w:pPr>
        <w:pStyle w:val="ListParagraph"/>
        <w:numPr>
          <w:ilvl w:val="0"/>
          <w:numId w:val="27"/>
        </w:numPr>
      </w:pPr>
      <w:r w:rsidRPr="002D1E6F">
        <w:t>The techniques agreed in the data workshop will then be applied within the Transparent Assessment Framework (TAF) and the RDBES. If there are reasons why the agreed techniques should be modified in a particular year, then it is a national responsibility to inform the estimator(s).</w:t>
      </w:r>
    </w:p>
    <w:p w14:paraId="222B47BF" w14:textId="1C4A5AB9" w:rsidR="007F3B4A" w:rsidRPr="002D1E6F" w:rsidRDefault="007F3B4A" w:rsidP="007F3B4A">
      <w:pPr>
        <w:pStyle w:val="ListParagraph"/>
        <w:numPr>
          <w:ilvl w:val="0"/>
          <w:numId w:val="27"/>
        </w:numPr>
      </w:pPr>
      <w:r w:rsidRPr="002D1E6F">
        <w:t>The stock estimates are then used as an input to the TAF Stock Assessment</w:t>
      </w:r>
      <w:r w:rsidR="005649F7" w:rsidRPr="002D1E6F">
        <w:t>, this will be the second loop in TAF</w:t>
      </w:r>
      <w:r w:rsidRPr="002D1E6F">
        <w:t>.</w:t>
      </w:r>
    </w:p>
    <w:p w14:paraId="716C28CD" w14:textId="13553C8B" w:rsidR="007F3B4A" w:rsidRPr="002D1E6F" w:rsidRDefault="007F3B4A" w:rsidP="007F3B4A">
      <w:pPr>
        <w:spacing w:before="120" w:after="120" w:line="240" w:lineRule="exact"/>
        <w:rPr>
          <w:rFonts w:cstheme="minorHAnsi"/>
          <w:sz w:val="20"/>
        </w:rPr>
      </w:pPr>
      <w:r w:rsidRPr="002D1E6F">
        <w:rPr>
          <w:rFonts w:cstheme="minorHAnsi"/>
          <w:sz w:val="20"/>
        </w:rPr>
        <w:t xml:space="preserve">The two main end users </w:t>
      </w:r>
      <w:r w:rsidR="005649F7" w:rsidRPr="002D1E6F">
        <w:rPr>
          <w:rFonts w:cstheme="minorHAnsi"/>
          <w:sz w:val="20"/>
        </w:rPr>
        <w:t xml:space="preserve">are the </w:t>
      </w:r>
      <w:r w:rsidRPr="002D1E6F">
        <w:rPr>
          <w:rFonts w:cstheme="minorHAnsi"/>
          <w:sz w:val="20"/>
        </w:rPr>
        <w:t>RCGs and ICES, but data could also be downloaded/exported for data calls for other relevant end users e.g. STECF or ICCAT.</w:t>
      </w:r>
    </w:p>
    <w:p w14:paraId="5D662613" w14:textId="77777777" w:rsidR="007F3B4A" w:rsidRPr="002D1E6F" w:rsidRDefault="007F3B4A" w:rsidP="007F3B4A">
      <w:pPr>
        <w:spacing w:before="120" w:after="120" w:line="240" w:lineRule="exact"/>
        <w:rPr>
          <w:rFonts w:cstheme="minorHAnsi"/>
          <w:sz w:val="20"/>
        </w:rPr>
      </w:pPr>
      <w:r w:rsidRPr="002D1E6F">
        <w:rPr>
          <w:rFonts w:cstheme="minorHAnsi"/>
          <w:sz w:val="20"/>
        </w:rPr>
        <w:t xml:space="preserve">The figure below gives an overview of the flow of data in the RDBES and TAF. </w:t>
      </w:r>
    </w:p>
    <w:p w14:paraId="32CF8C6E" w14:textId="77777777" w:rsidR="007F3B4A" w:rsidRPr="002D1E6F" w:rsidRDefault="007F3B4A" w:rsidP="007F3B4A">
      <w:pPr>
        <w:spacing w:before="120" w:after="120" w:line="240" w:lineRule="exact"/>
        <w:rPr>
          <w:rFonts w:cstheme="minorHAnsi"/>
          <w:sz w:val="20"/>
        </w:rPr>
      </w:pPr>
    </w:p>
    <w:p w14:paraId="5F4B3685" w14:textId="77777777" w:rsidR="007F3B4A" w:rsidRPr="002D1E6F" w:rsidRDefault="007F3B4A" w:rsidP="007F3B4A">
      <w:pPr>
        <w:spacing w:before="120" w:after="120" w:line="240" w:lineRule="exact"/>
        <w:rPr>
          <w:rFonts w:cstheme="minorHAnsi"/>
          <w:sz w:val="20"/>
        </w:rPr>
      </w:pPr>
    </w:p>
    <w:p w14:paraId="63776EFF" w14:textId="77777777" w:rsidR="007F3B4A" w:rsidRPr="002D1E6F" w:rsidRDefault="007F3B4A" w:rsidP="007F3B4A">
      <w:r w:rsidRPr="002D1E6F">
        <w:rPr>
          <w:noProof/>
          <w:lang w:val="en-US"/>
        </w:rPr>
        <w:lastRenderedPageBreak/>
        <w:drawing>
          <wp:inline distT="0" distB="0" distL="0" distR="0" wp14:anchorId="694C1960" wp14:editId="27767262">
            <wp:extent cx="5731510" cy="2055495"/>
            <wp:effectExtent l="0" t="0" r="2540" b="1905"/>
            <wp:docPr id="22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30"/>
                    <a:stretch>
                      <a:fillRect/>
                    </a:stretch>
                  </pic:blipFill>
                  <pic:spPr>
                    <a:xfrm>
                      <a:off x="0" y="0"/>
                      <a:ext cx="5731510" cy="2055495"/>
                    </a:xfrm>
                    <a:prstGeom prst="rect">
                      <a:avLst/>
                    </a:prstGeom>
                  </pic:spPr>
                </pic:pic>
              </a:graphicData>
            </a:graphic>
          </wp:inline>
        </w:drawing>
      </w:r>
    </w:p>
    <w:p w14:paraId="77EA0EF1" w14:textId="77777777" w:rsidR="007F3B4A" w:rsidRPr="002D1E6F" w:rsidRDefault="007F3B4A" w:rsidP="007F3B4A"/>
    <w:p w14:paraId="0F6E8613" w14:textId="77777777" w:rsidR="007F3B4A" w:rsidRPr="002D1E6F" w:rsidRDefault="007F3B4A" w:rsidP="007F3B4A"/>
    <w:p w14:paraId="4C786B58" w14:textId="173B2ED3" w:rsidR="00652EDD" w:rsidRPr="002D1E6F" w:rsidRDefault="00652EDD" w:rsidP="007F3B4A"/>
    <w:p w14:paraId="0B08DDE5" w14:textId="77777777" w:rsidR="00652EDD" w:rsidRPr="002D1E6F" w:rsidRDefault="00652EDD">
      <w:r w:rsidRPr="002D1E6F">
        <w:br w:type="page"/>
      </w:r>
    </w:p>
    <w:p w14:paraId="474051D2" w14:textId="0B380065" w:rsidR="00AD7A92" w:rsidRPr="002D1E6F" w:rsidRDefault="00AD7A92" w:rsidP="00AD7A92">
      <w:pPr>
        <w:pStyle w:val="Heading1"/>
      </w:pPr>
      <w:bookmarkStart w:id="57" w:name="_Toc56083447"/>
      <w:r w:rsidRPr="002D1E6F">
        <w:lastRenderedPageBreak/>
        <w:t xml:space="preserve">Annex </w:t>
      </w:r>
      <w:r w:rsidR="00F630E6" w:rsidRPr="002D1E6F">
        <w:t>II</w:t>
      </w:r>
      <w:r w:rsidRPr="002D1E6F">
        <w:t>I: Frequently asked questions</w:t>
      </w:r>
      <w:bookmarkEnd w:id="57"/>
    </w:p>
    <w:p w14:paraId="3AC942DE" w14:textId="4A0E88A6" w:rsidR="00AD7A92" w:rsidRPr="002D1E6F" w:rsidRDefault="004D7E68" w:rsidP="004D7E68">
      <w:pPr>
        <w:pStyle w:val="Heading3"/>
      </w:pPr>
      <w:r>
        <w:t>FAQ 1</w:t>
      </w:r>
    </w:p>
    <w:p w14:paraId="578BA3AD" w14:textId="4D9CDA80" w:rsidR="00B621CB" w:rsidRPr="002D1E6F" w:rsidRDefault="00B621CB" w:rsidP="00B621CB">
      <w:pPr>
        <w:rPr>
          <w:b/>
        </w:rPr>
      </w:pPr>
      <w:r w:rsidRPr="002D1E6F">
        <w:rPr>
          <w:b/>
        </w:rPr>
        <w:t>Question: What are sequence numbers, why are they in all selection tables and what is the difference between them and the unit names?</w:t>
      </w:r>
    </w:p>
    <w:p w14:paraId="71282CEF" w14:textId="15CB1A62" w:rsidR="00B621CB" w:rsidRPr="002D1E6F" w:rsidRDefault="00B621CB" w:rsidP="00B621CB">
      <w:r w:rsidRPr="002D1E6F">
        <w:t>Identifying the number of unique units present in a given sample is needed for some estimation methods (e.g., obtaining Horvitz-Thompson estimates from data collected using with-replacement methods). Furthermore, knowing the order of unit selection in sampling events is required for some bootstrap variance-estimation methods. In the RDBES sampled</w:t>
      </w:r>
      <w:r w:rsidR="0025443B" w:rsidRPr="002D1E6F">
        <w:t xml:space="preserve"> units are identified by "unitN</w:t>
      </w:r>
      <w:r w:rsidRPr="002D1E6F">
        <w:t>ames" and the o</w:t>
      </w:r>
      <w:r w:rsidR="0025443B" w:rsidRPr="002D1E6F">
        <w:t>rder of selection by "sequenceN</w:t>
      </w:r>
      <w:r w:rsidRPr="002D1E6F">
        <w:t xml:space="preserve">umbers". </w:t>
      </w:r>
    </w:p>
    <w:p w14:paraId="5448A0AC" w14:textId="46913E02" w:rsidR="00B621CB" w:rsidRPr="002D1E6F" w:rsidRDefault="00B621CB" w:rsidP="00B621CB">
      <w:r w:rsidRPr="002D1E6F">
        <w:t>When sampling method is without replacement (e.g., SRSWOR), a unit can only be selected for sampling once. This results in sequence numbers and unit names being unique within a sample. However, when sampling is done with replacement (e.g., SRSWR), some units can be selected two (or more) times generating duplications in unit names. Still, those units were selected in a certain order (or sequence) that clearly distinguishes them. The importance of the order of unit selection is not readily apparent in some estimates frequently calculated (e.g., means and variances of SRSWR); but becomes fundamental when one wants to consider bootstrapping of more complex designs involving, e.g., unequal probability sampling.</w:t>
      </w:r>
    </w:p>
    <w:p w14:paraId="459D8FB4" w14:textId="5C928605" w:rsidR="00B621CB" w:rsidRPr="002D1E6F" w:rsidRDefault="00B621CB" w:rsidP="00B621CB">
      <w:r w:rsidRPr="002D1E6F">
        <w:t>The following table shows conceptually the functioning of variables “sequenceNumber” and “unitName” in an RBDES table where data was collected by Simple Random Sampling With Replacement (SRSWR). In such situation, because the sampling was done With Replacement, duplicates are acceptable in variable unitName. In the present case, unit “A” was sampled twice (present twice in unitName)</w:t>
      </w:r>
      <w:r w:rsidR="0025443B" w:rsidRPr="002D1E6F">
        <w:t>;</w:t>
      </w:r>
      <w:r w:rsidRPr="002D1E6F">
        <w:t xml:space="preserve"> </w:t>
      </w:r>
      <w:r w:rsidR="0025443B" w:rsidRPr="002D1E6F">
        <w:t>and s</w:t>
      </w:r>
      <w:r w:rsidRPr="002D1E6F">
        <w:t>equence</w:t>
      </w:r>
      <w:r w:rsidR="0025443B" w:rsidRPr="002D1E6F">
        <w:t>N</w:t>
      </w:r>
      <w:r w:rsidRPr="002D1E6F">
        <w:t>umber orders the two events (e.g., in time)</w:t>
      </w:r>
      <w:r w:rsidR="0025443B" w:rsidRPr="002D1E6F">
        <w:t xml:space="preserve"> allowing their distinction</w:t>
      </w:r>
      <w:r w:rsidRPr="002D1E6F">
        <w:t>.</w:t>
      </w:r>
    </w:p>
    <w:tbl>
      <w:tblPr>
        <w:tblStyle w:val="TableGrid"/>
        <w:tblW w:w="0" w:type="auto"/>
        <w:tblLook w:val="04A0" w:firstRow="1" w:lastRow="0" w:firstColumn="1" w:lastColumn="0" w:noHBand="0" w:noVBand="1"/>
      </w:tblPr>
      <w:tblGrid>
        <w:gridCol w:w="2254"/>
        <w:gridCol w:w="2254"/>
        <w:gridCol w:w="2254"/>
      </w:tblGrid>
      <w:tr w:rsidR="00B621CB" w:rsidRPr="002D1E6F" w14:paraId="10EA03D3" w14:textId="77777777" w:rsidTr="00AF7541">
        <w:tc>
          <w:tcPr>
            <w:tcW w:w="2254" w:type="dxa"/>
          </w:tcPr>
          <w:p w14:paraId="489ED85D" w14:textId="77777777" w:rsidR="00B621CB" w:rsidRPr="002D1E6F" w:rsidRDefault="00B621CB" w:rsidP="00AF7541">
            <w:r w:rsidRPr="002D1E6F">
              <w:t>sequenceNumber</w:t>
            </w:r>
          </w:p>
        </w:tc>
        <w:tc>
          <w:tcPr>
            <w:tcW w:w="2254" w:type="dxa"/>
          </w:tcPr>
          <w:p w14:paraId="10DF37D0" w14:textId="77777777" w:rsidR="00B621CB" w:rsidRPr="002D1E6F" w:rsidRDefault="00B621CB" w:rsidP="00AF7541">
            <w:r w:rsidRPr="002D1E6F">
              <w:t>Method</w:t>
            </w:r>
          </w:p>
        </w:tc>
        <w:tc>
          <w:tcPr>
            <w:tcW w:w="2254" w:type="dxa"/>
          </w:tcPr>
          <w:p w14:paraId="5E6CD9BD" w14:textId="77777777" w:rsidR="00B621CB" w:rsidRPr="002D1E6F" w:rsidRDefault="00B621CB" w:rsidP="00AF7541">
            <w:r w:rsidRPr="002D1E6F">
              <w:t>unitName</w:t>
            </w:r>
          </w:p>
        </w:tc>
      </w:tr>
      <w:tr w:rsidR="00B621CB" w:rsidRPr="002D1E6F" w14:paraId="53741CA3" w14:textId="77777777" w:rsidTr="00AF7541">
        <w:tc>
          <w:tcPr>
            <w:tcW w:w="2254" w:type="dxa"/>
          </w:tcPr>
          <w:p w14:paraId="7CA17929" w14:textId="77777777" w:rsidR="00B621CB" w:rsidRPr="002D1E6F" w:rsidRDefault="00B621CB" w:rsidP="00AF7541">
            <w:r w:rsidRPr="002D1E6F">
              <w:t>1</w:t>
            </w:r>
          </w:p>
        </w:tc>
        <w:tc>
          <w:tcPr>
            <w:tcW w:w="2254" w:type="dxa"/>
          </w:tcPr>
          <w:p w14:paraId="59B20CFC" w14:textId="77777777" w:rsidR="00B621CB" w:rsidRPr="002D1E6F" w:rsidRDefault="00B621CB" w:rsidP="00AF7541">
            <w:r w:rsidRPr="002D1E6F">
              <w:t>SRSWR</w:t>
            </w:r>
          </w:p>
        </w:tc>
        <w:tc>
          <w:tcPr>
            <w:tcW w:w="2254" w:type="dxa"/>
          </w:tcPr>
          <w:p w14:paraId="1EA8F963" w14:textId="77777777" w:rsidR="00B621CB" w:rsidRPr="002D1E6F" w:rsidRDefault="00B621CB" w:rsidP="00AF7541">
            <w:r w:rsidRPr="002D1E6F">
              <w:t>A</w:t>
            </w:r>
          </w:p>
        </w:tc>
      </w:tr>
      <w:tr w:rsidR="00B621CB" w:rsidRPr="002D1E6F" w14:paraId="7B3989A7" w14:textId="77777777" w:rsidTr="00AF7541">
        <w:tc>
          <w:tcPr>
            <w:tcW w:w="2254" w:type="dxa"/>
          </w:tcPr>
          <w:p w14:paraId="287B729B" w14:textId="77777777" w:rsidR="00B621CB" w:rsidRPr="002D1E6F" w:rsidRDefault="00B621CB" w:rsidP="00AF7541">
            <w:r w:rsidRPr="002D1E6F">
              <w:t>2</w:t>
            </w:r>
          </w:p>
        </w:tc>
        <w:tc>
          <w:tcPr>
            <w:tcW w:w="2254" w:type="dxa"/>
          </w:tcPr>
          <w:p w14:paraId="22E87289" w14:textId="77777777" w:rsidR="00B621CB" w:rsidRPr="002D1E6F" w:rsidRDefault="00B621CB" w:rsidP="00AF7541">
            <w:r w:rsidRPr="002D1E6F">
              <w:t>SRSWR</w:t>
            </w:r>
          </w:p>
        </w:tc>
        <w:tc>
          <w:tcPr>
            <w:tcW w:w="2254" w:type="dxa"/>
          </w:tcPr>
          <w:p w14:paraId="4A7EBD86" w14:textId="77777777" w:rsidR="00B621CB" w:rsidRPr="002D1E6F" w:rsidRDefault="00B621CB" w:rsidP="00AF7541">
            <w:r w:rsidRPr="002D1E6F">
              <w:t>B</w:t>
            </w:r>
          </w:p>
        </w:tc>
      </w:tr>
      <w:tr w:rsidR="00B621CB" w:rsidRPr="002D1E6F" w14:paraId="357A4BE8" w14:textId="77777777" w:rsidTr="00AF7541">
        <w:tc>
          <w:tcPr>
            <w:tcW w:w="2254" w:type="dxa"/>
          </w:tcPr>
          <w:p w14:paraId="6962D2E9" w14:textId="77777777" w:rsidR="00B621CB" w:rsidRPr="002D1E6F" w:rsidRDefault="00B621CB" w:rsidP="00AF7541">
            <w:r w:rsidRPr="002D1E6F">
              <w:t>3</w:t>
            </w:r>
          </w:p>
        </w:tc>
        <w:tc>
          <w:tcPr>
            <w:tcW w:w="2254" w:type="dxa"/>
          </w:tcPr>
          <w:p w14:paraId="0F422F9B" w14:textId="77777777" w:rsidR="00B621CB" w:rsidRPr="002D1E6F" w:rsidRDefault="00B621CB" w:rsidP="00AF7541">
            <w:r w:rsidRPr="002D1E6F">
              <w:t>SRSWR</w:t>
            </w:r>
          </w:p>
        </w:tc>
        <w:tc>
          <w:tcPr>
            <w:tcW w:w="2254" w:type="dxa"/>
          </w:tcPr>
          <w:p w14:paraId="7929038E" w14:textId="77777777" w:rsidR="00B621CB" w:rsidRPr="002D1E6F" w:rsidRDefault="00B621CB" w:rsidP="00AF7541">
            <w:r w:rsidRPr="002D1E6F">
              <w:t>C</w:t>
            </w:r>
          </w:p>
        </w:tc>
      </w:tr>
      <w:tr w:rsidR="00B621CB" w:rsidRPr="002D1E6F" w14:paraId="309746D4" w14:textId="77777777" w:rsidTr="00AF7541">
        <w:tc>
          <w:tcPr>
            <w:tcW w:w="2254" w:type="dxa"/>
          </w:tcPr>
          <w:p w14:paraId="2FBEDDB9" w14:textId="77777777" w:rsidR="00B621CB" w:rsidRPr="002D1E6F" w:rsidRDefault="00B621CB" w:rsidP="00AF7541">
            <w:r w:rsidRPr="002D1E6F">
              <w:t>4</w:t>
            </w:r>
          </w:p>
        </w:tc>
        <w:tc>
          <w:tcPr>
            <w:tcW w:w="2254" w:type="dxa"/>
          </w:tcPr>
          <w:p w14:paraId="484CBEE6" w14:textId="77777777" w:rsidR="00B621CB" w:rsidRPr="002D1E6F" w:rsidRDefault="00B621CB" w:rsidP="00AF7541">
            <w:r w:rsidRPr="002D1E6F">
              <w:t>SRSWR</w:t>
            </w:r>
          </w:p>
        </w:tc>
        <w:tc>
          <w:tcPr>
            <w:tcW w:w="2254" w:type="dxa"/>
          </w:tcPr>
          <w:p w14:paraId="43445C57" w14:textId="77777777" w:rsidR="00B621CB" w:rsidRPr="002D1E6F" w:rsidRDefault="00B621CB" w:rsidP="00AF7541">
            <w:r w:rsidRPr="002D1E6F">
              <w:t>A</w:t>
            </w:r>
          </w:p>
        </w:tc>
      </w:tr>
    </w:tbl>
    <w:p w14:paraId="63542B4D" w14:textId="77777777" w:rsidR="00B621CB" w:rsidRPr="002D1E6F" w:rsidRDefault="00B621CB" w:rsidP="00B621CB"/>
    <w:p w14:paraId="2F0E189E" w14:textId="688B567D" w:rsidR="00B621CB" w:rsidRPr="002D1E6F" w:rsidRDefault="0025443B" w:rsidP="00B621CB">
      <w:r w:rsidRPr="002D1E6F">
        <w:t>The following table shows conceptually the functioning of variables “sequenceNumber” and “unitName” in an RDBES table where data was collected by Unequal Probability Sampling Without Replacement (UPSWOR). In such situation, because the sampling was done Without Replacement, n</w:t>
      </w:r>
      <w:r w:rsidR="00B621CB" w:rsidRPr="002D1E6F">
        <w:t xml:space="preserve">o unit can be sampled more than once, so </w:t>
      </w:r>
      <w:r w:rsidRPr="002D1E6F">
        <w:t xml:space="preserve">both </w:t>
      </w:r>
      <w:r w:rsidR="00B621CB" w:rsidRPr="002D1E6F">
        <w:t>unitName</w:t>
      </w:r>
      <w:r w:rsidRPr="002D1E6F">
        <w:t>s and sequenceNumbers are unique.</w:t>
      </w:r>
    </w:p>
    <w:tbl>
      <w:tblPr>
        <w:tblStyle w:val="TableGrid"/>
        <w:tblW w:w="0" w:type="auto"/>
        <w:tblLook w:val="04A0" w:firstRow="1" w:lastRow="0" w:firstColumn="1" w:lastColumn="0" w:noHBand="0" w:noVBand="1"/>
      </w:tblPr>
      <w:tblGrid>
        <w:gridCol w:w="2254"/>
        <w:gridCol w:w="2254"/>
        <w:gridCol w:w="2254"/>
      </w:tblGrid>
      <w:tr w:rsidR="00B621CB" w:rsidRPr="002D1E6F" w14:paraId="78BB1AE3" w14:textId="77777777" w:rsidTr="00AF7541">
        <w:tc>
          <w:tcPr>
            <w:tcW w:w="2254" w:type="dxa"/>
          </w:tcPr>
          <w:p w14:paraId="4AD3319A" w14:textId="77777777" w:rsidR="00B621CB" w:rsidRPr="002D1E6F" w:rsidRDefault="00B621CB" w:rsidP="00AF7541">
            <w:r w:rsidRPr="002D1E6F">
              <w:t>sequenceNumber</w:t>
            </w:r>
          </w:p>
        </w:tc>
        <w:tc>
          <w:tcPr>
            <w:tcW w:w="2254" w:type="dxa"/>
          </w:tcPr>
          <w:p w14:paraId="2322B05F" w14:textId="77777777" w:rsidR="00B621CB" w:rsidRPr="002D1E6F" w:rsidRDefault="00B621CB" w:rsidP="00AF7541">
            <w:r w:rsidRPr="002D1E6F">
              <w:t>Method</w:t>
            </w:r>
          </w:p>
        </w:tc>
        <w:tc>
          <w:tcPr>
            <w:tcW w:w="2254" w:type="dxa"/>
          </w:tcPr>
          <w:p w14:paraId="04D4F4AC" w14:textId="77777777" w:rsidR="00B621CB" w:rsidRPr="002D1E6F" w:rsidRDefault="00B621CB" w:rsidP="00AF7541">
            <w:r w:rsidRPr="002D1E6F">
              <w:t>unitName</w:t>
            </w:r>
          </w:p>
        </w:tc>
      </w:tr>
      <w:tr w:rsidR="00B621CB" w:rsidRPr="002D1E6F" w14:paraId="2269AA4C" w14:textId="77777777" w:rsidTr="00AF7541">
        <w:tc>
          <w:tcPr>
            <w:tcW w:w="2254" w:type="dxa"/>
          </w:tcPr>
          <w:p w14:paraId="3D035D58" w14:textId="77777777" w:rsidR="00B621CB" w:rsidRPr="002D1E6F" w:rsidRDefault="00B621CB" w:rsidP="00AF7541">
            <w:r w:rsidRPr="002D1E6F">
              <w:t>1</w:t>
            </w:r>
          </w:p>
        </w:tc>
        <w:tc>
          <w:tcPr>
            <w:tcW w:w="2254" w:type="dxa"/>
          </w:tcPr>
          <w:p w14:paraId="4520BB94" w14:textId="77777777" w:rsidR="00B621CB" w:rsidRPr="002D1E6F" w:rsidRDefault="00B621CB" w:rsidP="00AF7541">
            <w:r w:rsidRPr="002D1E6F">
              <w:t>UPSWOR</w:t>
            </w:r>
          </w:p>
        </w:tc>
        <w:tc>
          <w:tcPr>
            <w:tcW w:w="2254" w:type="dxa"/>
          </w:tcPr>
          <w:p w14:paraId="13C908F7" w14:textId="77777777" w:rsidR="00B621CB" w:rsidRPr="002D1E6F" w:rsidRDefault="00B621CB" w:rsidP="00AF7541">
            <w:r w:rsidRPr="002D1E6F">
              <w:t>A</w:t>
            </w:r>
          </w:p>
        </w:tc>
      </w:tr>
      <w:tr w:rsidR="00B621CB" w:rsidRPr="002D1E6F" w14:paraId="05BA1E95" w14:textId="77777777" w:rsidTr="00AF7541">
        <w:tc>
          <w:tcPr>
            <w:tcW w:w="2254" w:type="dxa"/>
          </w:tcPr>
          <w:p w14:paraId="4AB6F2C9" w14:textId="77777777" w:rsidR="00B621CB" w:rsidRPr="002D1E6F" w:rsidRDefault="00B621CB" w:rsidP="00AF7541">
            <w:r w:rsidRPr="002D1E6F">
              <w:t>2</w:t>
            </w:r>
          </w:p>
        </w:tc>
        <w:tc>
          <w:tcPr>
            <w:tcW w:w="2254" w:type="dxa"/>
          </w:tcPr>
          <w:p w14:paraId="678CE64E" w14:textId="77777777" w:rsidR="00B621CB" w:rsidRPr="002D1E6F" w:rsidRDefault="00B621CB" w:rsidP="00AF7541">
            <w:r w:rsidRPr="002D1E6F">
              <w:t>UPSWOR</w:t>
            </w:r>
          </w:p>
        </w:tc>
        <w:tc>
          <w:tcPr>
            <w:tcW w:w="2254" w:type="dxa"/>
          </w:tcPr>
          <w:p w14:paraId="236C1DA6" w14:textId="77777777" w:rsidR="00B621CB" w:rsidRPr="002D1E6F" w:rsidRDefault="00B621CB" w:rsidP="00AF7541">
            <w:r w:rsidRPr="002D1E6F">
              <w:t>B</w:t>
            </w:r>
          </w:p>
        </w:tc>
      </w:tr>
      <w:tr w:rsidR="00B621CB" w:rsidRPr="002D1E6F" w14:paraId="0AEE76D7" w14:textId="77777777" w:rsidTr="00AF7541">
        <w:tc>
          <w:tcPr>
            <w:tcW w:w="2254" w:type="dxa"/>
          </w:tcPr>
          <w:p w14:paraId="5033F339" w14:textId="77777777" w:rsidR="00B621CB" w:rsidRPr="002D1E6F" w:rsidRDefault="00B621CB" w:rsidP="00AF7541">
            <w:r w:rsidRPr="002D1E6F">
              <w:t>3</w:t>
            </w:r>
          </w:p>
        </w:tc>
        <w:tc>
          <w:tcPr>
            <w:tcW w:w="2254" w:type="dxa"/>
          </w:tcPr>
          <w:p w14:paraId="7406BB47" w14:textId="77777777" w:rsidR="00B621CB" w:rsidRPr="002D1E6F" w:rsidRDefault="00B621CB" w:rsidP="00AF7541">
            <w:r w:rsidRPr="002D1E6F">
              <w:t>UPSWOR</w:t>
            </w:r>
          </w:p>
        </w:tc>
        <w:tc>
          <w:tcPr>
            <w:tcW w:w="2254" w:type="dxa"/>
          </w:tcPr>
          <w:p w14:paraId="414B905F" w14:textId="77777777" w:rsidR="00B621CB" w:rsidRPr="002D1E6F" w:rsidRDefault="00B621CB" w:rsidP="00AF7541">
            <w:r w:rsidRPr="002D1E6F">
              <w:t>C</w:t>
            </w:r>
          </w:p>
        </w:tc>
      </w:tr>
      <w:tr w:rsidR="00B621CB" w:rsidRPr="002D1E6F" w14:paraId="12A0093A" w14:textId="77777777" w:rsidTr="00AF7541">
        <w:tc>
          <w:tcPr>
            <w:tcW w:w="2254" w:type="dxa"/>
          </w:tcPr>
          <w:p w14:paraId="7951BFEA" w14:textId="77777777" w:rsidR="00B621CB" w:rsidRPr="002D1E6F" w:rsidRDefault="00B621CB" w:rsidP="00AF7541">
            <w:r w:rsidRPr="002D1E6F">
              <w:t>4</w:t>
            </w:r>
          </w:p>
        </w:tc>
        <w:tc>
          <w:tcPr>
            <w:tcW w:w="2254" w:type="dxa"/>
          </w:tcPr>
          <w:p w14:paraId="503C5B7C" w14:textId="77777777" w:rsidR="00B621CB" w:rsidRPr="002D1E6F" w:rsidRDefault="00B621CB" w:rsidP="00AF7541">
            <w:r w:rsidRPr="002D1E6F">
              <w:t>UPSWOR</w:t>
            </w:r>
          </w:p>
        </w:tc>
        <w:tc>
          <w:tcPr>
            <w:tcW w:w="2254" w:type="dxa"/>
          </w:tcPr>
          <w:p w14:paraId="368E780B" w14:textId="77777777" w:rsidR="00B621CB" w:rsidRPr="002D1E6F" w:rsidRDefault="00B621CB" w:rsidP="00AF7541">
            <w:r w:rsidRPr="002D1E6F">
              <w:t>D</w:t>
            </w:r>
          </w:p>
        </w:tc>
      </w:tr>
    </w:tbl>
    <w:p w14:paraId="208EB7A3" w14:textId="77777777" w:rsidR="00B621CB" w:rsidRPr="002D1E6F" w:rsidRDefault="00B621CB" w:rsidP="00B621CB"/>
    <w:p w14:paraId="45D13183" w14:textId="7761E4F8" w:rsidR="004D7E68" w:rsidRPr="002D1E6F" w:rsidRDefault="004D7E68" w:rsidP="004D7E68">
      <w:pPr>
        <w:pStyle w:val="Heading3"/>
      </w:pPr>
      <w:r>
        <w:t>FAQ 2</w:t>
      </w:r>
    </w:p>
    <w:p w14:paraId="0300BA5C" w14:textId="7C872D18" w:rsidR="00AD7A92" w:rsidRPr="002D1E6F" w:rsidRDefault="00AD7A92" w:rsidP="00652EDD">
      <w:r w:rsidRPr="002D1E6F">
        <w:rPr>
          <w:b/>
        </w:rPr>
        <w:t>Question:</w:t>
      </w:r>
      <w:r w:rsidRPr="002D1E6F">
        <w:t xml:space="preserve"> Many vessels can be unequivocally identified by a combination of flag country and length and/or power and/or tonnage. Is it possible to maintain the anonymity of vessels in the RDBES data model?</w:t>
      </w:r>
    </w:p>
    <w:p w14:paraId="140E4884" w14:textId="57CD7AB5" w:rsidR="00AD7A92" w:rsidRPr="002D1E6F" w:rsidRDefault="00AD7A92" w:rsidP="00652EDD">
      <w:r w:rsidRPr="002D1E6F">
        <w:rPr>
          <w:b/>
        </w:rPr>
        <w:lastRenderedPageBreak/>
        <w:t>Answer.</w:t>
      </w:r>
      <w:r w:rsidRPr="002D1E6F">
        <w:t xml:space="preserve"> Yes. Those characteristics are present in the Vessel Details table and are optional. In the rarer cases where length class unequivocally identifies the vessel, that variable can be set to “unknown”. </w:t>
      </w:r>
    </w:p>
    <w:p w14:paraId="5F9B5034" w14:textId="7E24EC72" w:rsidR="006665DB" w:rsidRPr="004D7E68" w:rsidRDefault="004D7E68" w:rsidP="004D7E68">
      <w:pPr>
        <w:pStyle w:val="Heading3"/>
      </w:pPr>
      <w:r>
        <w:t>FAQ 3</w:t>
      </w:r>
    </w:p>
    <w:p w14:paraId="025EF9C5" w14:textId="7924460F" w:rsidR="00AD7A92" w:rsidRPr="002D1E6F" w:rsidRDefault="00AD7A92" w:rsidP="00AD7A92">
      <w:r w:rsidRPr="002D1E6F">
        <w:rPr>
          <w:b/>
        </w:rPr>
        <w:t>Question:</w:t>
      </w:r>
      <w:r w:rsidRPr="002D1E6F">
        <w:t xml:space="preserve"> Can the RDBES store data from </w:t>
      </w:r>
      <w:r w:rsidR="001D7ADE" w:rsidRPr="002D1E6F">
        <w:t>sampling programmes</w:t>
      </w:r>
      <w:r w:rsidR="00BF1051" w:rsidRPr="002D1E6F">
        <w:t>,</w:t>
      </w:r>
      <w:r w:rsidR="001D7ADE" w:rsidRPr="002D1E6F">
        <w:t xml:space="preserve"> where </w:t>
      </w:r>
      <w:r w:rsidRPr="002D1E6F">
        <w:t>the sampling unit</w:t>
      </w:r>
      <w:r w:rsidR="001D7ADE" w:rsidRPr="002D1E6F">
        <w:t>s are</w:t>
      </w:r>
      <w:r w:rsidRPr="002D1E6F">
        <w:t xml:space="preserve">, e.g., </w:t>
      </w:r>
      <w:r w:rsidR="001D7ADE" w:rsidRPr="002D1E6F">
        <w:t xml:space="preserve">boxes of </w:t>
      </w:r>
      <w:r w:rsidRPr="002D1E6F">
        <w:t xml:space="preserve">commercial designation </w:t>
      </w:r>
      <w:r w:rsidR="001D7ADE" w:rsidRPr="002D1E6F">
        <w:t xml:space="preserve">that </w:t>
      </w:r>
      <w:r w:rsidR="00C709F8" w:rsidRPr="002D1E6F">
        <w:t>may</w:t>
      </w:r>
      <w:r w:rsidR="001D7ADE" w:rsidRPr="002D1E6F">
        <w:t xml:space="preserve"> hold multiple </w:t>
      </w:r>
      <w:r w:rsidRPr="002D1E6F">
        <w:t xml:space="preserve">species </w:t>
      </w:r>
      <w:r w:rsidR="001D7ADE" w:rsidRPr="002D1E6F">
        <w:t>(e.g., anglerfishes; rays)?</w:t>
      </w:r>
    </w:p>
    <w:p w14:paraId="47AC97B7" w14:textId="37D8FC31" w:rsidR="0078786D" w:rsidRPr="002D1E6F" w:rsidRDefault="001D7ADE">
      <w:r w:rsidRPr="002D1E6F">
        <w:rPr>
          <w:b/>
        </w:rPr>
        <w:t>Answer.</w:t>
      </w:r>
      <w:r w:rsidRPr="002D1E6F">
        <w:t xml:space="preserve"> Yes. If sampling is done on a, e.g., subset commercial designations, the target commercial designations can be stated in </w:t>
      </w:r>
      <w:r w:rsidR="006665DB" w:rsidRPr="002D1E6F">
        <w:t>a s</w:t>
      </w:r>
      <w:r w:rsidRPr="002D1E6F">
        <w:t xml:space="preserve">pecies </w:t>
      </w:r>
      <w:r w:rsidR="006665DB" w:rsidRPr="002D1E6F">
        <w:t>l</w:t>
      </w:r>
      <w:r w:rsidRPr="002D1E6F">
        <w:t xml:space="preserve">ist (Variable 6: </w:t>
      </w:r>
      <w:r w:rsidR="00001B63" w:rsidRPr="002D1E6F">
        <w:t xml:space="preserve">SSspeciesListID </w:t>
      </w:r>
      <w:r w:rsidRPr="002D1E6F">
        <w:t xml:space="preserve">in the Species Selection Table). Then, the boxes of the commercial designation can be entered as rows in the Sample table (Variable </w:t>
      </w:r>
      <w:r w:rsidR="00001B63" w:rsidRPr="002D1E6F">
        <w:t>8</w:t>
      </w:r>
      <w:r w:rsidRPr="002D1E6F">
        <w:t xml:space="preserve">: </w:t>
      </w:r>
      <w:r w:rsidR="00001B63" w:rsidRPr="002D1E6F">
        <w:t>SAcommercialSpecies</w:t>
      </w:r>
      <w:r w:rsidRPr="002D1E6F">
        <w:t xml:space="preserve">) and subsamples of each box entered for each individual species present. </w:t>
      </w:r>
    </w:p>
    <w:p w14:paraId="5FCDFE3A" w14:textId="1F3ECA92" w:rsidR="009B24FE" w:rsidRPr="004D7E68" w:rsidRDefault="004D7E68" w:rsidP="004D7E68">
      <w:pPr>
        <w:pStyle w:val="Heading3"/>
      </w:pPr>
      <w:r>
        <w:t>FAQ 4</w:t>
      </w:r>
    </w:p>
    <w:p w14:paraId="6477EA74" w14:textId="7D62E7A4" w:rsidR="003D5F3A" w:rsidRPr="002D1E6F" w:rsidRDefault="003D5F3A" w:rsidP="003D5F3A">
      <w:r w:rsidRPr="002D1E6F">
        <w:rPr>
          <w:b/>
        </w:rPr>
        <w:t xml:space="preserve">Question: </w:t>
      </w:r>
      <w:r w:rsidRPr="002D1E6F">
        <w:t>Can the RDBES account for the possibility of fishing area being a strata or a domain of a fishing trip observed at sea?</w:t>
      </w:r>
    </w:p>
    <w:p w14:paraId="3E523E42" w14:textId="1019AE9F" w:rsidR="009B24FE" w:rsidRPr="002D1E6F" w:rsidRDefault="003D5F3A" w:rsidP="003D5F3A">
      <w:r w:rsidRPr="002D1E6F">
        <w:rPr>
          <w:b/>
        </w:rPr>
        <w:t xml:space="preserve">Answer: </w:t>
      </w:r>
      <w:r w:rsidRPr="002D1E6F">
        <w:t>If the sampling programme involves stratification of the fishing operations of each fishing trip by area then ‘</w:t>
      </w:r>
      <w:r w:rsidR="00C954BD" w:rsidRPr="002D1E6F">
        <w:t xml:space="preserve">FOnumberTotal’ </w:t>
      </w:r>
      <w:r w:rsidRPr="002D1E6F">
        <w:t>and ‘</w:t>
      </w:r>
      <w:r w:rsidR="00C954BD" w:rsidRPr="002D1E6F">
        <w:t xml:space="preserve">FOnumberSampled’ </w:t>
      </w:r>
      <w:r w:rsidRPr="002D1E6F">
        <w:t xml:space="preserve">must reflect the total number of fishing operations made and sampled from each area visited by the fishing trip. If the sampling programme does not involve stratification by area, e.g., if a systematic sample is taken from all fishing operations in the fishing trip and </w:t>
      </w:r>
      <w:r w:rsidR="00BF1051" w:rsidRPr="002D1E6F">
        <w:t xml:space="preserve">the </w:t>
      </w:r>
      <w:r w:rsidRPr="002D1E6F">
        <w:t xml:space="preserve">area </w:t>
      </w:r>
      <w:r w:rsidR="00BF1051" w:rsidRPr="002D1E6F">
        <w:t xml:space="preserve">is </w:t>
      </w:r>
      <w:r w:rsidRPr="002D1E6F">
        <w:t>only recorded, the ‘</w:t>
      </w:r>
      <w:r w:rsidR="00C954BD" w:rsidRPr="002D1E6F">
        <w:t xml:space="preserve">FOnumberTotal’ </w:t>
      </w:r>
      <w:r w:rsidRPr="002D1E6F">
        <w:t>and ‘</w:t>
      </w:r>
      <w:r w:rsidR="00C954BD" w:rsidRPr="002D1E6F">
        <w:t xml:space="preserve">FOnumberSampled’ </w:t>
      </w:r>
      <w:r w:rsidR="00BF1051" w:rsidRPr="002D1E6F">
        <w:t xml:space="preserve">refers </w:t>
      </w:r>
      <w:r w:rsidRPr="002D1E6F">
        <w:t>to the fishing trip. If e.g. total number of fishing operations are needed per area for e.g. ratio estimation, then the Fishing Operation table needs to be populated with all fishing operations (sampled and not-sampled).</w:t>
      </w:r>
    </w:p>
    <w:p w14:paraId="5511DF5C" w14:textId="4D46BD12" w:rsidR="003D5F3A" w:rsidRPr="002D1E6F" w:rsidRDefault="004D7E68" w:rsidP="004D7E68">
      <w:pPr>
        <w:pStyle w:val="Heading3"/>
      </w:pPr>
      <w:r>
        <w:t>FAQ 5</w:t>
      </w:r>
    </w:p>
    <w:p w14:paraId="1760CC57" w14:textId="6EE35623" w:rsidR="00656839" w:rsidRPr="002D1E6F" w:rsidRDefault="00656839" w:rsidP="00CE6A79">
      <w:r w:rsidRPr="002D1E6F">
        <w:rPr>
          <w:b/>
        </w:rPr>
        <w:t>Question:</w:t>
      </w:r>
      <w:r w:rsidRPr="002D1E6F">
        <w:t xml:space="preserve"> Can</w:t>
      </w:r>
      <w:r w:rsidR="00B06860" w:rsidRPr="002D1E6F">
        <w:t xml:space="preserve"> the RDBES store</w:t>
      </w:r>
      <w:r w:rsidRPr="002D1E6F">
        <w:t xml:space="preserve"> data from sampling programs at-sea where e.g. length measurements </w:t>
      </w:r>
      <w:r w:rsidR="00B06860" w:rsidRPr="002D1E6F">
        <w:t xml:space="preserve">(Lower Hierarchy B) </w:t>
      </w:r>
      <w:r w:rsidRPr="002D1E6F">
        <w:t xml:space="preserve">are </w:t>
      </w:r>
      <w:r w:rsidR="00B06860" w:rsidRPr="002D1E6F">
        <w:t>collected per fishing operation</w:t>
      </w:r>
      <w:r w:rsidRPr="002D1E6F">
        <w:t xml:space="preserve">, but fish for individual </w:t>
      </w:r>
      <w:r w:rsidR="00B06860" w:rsidRPr="002D1E6F">
        <w:t>measurements</w:t>
      </w:r>
      <w:r w:rsidRPr="002D1E6F">
        <w:t xml:space="preserve"> </w:t>
      </w:r>
      <w:r w:rsidR="00B06860" w:rsidRPr="002D1E6F">
        <w:t xml:space="preserve">(Lower Hierarchy C) </w:t>
      </w:r>
      <w:r w:rsidRPr="002D1E6F">
        <w:t xml:space="preserve">are collected </w:t>
      </w:r>
      <w:r w:rsidR="00B06860" w:rsidRPr="002D1E6F">
        <w:t>throughout</w:t>
      </w:r>
      <w:r w:rsidRPr="002D1E6F">
        <w:t xml:space="preserve"> the </w:t>
      </w:r>
      <w:r w:rsidR="00B06860" w:rsidRPr="002D1E6F">
        <w:t xml:space="preserve">fishing </w:t>
      </w:r>
      <w:r w:rsidRPr="002D1E6F">
        <w:t>trip and are not linked to a specific fishing operation?</w:t>
      </w:r>
    </w:p>
    <w:p w14:paraId="7D2F43CA" w14:textId="740E2FC4" w:rsidR="00C709F8" w:rsidRDefault="00B06860">
      <w:r w:rsidRPr="002D1E6F">
        <w:rPr>
          <w:b/>
        </w:rPr>
        <w:t xml:space="preserve">Answer: </w:t>
      </w:r>
      <w:r w:rsidRPr="002D1E6F">
        <w:t xml:space="preserve">Yes. For the fish collected per fishing operation for length measurements: </w:t>
      </w:r>
      <w:r w:rsidRPr="002D1E6F">
        <w:rPr>
          <w:i/>
        </w:rPr>
        <w:t>F</w:t>
      </w:r>
      <w:r w:rsidR="003D5F3A" w:rsidRPr="002D1E6F">
        <w:rPr>
          <w:i/>
        </w:rPr>
        <w:t>ishing O</w:t>
      </w:r>
      <w:r w:rsidRPr="002D1E6F">
        <w:rPr>
          <w:i/>
        </w:rPr>
        <w:t>peration table: ‘</w:t>
      </w:r>
      <w:r w:rsidR="002B454E" w:rsidRPr="002D1E6F">
        <w:rPr>
          <w:i/>
        </w:rPr>
        <w:t>FOaggregationLevel</w:t>
      </w:r>
      <w:r w:rsidRPr="002D1E6F">
        <w:rPr>
          <w:i/>
        </w:rPr>
        <w:t>=’H’.</w:t>
      </w:r>
      <w:r w:rsidRPr="002D1E6F">
        <w:t xml:space="preserve"> </w:t>
      </w:r>
      <w:r w:rsidR="003D5F3A" w:rsidRPr="002D1E6F">
        <w:t xml:space="preserve">Species Selection table: Filled with appropriated information. </w:t>
      </w:r>
      <w:r w:rsidRPr="002D1E6F">
        <w:t>Sample table: ‘</w:t>
      </w:r>
      <w:r w:rsidR="002B454E" w:rsidRPr="002D1E6F">
        <w:t>SA</w:t>
      </w:r>
      <w:r w:rsidR="00C954BD" w:rsidRPr="002D1E6F">
        <w:t>numberT</w:t>
      </w:r>
      <w:r w:rsidR="002B454E" w:rsidRPr="002D1E6F">
        <w:t>otal</w:t>
      </w:r>
      <w:r w:rsidRPr="002D1E6F">
        <w:t>‘, ‘</w:t>
      </w:r>
      <w:r w:rsidR="002B454E" w:rsidRPr="002D1E6F">
        <w:t>SA</w:t>
      </w:r>
      <w:r w:rsidR="00C954BD" w:rsidRPr="002D1E6F">
        <w:t>numberS</w:t>
      </w:r>
      <w:r w:rsidR="002B454E" w:rsidRPr="002D1E6F">
        <w:t>ampled</w:t>
      </w:r>
      <w:r w:rsidRPr="002D1E6F">
        <w:t>’, ‘</w:t>
      </w:r>
      <w:r w:rsidR="002B454E" w:rsidRPr="002D1E6F">
        <w:t>SAsampProb</w:t>
      </w:r>
      <w:r w:rsidR="003D5F3A" w:rsidRPr="002D1E6F">
        <w:t>’ and ‘</w:t>
      </w:r>
      <w:r w:rsidR="002B454E" w:rsidRPr="002D1E6F">
        <w:t>SAselectionMethod</w:t>
      </w:r>
      <w:r w:rsidR="003D5F3A" w:rsidRPr="002D1E6F">
        <w:t>’ are filled with the appropriated information and ‘</w:t>
      </w:r>
      <w:r w:rsidR="002B454E" w:rsidRPr="002D1E6F">
        <w:t>SAlowerHierarchy</w:t>
      </w:r>
      <w:r w:rsidR="003D5F3A" w:rsidRPr="002D1E6F">
        <w:t xml:space="preserve">=’B’. For fish collected for individual measurements throughout the fishing trip: </w:t>
      </w:r>
      <w:r w:rsidR="003D5F3A" w:rsidRPr="002D1E6F">
        <w:rPr>
          <w:i/>
        </w:rPr>
        <w:t>Fishing operation table: ‘</w:t>
      </w:r>
      <w:r w:rsidR="002B454E" w:rsidRPr="002D1E6F">
        <w:rPr>
          <w:i/>
        </w:rPr>
        <w:t>FOaggregationLeve’</w:t>
      </w:r>
      <w:r w:rsidR="003D5F3A" w:rsidRPr="002D1E6F">
        <w:rPr>
          <w:i/>
        </w:rPr>
        <w:t>=’T’</w:t>
      </w:r>
      <w:r w:rsidR="003D5F3A" w:rsidRPr="002D1E6F">
        <w:t xml:space="preserve">. Species Selection table: Filled with appropriated information. Sample table: </w:t>
      </w:r>
      <w:r w:rsidR="002B454E" w:rsidRPr="002D1E6F">
        <w:t>‘</w:t>
      </w:r>
      <w:r w:rsidR="00C954BD" w:rsidRPr="002D1E6F">
        <w:t>SAnumberTotal</w:t>
      </w:r>
      <w:r w:rsidR="002B454E" w:rsidRPr="002D1E6F">
        <w:t>‘, ‘SA</w:t>
      </w:r>
      <w:r w:rsidR="00C954BD" w:rsidRPr="002D1E6F">
        <w:t>numberS</w:t>
      </w:r>
      <w:r w:rsidR="002B454E" w:rsidRPr="002D1E6F">
        <w:t>ampled’, ‘SAsampProb’ and ‘SAselectionMethod’</w:t>
      </w:r>
      <w:r w:rsidR="003D5F3A" w:rsidRPr="002D1E6F">
        <w:t xml:space="preserve"> are left empty and  ‘</w:t>
      </w:r>
      <w:r w:rsidR="002B454E" w:rsidRPr="002D1E6F">
        <w:t>SAlowerHierarchy’</w:t>
      </w:r>
      <w:r w:rsidR="003D5F3A" w:rsidRPr="002D1E6F">
        <w:t>=’C’.</w:t>
      </w:r>
    </w:p>
    <w:p w14:paraId="5F4B5914" w14:textId="2A03D1D6" w:rsidR="004D7E68" w:rsidRPr="002D1E6F" w:rsidRDefault="004D7E68" w:rsidP="004D7E68">
      <w:pPr>
        <w:pStyle w:val="Heading3"/>
      </w:pPr>
      <w:r>
        <w:t>FAQ 6</w:t>
      </w:r>
    </w:p>
    <w:p w14:paraId="67135B32" w14:textId="09C4F5E5" w:rsidR="003C1C28" w:rsidRPr="002D1E6F" w:rsidRDefault="003C1C28" w:rsidP="003C1C28">
      <w:r w:rsidRPr="002D1E6F">
        <w:rPr>
          <w:b/>
        </w:rPr>
        <w:t>Question:</w:t>
      </w:r>
      <w:r w:rsidRPr="002D1E6F">
        <w:t xml:space="preserve"> If in an onboard trip the weights of some species are registered at haul level with the weights of other species being registered at trip level, how can this information be entered in the RDBES?</w:t>
      </w:r>
      <w:r w:rsidR="00D0040F" w:rsidRPr="002D1E6F" w:rsidDel="00D0040F">
        <w:t xml:space="preserve"> </w:t>
      </w:r>
      <w:r w:rsidRPr="002D1E6F">
        <w:br/>
      </w:r>
      <w:r w:rsidRPr="002D1E6F">
        <w:rPr>
          <w:b/>
        </w:rPr>
        <w:t>Answer:</w:t>
      </w:r>
      <w:r w:rsidRPr="002D1E6F">
        <w:t xml:space="preserve"> In this case, the FO table should contain the rows of individual hauls (with FOaggregationLeve</w:t>
      </w:r>
      <w:r w:rsidR="00A20DA5" w:rsidRPr="002D1E6F">
        <w:t>l</w:t>
      </w:r>
      <w:r w:rsidRPr="002D1E6F">
        <w:t>’=’H’) and one additional row corresponding to the whole trip (with FOaggregationLeve</w:t>
      </w:r>
      <w:r w:rsidR="00A20DA5" w:rsidRPr="002D1E6F">
        <w:t>l</w:t>
      </w:r>
      <w:r w:rsidRPr="002D1E6F">
        <w:t xml:space="preserve">’=’T’). Each haul can have entries in the </w:t>
      </w:r>
      <w:r w:rsidR="00AD5FBE" w:rsidRPr="002D1E6F">
        <w:t xml:space="preserve">Species Selection, </w:t>
      </w:r>
      <w:r w:rsidRPr="002D1E6F">
        <w:t>SS</w:t>
      </w:r>
      <w:r w:rsidR="00AD5FBE" w:rsidRPr="002D1E6F">
        <w:t>,</w:t>
      </w:r>
      <w:r w:rsidRPr="002D1E6F">
        <w:t xml:space="preserve"> table with corresponding SS lists used at haul level, e.g., for landings and discards; and the general trip row will also have such lines with the SS table carrying the SS lists recorded at trip level. </w:t>
      </w:r>
    </w:p>
    <w:p w14:paraId="38594731" w14:textId="396B284A" w:rsidR="004D7E68" w:rsidRPr="004D7E68" w:rsidRDefault="004D7E68" w:rsidP="004D7E68">
      <w:pPr>
        <w:pStyle w:val="Heading3"/>
      </w:pPr>
      <w:bookmarkStart w:id="58" w:name="_GoBack"/>
      <w:bookmarkEnd w:id="58"/>
      <w:r>
        <w:lastRenderedPageBreak/>
        <w:t>FAQ 7</w:t>
      </w:r>
    </w:p>
    <w:p w14:paraId="6C9E759D" w14:textId="25B1FD90" w:rsidR="003C1C28" w:rsidRPr="002D1E6F" w:rsidRDefault="003C1C28" w:rsidP="003C1C28">
      <w:r w:rsidRPr="002D1E6F">
        <w:rPr>
          <w:b/>
        </w:rPr>
        <w:t>Question:</w:t>
      </w:r>
      <w:r w:rsidRPr="002D1E6F">
        <w:t xml:space="preserve"> If in an onboard trip the lengths are collected at haul level and the ages sampled at trip level, how can this information be entered in the RDBES? </w:t>
      </w:r>
      <w:r w:rsidRPr="002D1E6F">
        <w:br/>
      </w:r>
      <w:r w:rsidRPr="002D1E6F">
        <w:rPr>
          <w:b/>
        </w:rPr>
        <w:t>Answer:</w:t>
      </w:r>
      <w:r w:rsidRPr="002D1E6F">
        <w:t xml:space="preserve"> In this case, the FO table should contain the rows of individual hauls (with FOaggregationLeve</w:t>
      </w:r>
      <w:r w:rsidR="00A20DA5" w:rsidRPr="002D1E6F">
        <w:t>l</w:t>
      </w:r>
      <w:r w:rsidRPr="002D1E6F">
        <w:t>’=’H’) and an extra row for the trip (FOaggregationLeve</w:t>
      </w:r>
      <w:r w:rsidR="00A20DA5" w:rsidRPr="002D1E6F">
        <w:t>l</w:t>
      </w:r>
      <w:r w:rsidRPr="002D1E6F">
        <w:t xml:space="preserve">’=’T’). The “H” rows will be connected to a SA row with lower hierarchy B (lengths). The “T” will be connected to a SA row with lower hierarchy C (ages). In the SA table the weights should only be present in the Haul samples. </w:t>
      </w:r>
    </w:p>
    <w:p w14:paraId="2C3AC684" w14:textId="73B5782F" w:rsidR="002C7F64" w:rsidRPr="004D7E68" w:rsidRDefault="004D7E68" w:rsidP="004D7E68">
      <w:pPr>
        <w:pStyle w:val="Heading3"/>
      </w:pPr>
      <w:r>
        <w:t>FAQ 8</w:t>
      </w:r>
    </w:p>
    <w:p w14:paraId="668A9F63" w14:textId="2EB33667" w:rsidR="00544A87" w:rsidRPr="002D1E6F" w:rsidRDefault="00544A87">
      <w:r w:rsidRPr="002D1E6F">
        <w:rPr>
          <w:b/>
        </w:rPr>
        <w:t>Question:</w:t>
      </w:r>
      <w:r w:rsidRPr="002D1E6F">
        <w:t xml:space="preserve"> Can </w:t>
      </w:r>
      <w:r w:rsidR="002E54C8" w:rsidRPr="002D1E6F">
        <w:t xml:space="preserve">unequal </w:t>
      </w:r>
      <w:r w:rsidRPr="002D1E6F">
        <w:t xml:space="preserve">probability </w:t>
      </w:r>
      <w:r w:rsidR="002E54C8" w:rsidRPr="002D1E6F">
        <w:t xml:space="preserve">(e.g., </w:t>
      </w:r>
      <w:r w:rsidRPr="002D1E6F">
        <w:t>proportional to size</w:t>
      </w:r>
      <w:r w:rsidR="002E54C8" w:rsidRPr="002D1E6F">
        <w:t>)</w:t>
      </w:r>
      <w:r w:rsidRPr="002D1E6F">
        <w:t xml:space="preserve"> be specified in the RDBES?</w:t>
      </w:r>
    </w:p>
    <w:p w14:paraId="66748E97" w14:textId="547F7F3B" w:rsidR="00544A87" w:rsidRPr="002D1E6F" w:rsidRDefault="00544A87">
      <w:r w:rsidRPr="002D1E6F">
        <w:rPr>
          <w:b/>
        </w:rPr>
        <w:t>Answer:</w:t>
      </w:r>
      <w:r w:rsidR="00F4225B" w:rsidRPr="002D1E6F">
        <w:t xml:space="preserve"> Yes. You can do that by specifying </w:t>
      </w:r>
      <w:r w:rsidR="0062570B" w:rsidRPr="002D1E6F">
        <w:t xml:space="preserve">“Unequal Probability Sampling With Replacement (UPSWR)” or “Unequal Probability Sampling Without Replacement (UPSWOR)” </w:t>
      </w:r>
      <w:r w:rsidR="00F4225B" w:rsidRPr="002D1E6F">
        <w:t xml:space="preserve">in </w:t>
      </w:r>
      <w:r w:rsidR="002B454E" w:rsidRPr="002D1E6F">
        <w:t>selectionMethod</w:t>
      </w:r>
      <w:r w:rsidR="00F4225B" w:rsidRPr="002D1E6F">
        <w:t xml:space="preserve"> and providing the inclusion probability of each element included in the sample in </w:t>
      </w:r>
      <w:r w:rsidR="002B454E" w:rsidRPr="002D1E6F">
        <w:t>sampProb</w:t>
      </w:r>
      <w:r w:rsidR="00F4225B" w:rsidRPr="002D1E6F">
        <w:t xml:space="preserve"> </w:t>
      </w:r>
      <w:r w:rsidRPr="002D1E6F">
        <w:t>variable. See example below.</w:t>
      </w:r>
    </w:p>
    <w:p w14:paraId="22E4FE34" w14:textId="05DB37C8" w:rsidR="00544A87" w:rsidRPr="002D1E6F" w:rsidRDefault="00544A87" w:rsidP="00544A87">
      <w:pPr>
        <w:ind w:left="1134"/>
        <w:rPr>
          <w:b/>
          <w:sz w:val="18"/>
          <w:szCs w:val="18"/>
        </w:rPr>
      </w:pPr>
      <w:r w:rsidRPr="002D1E6F">
        <w:rPr>
          <w:b/>
          <w:sz w:val="18"/>
          <w:szCs w:val="18"/>
        </w:rPr>
        <w:t xml:space="preserve">Example: Simplified example of </w:t>
      </w:r>
      <w:r w:rsidR="00F4225B" w:rsidRPr="002D1E6F">
        <w:rPr>
          <w:b/>
          <w:sz w:val="18"/>
          <w:szCs w:val="18"/>
        </w:rPr>
        <w:t xml:space="preserve">a sample where elements were sampled with replacement and unequal probability </w:t>
      </w:r>
      <w:r w:rsidRPr="002D1E6F">
        <w:rPr>
          <w:b/>
          <w:sz w:val="18"/>
          <w:szCs w:val="18"/>
        </w:rPr>
        <w:t xml:space="preserve">proportional to size. </w:t>
      </w:r>
      <w:r w:rsidR="00F4225B" w:rsidRPr="002D1E6F">
        <w:rPr>
          <w:b/>
          <w:sz w:val="18"/>
          <w:szCs w:val="18"/>
        </w:rPr>
        <w:t xml:space="preserve">A sample of </w:t>
      </w:r>
      <w:r w:rsidRPr="002D1E6F">
        <w:rPr>
          <w:b/>
          <w:sz w:val="18"/>
          <w:szCs w:val="18"/>
        </w:rPr>
        <w:t xml:space="preserve">vessels </w:t>
      </w:r>
      <w:r w:rsidR="00F4225B" w:rsidRPr="002D1E6F">
        <w:rPr>
          <w:b/>
          <w:sz w:val="18"/>
          <w:szCs w:val="18"/>
        </w:rPr>
        <w:t xml:space="preserve">(n = 5)) </w:t>
      </w:r>
      <w:r w:rsidRPr="002D1E6F">
        <w:rPr>
          <w:b/>
          <w:sz w:val="18"/>
          <w:szCs w:val="18"/>
        </w:rPr>
        <w:t xml:space="preserve">was taken </w:t>
      </w:r>
      <w:r w:rsidR="00CD0BBD" w:rsidRPr="002D1E6F">
        <w:rPr>
          <w:b/>
          <w:sz w:val="18"/>
          <w:szCs w:val="18"/>
        </w:rPr>
        <w:t xml:space="preserve">with </w:t>
      </w:r>
      <w:r w:rsidRPr="002D1E6F">
        <w:rPr>
          <w:b/>
          <w:sz w:val="18"/>
          <w:szCs w:val="18"/>
        </w:rPr>
        <w:t xml:space="preserve">replacement from </w:t>
      </w:r>
      <w:r w:rsidR="002E54C8" w:rsidRPr="002D1E6F">
        <w:rPr>
          <w:b/>
          <w:sz w:val="18"/>
          <w:szCs w:val="18"/>
        </w:rPr>
        <w:t xml:space="preserve">a population of </w:t>
      </w:r>
      <w:r w:rsidR="00CD0BBD" w:rsidRPr="002D1E6F">
        <w:rPr>
          <w:b/>
          <w:sz w:val="18"/>
          <w:szCs w:val="18"/>
        </w:rPr>
        <w:t>N=</w:t>
      </w:r>
      <w:r w:rsidR="00F4225B" w:rsidRPr="002D1E6F">
        <w:rPr>
          <w:b/>
          <w:sz w:val="18"/>
          <w:szCs w:val="18"/>
        </w:rPr>
        <w:t>10</w:t>
      </w:r>
      <w:r w:rsidR="00CD0BBD" w:rsidRPr="002D1E6F">
        <w:rPr>
          <w:b/>
          <w:sz w:val="18"/>
          <w:szCs w:val="18"/>
        </w:rPr>
        <w:t xml:space="preserve"> vessel</w:t>
      </w:r>
      <w:r w:rsidR="00F4225B" w:rsidRPr="002D1E6F">
        <w:rPr>
          <w:b/>
          <w:sz w:val="18"/>
          <w:szCs w:val="18"/>
        </w:rPr>
        <w:t>s</w:t>
      </w:r>
      <w:r w:rsidR="002E54C8" w:rsidRPr="002D1E6F">
        <w:rPr>
          <w:b/>
          <w:sz w:val="18"/>
          <w:szCs w:val="18"/>
        </w:rPr>
        <w:t xml:space="preserve">. The probabilities of inclusion of the </w:t>
      </w:r>
      <w:r w:rsidR="00F4225B" w:rsidRPr="002D1E6F">
        <w:rPr>
          <w:b/>
          <w:sz w:val="18"/>
          <w:szCs w:val="18"/>
        </w:rPr>
        <w:t xml:space="preserve">elements of the population were: 1001 = 1002 = 0.3; 1003 to 1010 = .05. Note the probabilities of inclusion must be provided in </w:t>
      </w:r>
      <w:r w:rsidR="002B454E" w:rsidRPr="002D1E6F">
        <w:rPr>
          <w:b/>
          <w:sz w:val="18"/>
          <w:szCs w:val="18"/>
        </w:rPr>
        <w:t>sampProb</w:t>
      </w:r>
      <w:r w:rsidR="00F4225B" w:rsidRPr="002D1E6F">
        <w:rPr>
          <w:b/>
          <w:sz w:val="18"/>
          <w:szCs w:val="18"/>
        </w:rPr>
        <w:t>.</w:t>
      </w:r>
    </w:p>
    <w:tbl>
      <w:tblPr>
        <w:tblW w:w="743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70"/>
        <w:gridCol w:w="1134"/>
        <w:gridCol w:w="1985"/>
        <w:gridCol w:w="850"/>
        <w:gridCol w:w="1101"/>
        <w:gridCol w:w="1195"/>
      </w:tblGrid>
      <w:tr w:rsidR="001D4968" w:rsidRPr="002D1E6F" w14:paraId="636FB11F" w14:textId="77777777" w:rsidTr="00CC2E81">
        <w:trPr>
          <w:trHeight w:val="300"/>
          <w:jc w:val="center"/>
        </w:trPr>
        <w:tc>
          <w:tcPr>
            <w:tcW w:w="1170" w:type="dxa"/>
            <w:shd w:val="clear" w:color="auto" w:fill="auto"/>
            <w:noWrap/>
            <w:vAlign w:val="center"/>
            <w:hideMark/>
          </w:tcPr>
          <w:p w14:paraId="2B210F2B" w14:textId="45F7B4D8" w:rsidR="001D4968" w:rsidRPr="002D1E6F" w:rsidRDefault="001D4968" w:rsidP="00544A87">
            <w:pPr>
              <w:spacing w:after="0" w:line="240" w:lineRule="auto"/>
              <w:jc w:val="center"/>
              <w:rPr>
                <w:rFonts w:ascii="Calibri" w:eastAsia="Times New Roman" w:hAnsi="Calibri" w:cs="Times New Roman"/>
                <w:b/>
                <w:color w:val="000000"/>
                <w:sz w:val="18"/>
                <w:szCs w:val="18"/>
                <w:lang w:eastAsia="en-GB"/>
              </w:rPr>
            </w:pPr>
            <w:r w:rsidRPr="002D1E6F">
              <w:rPr>
                <w:rFonts w:ascii="Calibri" w:eastAsia="Times New Roman" w:hAnsi="Calibri" w:cs="Times New Roman"/>
                <w:b/>
                <w:color w:val="000000"/>
                <w:sz w:val="18"/>
                <w:szCs w:val="18"/>
                <w:lang w:eastAsia="en-GB"/>
              </w:rPr>
              <w:t>VDid</w:t>
            </w:r>
          </w:p>
        </w:tc>
        <w:tc>
          <w:tcPr>
            <w:tcW w:w="1134" w:type="dxa"/>
          </w:tcPr>
          <w:p w14:paraId="2E4FA5BC" w14:textId="4AE19D5B" w:rsidR="001D4968" w:rsidRPr="002D1E6F" w:rsidRDefault="001D4968" w:rsidP="00544A87">
            <w:pPr>
              <w:spacing w:after="0" w:line="240" w:lineRule="auto"/>
              <w:jc w:val="center"/>
              <w:rPr>
                <w:rFonts w:ascii="Calibri" w:eastAsia="Times New Roman" w:hAnsi="Calibri" w:cs="Times New Roman"/>
                <w:b/>
                <w:color w:val="000000"/>
                <w:sz w:val="18"/>
                <w:szCs w:val="18"/>
                <w:lang w:eastAsia="en-GB"/>
              </w:rPr>
            </w:pPr>
            <w:r w:rsidRPr="002D1E6F">
              <w:rPr>
                <w:rFonts w:ascii="Calibri" w:eastAsia="Times New Roman" w:hAnsi="Calibri" w:cs="Times New Roman"/>
                <w:b/>
                <w:color w:val="000000"/>
                <w:sz w:val="18"/>
                <w:szCs w:val="18"/>
                <w:lang w:eastAsia="en-GB"/>
              </w:rPr>
              <w:t>VSstratum</w:t>
            </w:r>
          </w:p>
        </w:tc>
        <w:tc>
          <w:tcPr>
            <w:tcW w:w="1985" w:type="dxa"/>
            <w:shd w:val="clear" w:color="auto" w:fill="auto"/>
            <w:noWrap/>
            <w:vAlign w:val="center"/>
            <w:hideMark/>
          </w:tcPr>
          <w:p w14:paraId="4095F138" w14:textId="4C5E928F" w:rsidR="001D4968" w:rsidRPr="002D1E6F" w:rsidRDefault="001D4968" w:rsidP="00544A87">
            <w:pPr>
              <w:spacing w:after="0" w:line="240" w:lineRule="auto"/>
              <w:jc w:val="center"/>
              <w:rPr>
                <w:rFonts w:ascii="Calibri" w:eastAsia="Times New Roman" w:hAnsi="Calibri" w:cs="Times New Roman"/>
                <w:b/>
                <w:color w:val="000000"/>
                <w:sz w:val="18"/>
                <w:szCs w:val="18"/>
                <w:lang w:eastAsia="en-GB"/>
              </w:rPr>
            </w:pPr>
            <w:r w:rsidRPr="002D1E6F">
              <w:rPr>
                <w:rFonts w:ascii="Calibri" w:eastAsia="Times New Roman" w:hAnsi="Calibri" w:cs="Times New Roman"/>
                <w:b/>
                <w:color w:val="000000"/>
                <w:sz w:val="18"/>
                <w:szCs w:val="18"/>
                <w:lang w:eastAsia="en-GB"/>
              </w:rPr>
              <w:t>VSselectionMethod</w:t>
            </w:r>
          </w:p>
        </w:tc>
        <w:tc>
          <w:tcPr>
            <w:tcW w:w="850" w:type="dxa"/>
            <w:shd w:val="clear" w:color="auto" w:fill="auto"/>
            <w:noWrap/>
            <w:vAlign w:val="center"/>
            <w:hideMark/>
          </w:tcPr>
          <w:p w14:paraId="5353B59A" w14:textId="18ADB6A9" w:rsidR="001D4968" w:rsidRPr="002D1E6F" w:rsidRDefault="001D4968" w:rsidP="00C954BD">
            <w:pPr>
              <w:spacing w:after="0" w:line="240" w:lineRule="auto"/>
              <w:jc w:val="center"/>
              <w:rPr>
                <w:rFonts w:ascii="Calibri" w:eastAsia="Times New Roman" w:hAnsi="Calibri" w:cs="Times New Roman"/>
                <w:b/>
                <w:color w:val="000000"/>
                <w:sz w:val="18"/>
                <w:szCs w:val="18"/>
                <w:lang w:eastAsia="en-GB"/>
              </w:rPr>
            </w:pPr>
            <w:r w:rsidRPr="002D1E6F">
              <w:rPr>
                <w:rFonts w:ascii="Calibri" w:eastAsia="Times New Roman" w:hAnsi="Calibri" w:cs="Times New Roman"/>
                <w:b/>
                <w:color w:val="000000"/>
                <w:sz w:val="18"/>
                <w:szCs w:val="18"/>
                <w:lang w:eastAsia="en-GB"/>
              </w:rPr>
              <w:t>VS</w:t>
            </w:r>
            <w:r w:rsidR="00C954BD" w:rsidRPr="002D1E6F">
              <w:rPr>
                <w:rFonts w:ascii="Calibri" w:eastAsia="Times New Roman" w:hAnsi="Calibri" w:cs="Times New Roman"/>
                <w:b/>
                <w:color w:val="000000"/>
                <w:sz w:val="18"/>
                <w:szCs w:val="18"/>
                <w:lang w:eastAsia="en-GB"/>
              </w:rPr>
              <w:t>numberT</w:t>
            </w:r>
            <w:r w:rsidRPr="002D1E6F">
              <w:rPr>
                <w:rFonts w:ascii="Calibri" w:eastAsia="Times New Roman" w:hAnsi="Calibri" w:cs="Times New Roman"/>
                <w:b/>
                <w:color w:val="000000"/>
                <w:sz w:val="18"/>
                <w:szCs w:val="18"/>
                <w:lang w:eastAsia="en-GB"/>
              </w:rPr>
              <w:t>otal</w:t>
            </w:r>
          </w:p>
        </w:tc>
        <w:tc>
          <w:tcPr>
            <w:tcW w:w="1101" w:type="dxa"/>
            <w:shd w:val="clear" w:color="auto" w:fill="auto"/>
            <w:noWrap/>
            <w:vAlign w:val="center"/>
            <w:hideMark/>
          </w:tcPr>
          <w:p w14:paraId="4D6AC0FE" w14:textId="73E1F61F" w:rsidR="001D4968" w:rsidRPr="002D1E6F" w:rsidRDefault="00C954BD" w:rsidP="00C954BD">
            <w:pPr>
              <w:spacing w:after="0" w:line="240" w:lineRule="auto"/>
              <w:jc w:val="center"/>
              <w:rPr>
                <w:rFonts w:ascii="Calibri" w:eastAsia="Times New Roman" w:hAnsi="Calibri" w:cs="Times New Roman"/>
                <w:b/>
                <w:color w:val="000000"/>
                <w:sz w:val="18"/>
                <w:szCs w:val="18"/>
                <w:lang w:eastAsia="en-GB"/>
              </w:rPr>
            </w:pPr>
            <w:r w:rsidRPr="002D1E6F">
              <w:rPr>
                <w:rFonts w:ascii="Calibri" w:eastAsia="Times New Roman" w:hAnsi="Calibri" w:cs="Times New Roman"/>
                <w:b/>
                <w:color w:val="000000"/>
                <w:sz w:val="18"/>
                <w:szCs w:val="18"/>
                <w:lang w:eastAsia="en-GB"/>
              </w:rPr>
              <w:t>VSnumberSampled</w:t>
            </w:r>
          </w:p>
        </w:tc>
        <w:tc>
          <w:tcPr>
            <w:tcW w:w="1195" w:type="dxa"/>
            <w:shd w:val="clear" w:color="auto" w:fill="auto"/>
          </w:tcPr>
          <w:p w14:paraId="137AA745" w14:textId="7E947B5B" w:rsidR="001D4968" w:rsidRPr="00CC2E81" w:rsidRDefault="001D4968" w:rsidP="00544A87">
            <w:pPr>
              <w:spacing w:after="0" w:line="240" w:lineRule="auto"/>
              <w:jc w:val="center"/>
              <w:rPr>
                <w:rFonts w:ascii="Calibri" w:eastAsia="Times New Roman" w:hAnsi="Calibri" w:cs="Times New Roman"/>
                <w:b/>
                <w:color w:val="000000"/>
                <w:sz w:val="18"/>
                <w:szCs w:val="18"/>
                <w:lang w:eastAsia="en-GB"/>
              </w:rPr>
            </w:pPr>
            <w:r w:rsidRPr="00CC2E81">
              <w:rPr>
                <w:rFonts w:ascii="Calibri" w:eastAsia="Times New Roman" w:hAnsi="Calibri" w:cs="Times New Roman"/>
                <w:b/>
                <w:color w:val="000000"/>
                <w:sz w:val="18"/>
                <w:szCs w:val="18"/>
                <w:lang w:eastAsia="en-GB"/>
              </w:rPr>
              <w:t>VSsampProb</w:t>
            </w:r>
          </w:p>
        </w:tc>
      </w:tr>
      <w:tr w:rsidR="001D4968" w:rsidRPr="002D1E6F" w14:paraId="37031C7F" w14:textId="77777777" w:rsidTr="00CC2E81">
        <w:trPr>
          <w:trHeight w:val="300"/>
          <w:jc w:val="center"/>
        </w:trPr>
        <w:tc>
          <w:tcPr>
            <w:tcW w:w="1170" w:type="dxa"/>
            <w:shd w:val="clear" w:color="auto" w:fill="auto"/>
            <w:noWrap/>
            <w:vAlign w:val="center"/>
            <w:hideMark/>
          </w:tcPr>
          <w:p w14:paraId="4EEACECC" w14:textId="77777777" w:rsidR="001D4968" w:rsidRPr="002D1E6F" w:rsidRDefault="001D4968" w:rsidP="00544A87">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1</w:t>
            </w:r>
          </w:p>
        </w:tc>
        <w:tc>
          <w:tcPr>
            <w:tcW w:w="1134" w:type="dxa"/>
            <w:vAlign w:val="center"/>
          </w:tcPr>
          <w:p w14:paraId="210C4E77" w14:textId="2F5336FB" w:rsidR="001D4968" w:rsidRPr="002D1E6F" w:rsidRDefault="001D4968" w:rsidP="00544A87">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None</w:t>
            </w:r>
          </w:p>
        </w:tc>
        <w:tc>
          <w:tcPr>
            <w:tcW w:w="1985" w:type="dxa"/>
            <w:shd w:val="clear" w:color="auto" w:fill="auto"/>
            <w:noWrap/>
            <w:vAlign w:val="center"/>
            <w:hideMark/>
          </w:tcPr>
          <w:p w14:paraId="702AE359" w14:textId="6FF7D0E1" w:rsidR="001D4968" w:rsidRPr="002D1E6F" w:rsidRDefault="001D4968" w:rsidP="00F4225B">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Unequal probability with replacement</w:t>
            </w:r>
          </w:p>
        </w:tc>
        <w:tc>
          <w:tcPr>
            <w:tcW w:w="850" w:type="dxa"/>
            <w:shd w:val="clear" w:color="auto" w:fill="auto"/>
            <w:noWrap/>
            <w:vAlign w:val="center"/>
            <w:hideMark/>
          </w:tcPr>
          <w:p w14:paraId="3860CF69" w14:textId="309A3347" w:rsidR="001D4968" w:rsidRPr="002D1E6F" w:rsidRDefault="001D4968" w:rsidP="00544A87">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10</w:t>
            </w:r>
          </w:p>
        </w:tc>
        <w:tc>
          <w:tcPr>
            <w:tcW w:w="1101" w:type="dxa"/>
            <w:shd w:val="clear" w:color="auto" w:fill="auto"/>
            <w:noWrap/>
            <w:vAlign w:val="center"/>
            <w:hideMark/>
          </w:tcPr>
          <w:p w14:paraId="7501AF35" w14:textId="260D51FF" w:rsidR="001D4968" w:rsidRPr="002D1E6F" w:rsidRDefault="001D4968" w:rsidP="00544A87">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5</w:t>
            </w:r>
          </w:p>
        </w:tc>
        <w:tc>
          <w:tcPr>
            <w:tcW w:w="1195" w:type="dxa"/>
            <w:shd w:val="clear" w:color="auto" w:fill="auto"/>
            <w:vAlign w:val="center"/>
          </w:tcPr>
          <w:p w14:paraId="5CAB69B5" w14:textId="0DBE8D24" w:rsidR="001D4968" w:rsidRPr="00CC2E81" w:rsidRDefault="001D4968" w:rsidP="00544A87">
            <w:pPr>
              <w:spacing w:after="0" w:line="240" w:lineRule="auto"/>
              <w:jc w:val="center"/>
              <w:rPr>
                <w:rFonts w:ascii="Calibri" w:eastAsia="Times New Roman" w:hAnsi="Calibri" w:cs="Times New Roman"/>
                <w:color w:val="000000"/>
                <w:sz w:val="18"/>
                <w:szCs w:val="18"/>
                <w:lang w:eastAsia="en-GB"/>
              </w:rPr>
            </w:pPr>
            <w:r w:rsidRPr="00CC2E81">
              <w:rPr>
                <w:rFonts w:ascii="Calibri" w:eastAsia="Times New Roman" w:hAnsi="Calibri" w:cs="Times New Roman"/>
                <w:color w:val="000000"/>
                <w:sz w:val="18"/>
                <w:szCs w:val="18"/>
                <w:lang w:eastAsia="en-GB"/>
              </w:rPr>
              <w:t>0.3</w:t>
            </w:r>
          </w:p>
        </w:tc>
      </w:tr>
      <w:tr w:rsidR="001D4968" w:rsidRPr="002D1E6F" w14:paraId="41F16DC5" w14:textId="77777777" w:rsidTr="00CC2E81">
        <w:trPr>
          <w:trHeight w:val="300"/>
          <w:jc w:val="center"/>
        </w:trPr>
        <w:tc>
          <w:tcPr>
            <w:tcW w:w="1170" w:type="dxa"/>
            <w:shd w:val="clear" w:color="auto" w:fill="auto"/>
            <w:noWrap/>
            <w:vAlign w:val="center"/>
            <w:hideMark/>
          </w:tcPr>
          <w:p w14:paraId="0D690284" w14:textId="77777777" w:rsidR="001D4968" w:rsidRPr="002D1E6F" w:rsidRDefault="001D4968" w:rsidP="002E54C8">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2</w:t>
            </w:r>
          </w:p>
        </w:tc>
        <w:tc>
          <w:tcPr>
            <w:tcW w:w="1134" w:type="dxa"/>
            <w:vAlign w:val="center"/>
          </w:tcPr>
          <w:p w14:paraId="10923548" w14:textId="571308F6" w:rsidR="001D4968" w:rsidRPr="002D1E6F" w:rsidRDefault="001D4968" w:rsidP="002E54C8">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None</w:t>
            </w:r>
          </w:p>
        </w:tc>
        <w:tc>
          <w:tcPr>
            <w:tcW w:w="1985" w:type="dxa"/>
            <w:shd w:val="clear" w:color="auto" w:fill="auto"/>
            <w:noWrap/>
            <w:hideMark/>
          </w:tcPr>
          <w:p w14:paraId="5412CEE4" w14:textId="2B8D3B65" w:rsidR="001D4968" w:rsidRPr="002D1E6F" w:rsidRDefault="001D4968" w:rsidP="00CD0BB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Unequal probability with replacement</w:t>
            </w:r>
          </w:p>
        </w:tc>
        <w:tc>
          <w:tcPr>
            <w:tcW w:w="850" w:type="dxa"/>
            <w:shd w:val="clear" w:color="auto" w:fill="auto"/>
            <w:noWrap/>
            <w:vAlign w:val="center"/>
            <w:hideMark/>
          </w:tcPr>
          <w:p w14:paraId="7097E275" w14:textId="79DE1016" w:rsidR="001D4968" w:rsidRPr="002D1E6F" w:rsidRDefault="001D4968" w:rsidP="002E54C8">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10</w:t>
            </w:r>
          </w:p>
        </w:tc>
        <w:tc>
          <w:tcPr>
            <w:tcW w:w="1101" w:type="dxa"/>
            <w:shd w:val="clear" w:color="auto" w:fill="auto"/>
            <w:noWrap/>
            <w:vAlign w:val="center"/>
            <w:hideMark/>
          </w:tcPr>
          <w:p w14:paraId="0DD79659" w14:textId="34B809B8" w:rsidR="001D4968" w:rsidRPr="002D1E6F" w:rsidRDefault="001D4968" w:rsidP="002E54C8">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5</w:t>
            </w:r>
          </w:p>
        </w:tc>
        <w:tc>
          <w:tcPr>
            <w:tcW w:w="1195" w:type="dxa"/>
            <w:shd w:val="clear" w:color="auto" w:fill="auto"/>
            <w:vAlign w:val="center"/>
          </w:tcPr>
          <w:p w14:paraId="22AF80EB" w14:textId="4AA75585" w:rsidR="001D4968" w:rsidRPr="00CC2E81" w:rsidRDefault="001D4968" w:rsidP="002E54C8">
            <w:pPr>
              <w:spacing w:after="0" w:line="240" w:lineRule="auto"/>
              <w:jc w:val="center"/>
              <w:rPr>
                <w:rFonts w:ascii="Calibri" w:eastAsia="Times New Roman" w:hAnsi="Calibri" w:cs="Times New Roman"/>
                <w:color w:val="000000"/>
                <w:sz w:val="18"/>
                <w:szCs w:val="18"/>
                <w:lang w:eastAsia="en-GB"/>
              </w:rPr>
            </w:pPr>
            <w:r w:rsidRPr="00CC2E81">
              <w:rPr>
                <w:rFonts w:ascii="Calibri" w:eastAsia="Times New Roman" w:hAnsi="Calibri" w:cs="Times New Roman"/>
                <w:color w:val="000000"/>
                <w:sz w:val="18"/>
                <w:szCs w:val="18"/>
                <w:lang w:eastAsia="en-GB"/>
              </w:rPr>
              <w:t>0.3</w:t>
            </w:r>
          </w:p>
        </w:tc>
      </w:tr>
      <w:tr w:rsidR="001D4968" w:rsidRPr="002D1E6F" w14:paraId="3C271424" w14:textId="77777777" w:rsidTr="00CC2E81">
        <w:trPr>
          <w:trHeight w:val="300"/>
          <w:jc w:val="center"/>
        </w:trPr>
        <w:tc>
          <w:tcPr>
            <w:tcW w:w="1170" w:type="dxa"/>
            <w:shd w:val="clear" w:color="auto" w:fill="auto"/>
            <w:noWrap/>
            <w:vAlign w:val="center"/>
          </w:tcPr>
          <w:p w14:paraId="660CF375" w14:textId="6E76A62C" w:rsidR="001D4968" w:rsidRPr="002D1E6F" w:rsidRDefault="001D4968" w:rsidP="002E54C8">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3</w:t>
            </w:r>
          </w:p>
        </w:tc>
        <w:tc>
          <w:tcPr>
            <w:tcW w:w="1134" w:type="dxa"/>
            <w:vAlign w:val="center"/>
          </w:tcPr>
          <w:p w14:paraId="19E4C7FE" w14:textId="3FDCC94A" w:rsidR="001D4968" w:rsidRPr="002D1E6F" w:rsidRDefault="001D4968" w:rsidP="002E54C8">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None</w:t>
            </w:r>
          </w:p>
        </w:tc>
        <w:tc>
          <w:tcPr>
            <w:tcW w:w="1985" w:type="dxa"/>
            <w:shd w:val="clear" w:color="auto" w:fill="auto"/>
            <w:noWrap/>
          </w:tcPr>
          <w:p w14:paraId="78D911BE" w14:textId="522EAE52" w:rsidR="001D4968" w:rsidRPr="002D1E6F" w:rsidRDefault="001D4968" w:rsidP="00CD0BB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Unequal probability with replacement</w:t>
            </w:r>
          </w:p>
        </w:tc>
        <w:tc>
          <w:tcPr>
            <w:tcW w:w="850" w:type="dxa"/>
            <w:shd w:val="clear" w:color="auto" w:fill="auto"/>
            <w:noWrap/>
            <w:vAlign w:val="center"/>
          </w:tcPr>
          <w:p w14:paraId="3A8AA840" w14:textId="69BDBB27" w:rsidR="001D4968" w:rsidRPr="002D1E6F" w:rsidRDefault="001D4968" w:rsidP="002E54C8">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10</w:t>
            </w:r>
          </w:p>
        </w:tc>
        <w:tc>
          <w:tcPr>
            <w:tcW w:w="1101" w:type="dxa"/>
            <w:shd w:val="clear" w:color="auto" w:fill="auto"/>
            <w:noWrap/>
            <w:vAlign w:val="center"/>
          </w:tcPr>
          <w:p w14:paraId="74656D66" w14:textId="708FB470" w:rsidR="001D4968" w:rsidRPr="002D1E6F" w:rsidRDefault="001D4968" w:rsidP="002E54C8">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5</w:t>
            </w:r>
          </w:p>
        </w:tc>
        <w:tc>
          <w:tcPr>
            <w:tcW w:w="1195" w:type="dxa"/>
            <w:shd w:val="clear" w:color="auto" w:fill="auto"/>
            <w:vAlign w:val="center"/>
          </w:tcPr>
          <w:p w14:paraId="7222CD33" w14:textId="63DFCB72" w:rsidR="001D4968" w:rsidRPr="00CC2E81" w:rsidRDefault="001D4968" w:rsidP="002E54C8">
            <w:pPr>
              <w:spacing w:after="0" w:line="240" w:lineRule="auto"/>
              <w:jc w:val="center"/>
              <w:rPr>
                <w:rFonts w:ascii="Calibri" w:eastAsia="Times New Roman" w:hAnsi="Calibri" w:cs="Times New Roman"/>
                <w:color w:val="000000"/>
                <w:sz w:val="18"/>
                <w:szCs w:val="18"/>
                <w:lang w:eastAsia="en-GB"/>
              </w:rPr>
            </w:pPr>
            <w:r w:rsidRPr="00CC2E81">
              <w:rPr>
                <w:rFonts w:ascii="Calibri" w:eastAsia="Times New Roman" w:hAnsi="Calibri" w:cs="Times New Roman"/>
                <w:color w:val="000000"/>
                <w:sz w:val="18"/>
                <w:szCs w:val="18"/>
                <w:lang w:eastAsia="en-GB"/>
              </w:rPr>
              <w:t>0.3</w:t>
            </w:r>
          </w:p>
        </w:tc>
      </w:tr>
      <w:tr w:rsidR="001D4968" w:rsidRPr="002D1E6F" w14:paraId="1F109CBF" w14:textId="77777777" w:rsidTr="00CC2E81">
        <w:trPr>
          <w:trHeight w:val="300"/>
          <w:jc w:val="center"/>
        </w:trPr>
        <w:tc>
          <w:tcPr>
            <w:tcW w:w="1170" w:type="dxa"/>
            <w:shd w:val="clear" w:color="auto" w:fill="auto"/>
            <w:noWrap/>
            <w:vAlign w:val="center"/>
          </w:tcPr>
          <w:p w14:paraId="423C713C" w14:textId="044DF5A8" w:rsidR="001D4968" w:rsidRPr="002D1E6F" w:rsidRDefault="001D4968" w:rsidP="002E54C8">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4</w:t>
            </w:r>
          </w:p>
        </w:tc>
        <w:tc>
          <w:tcPr>
            <w:tcW w:w="1134" w:type="dxa"/>
            <w:vAlign w:val="center"/>
          </w:tcPr>
          <w:p w14:paraId="23D0E191" w14:textId="1AF79A5E" w:rsidR="001D4968" w:rsidRPr="002D1E6F" w:rsidRDefault="001D4968" w:rsidP="002E54C8">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None</w:t>
            </w:r>
          </w:p>
        </w:tc>
        <w:tc>
          <w:tcPr>
            <w:tcW w:w="1985" w:type="dxa"/>
            <w:shd w:val="clear" w:color="auto" w:fill="auto"/>
            <w:noWrap/>
          </w:tcPr>
          <w:p w14:paraId="1F6A3831" w14:textId="7DF4B69A" w:rsidR="001D4968" w:rsidRPr="002D1E6F" w:rsidRDefault="001D4968" w:rsidP="00CD0BB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Unequal probability with replacement</w:t>
            </w:r>
          </w:p>
        </w:tc>
        <w:tc>
          <w:tcPr>
            <w:tcW w:w="850" w:type="dxa"/>
            <w:shd w:val="clear" w:color="auto" w:fill="auto"/>
            <w:noWrap/>
            <w:vAlign w:val="center"/>
          </w:tcPr>
          <w:p w14:paraId="48FA7256" w14:textId="17E857E6" w:rsidR="001D4968" w:rsidRPr="002D1E6F" w:rsidRDefault="001D4968" w:rsidP="002E54C8">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10</w:t>
            </w:r>
          </w:p>
        </w:tc>
        <w:tc>
          <w:tcPr>
            <w:tcW w:w="1101" w:type="dxa"/>
            <w:shd w:val="clear" w:color="auto" w:fill="auto"/>
            <w:noWrap/>
            <w:vAlign w:val="center"/>
          </w:tcPr>
          <w:p w14:paraId="4B013278" w14:textId="21FF1FE4" w:rsidR="001D4968" w:rsidRPr="002D1E6F" w:rsidRDefault="001D4968" w:rsidP="002E54C8">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5</w:t>
            </w:r>
          </w:p>
        </w:tc>
        <w:tc>
          <w:tcPr>
            <w:tcW w:w="1195" w:type="dxa"/>
            <w:shd w:val="clear" w:color="auto" w:fill="auto"/>
            <w:vAlign w:val="center"/>
          </w:tcPr>
          <w:p w14:paraId="07FA0EA6" w14:textId="7243AF35" w:rsidR="001D4968" w:rsidRPr="00CC2E81" w:rsidRDefault="001D4968" w:rsidP="002E54C8">
            <w:pPr>
              <w:spacing w:after="0" w:line="240" w:lineRule="auto"/>
              <w:jc w:val="center"/>
              <w:rPr>
                <w:rFonts w:ascii="Calibri" w:eastAsia="Times New Roman" w:hAnsi="Calibri" w:cs="Times New Roman"/>
                <w:color w:val="000000"/>
                <w:sz w:val="18"/>
                <w:szCs w:val="18"/>
                <w:lang w:eastAsia="en-GB"/>
              </w:rPr>
            </w:pPr>
            <w:r w:rsidRPr="00CC2E81">
              <w:rPr>
                <w:rFonts w:ascii="Calibri" w:eastAsia="Times New Roman" w:hAnsi="Calibri" w:cs="Times New Roman"/>
                <w:color w:val="000000"/>
                <w:sz w:val="18"/>
                <w:szCs w:val="18"/>
                <w:lang w:eastAsia="en-GB"/>
              </w:rPr>
              <w:t>0.05</w:t>
            </w:r>
          </w:p>
        </w:tc>
      </w:tr>
      <w:tr w:rsidR="001D4968" w:rsidRPr="002D1E6F" w14:paraId="720B4A30" w14:textId="77777777" w:rsidTr="00CC2E81">
        <w:trPr>
          <w:trHeight w:val="300"/>
          <w:jc w:val="center"/>
        </w:trPr>
        <w:tc>
          <w:tcPr>
            <w:tcW w:w="1170" w:type="dxa"/>
            <w:shd w:val="clear" w:color="auto" w:fill="auto"/>
            <w:noWrap/>
            <w:vAlign w:val="center"/>
          </w:tcPr>
          <w:p w14:paraId="5B5A05D4" w14:textId="53E24B3F" w:rsidR="001D4968" w:rsidRPr="002D1E6F" w:rsidRDefault="001D4968" w:rsidP="002E54C8">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5</w:t>
            </w:r>
          </w:p>
        </w:tc>
        <w:tc>
          <w:tcPr>
            <w:tcW w:w="1134" w:type="dxa"/>
            <w:vAlign w:val="center"/>
          </w:tcPr>
          <w:p w14:paraId="279E89EE" w14:textId="4CEC7981" w:rsidR="001D4968" w:rsidRPr="002D1E6F" w:rsidRDefault="001D4968" w:rsidP="002E54C8">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None</w:t>
            </w:r>
          </w:p>
        </w:tc>
        <w:tc>
          <w:tcPr>
            <w:tcW w:w="1985" w:type="dxa"/>
            <w:shd w:val="clear" w:color="auto" w:fill="auto"/>
            <w:noWrap/>
          </w:tcPr>
          <w:p w14:paraId="081E493B" w14:textId="5FC8D765" w:rsidR="001D4968" w:rsidRPr="002D1E6F" w:rsidRDefault="001D4968" w:rsidP="00CD0BB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Unequal probability with replacement</w:t>
            </w:r>
          </w:p>
        </w:tc>
        <w:tc>
          <w:tcPr>
            <w:tcW w:w="850" w:type="dxa"/>
            <w:shd w:val="clear" w:color="auto" w:fill="auto"/>
            <w:noWrap/>
            <w:vAlign w:val="center"/>
          </w:tcPr>
          <w:p w14:paraId="0CEC00C7" w14:textId="31179FA4" w:rsidR="001D4968" w:rsidRPr="002D1E6F" w:rsidRDefault="001D4968" w:rsidP="002E54C8">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10</w:t>
            </w:r>
          </w:p>
        </w:tc>
        <w:tc>
          <w:tcPr>
            <w:tcW w:w="1101" w:type="dxa"/>
            <w:shd w:val="clear" w:color="auto" w:fill="auto"/>
            <w:noWrap/>
            <w:vAlign w:val="center"/>
          </w:tcPr>
          <w:p w14:paraId="54E68970" w14:textId="2105684E" w:rsidR="001D4968" w:rsidRPr="002D1E6F" w:rsidRDefault="001D4968" w:rsidP="002E54C8">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5</w:t>
            </w:r>
          </w:p>
        </w:tc>
        <w:tc>
          <w:tcPr>
            <w:tcW w:w="1195" w:type="dxa"/>
            <w:shd w:val="clear" w:color="auto" w:fill="auto"/>
            <w:vAlign w:val="center"/>
          </w:tcPr>
          <w:p w14:paraId="2B3381E7" w14:textId="4CD779D6" w:rsidR="001D4968" w:rsidRPr="00CC2E81" w:rsidRDefault="001D4968" w:rsidP="002E54C8">
            <w:pPr>
              <w:spacing w:after="0" w:line="240" w:lineRule="auto"/>
              <w:jc w:val="center"/>
              <w:rPr>
                <w:rFonts w:ascii="Calibri" w:eastAsia="Times New Roman" w:hAnsi="Calibri" w:cs="Times New Roman"/>
                <w:color w:val="000000"/>
                <w:sz w:val="18"/>
                <w:szCs w:val="18"/>
                <w:lang w:eastAsia="en-GB"/>
              </w:rPr>
            </w:pPr>
            <w:r w:rsidRPr="00CC2E81">
              <w:rPr>
                <w:rFonts w:ascii="Calibri" w:eastAsia="Times New Roman" w:hAnsi="Calibri" w:cs="Times New Roman"/>
                <w:color w:val="000000"/>
                <w:sz w:val="18"/>
                <w:szCs w:val="18"/>
                <w:lang w:eastAsia="en-GB"/>
              </w:rPr>
              <w:t>0.3</w:t>
            </w:r>
          </w:p>
        </w:tc>
      </w:tr>
    </w:tbl>
    <w:p w14:paraId="1D73782A" w14:textId="77777777" w:rsidR="00544A87" w:rsidRPr="002D1E6F" w:rsidRDefault="00544A87">
      <w:pPr>
        <w:rPr>
          <w:b/>
        </w:rPr>
      </w:pPr>
    </w:p>
    <w:p w14:paraId="5F81339C" w14:textId="0794E7B1" w:rsidR="002E54C8" w:rsidRPr="004D7E68" w:rsidRDefault="004D7E68" w:rsidP="004D7E68">
      <w:pPr>
        <w:pStyle w:val="Heading3"/>
      </w:pPr>
      <w:r>
        <w:t>FAQ 9</w:t>
      </w:r>
    </w:p>
    <w:p w14:paraId="48D90007" w14:textId="5A369329" w:rsidR="00D01FD8" w:rsidRPr="002D1E6F" w:rsidRDefault="00D01FD8" w:rsidP="00D01FD8">
      <w:r w:rsidRPr="002D1E6F">
        <w:rPr>
          <w:b/>
        </w:rPr>
        <w:t>Question:</w:t>
      </w:r>
      <w:r w:rsidRPr="002D1E6F">
        <w:t xml:space="preserve"> What is the difference between selecting a Fishing Trip (FT) and selecting a Landing Event (LE)?: </w:t>
      </w:r>
    </w:p>
    <w:p w14:paraId="47E2F212" w14:textId="559F89EF" w:rsidR="00D01FD8" w:rsidRPr="002D1E6F" w:rsidRDefault="00D01FD8" w:rsidP="00D01FD8">
      <w:r w:rsidRPr="002D1E6F">
        <w:rPr>
          <w:b/>
        </w:rPr>
        <w:t>Answer:</w:t>
      </w:r>
      <w:r w:rsidRPr="002D1E6F">
        <w:t xml:space="preserve"> A Fishing Trip is defined as a vessel operating between departure and arrival date and times; A Landing event is defined as a vessel unloading/selling some catch (could be part of the catch; could be catch from several trips) in a specific port/market. The two concepts have distinct usages during onshore sampling. In most onshore sampling situations observers sample a vessel’s landings but </w:t>
      </w:r>
      <w:r w:rsidRPr="002D1E6F">
        <w:rPr>
          <w:i/>
        </w:rPr>
        <w:t>do not know or are not sure</w:t>
      </w:r>
      <w:r w:rsidRPr="002D1E6F">
        <w:t xml:space="preserve"> if what they are sampling represents the whole landings from a trip or if, e.g., the vessel still has some fish onboard to be landed elsewhere </w:t>
      </w:r>
      <w:r w:rsidRPr="002D1E6F">
        <w:rPr>
          <w:i/>
        </w:rPr>
        <w:t>or</w:t>
      </w:r>
      <w:r w:rsidRPr="002D1E6F">
        <w:t xml:space="preserve"> has landed elsewhere before </w:t>
      </w:r>
      <w:r w:rsidRPr="002D1E6F">
        <w:rPr>
          <w:i/>
        </w:rPr>
        <w:t>or</w:t>
      </w:r>
      <w:r w:rsidRPr="002D1E6F">
        <w:t xml:space="preserve"> has pooled landings from several previous fishing trips that it is selling all at once in that market-day. Additional cases exist when catch of a vessel is landed over several days in the same port but only one of those days do observers sample. In all such cases it is generally difficult to warrant that the landings being sampled are fully representative of a specific trip. Such difficulty is reflected in the RDBES by stating what is actually being sampled are the landings from one (or more) </w:t>
      </w:r>
      <w:r w:rsidRPr="002D1E6F">
        <w:rPr>
          <w:i/>
        </w:rPr>
        <w:t>Landing Events</w:t>
      </w:r>
      <w:r w:rsidRPr="002D1E6F">
        <w:t xml:space="preserve"> and not from one (or more) </w:t>
      </w:r>
      <w:r w:rsidRPr="002D1E6F">
        <w:rPr>
          <w:i/>
        </w:rPr>
        <w:t>Fishing Trips</w:t>
      </w:r>
      <w:r w:rsidRPr="002D1E6F">
        <w:t xml:space="preserve">. Note: For </w:t>
      </w:r>
      <w:r w:rsidR="005E5788" w:rsidRPr="002D1E6F">
        <w:t>practical</w:t>
      </w:r>
      <w:r w:rsidRPr="002D1E6F">
        <w:t xml:space="preserve"> purposes a </w:t>
      </w:r>
      <w:r w:rsidRPr="002D1E6F">
        <w:rPr>
          <w:i/>
        </w:rPr>
        <w:t>Landing event</w:t>
      </w:r>
      <w:r w:rsidRPr="002D1E6F">
        <w:t xml:space="preserve"> can be considered as the landings made by a vessel in a specific place and time while the </w:t>
      </w:r>
      <w:r w:rsidRPr="002D1E6F">
        <w:rPr>
          <w:i/>
        </w:rPr>
        <w:t>landings of a Fishing Trip</w:t>
      </w:r>
      <w:r w:rsidRPr="002D1E6F">
        <w:t xml:space="preserve"> are the landings of a specific fishing trip in all places and times.</w:t>
      </w:r>
    </w:p>
    <w:p w14:paraId="6327DCAC" w14:textId="662A677A" w:rsidR="005E5788" w:rsidRDefault="005E5788" w:rsidP="00D01FD8">
      <w:r w:rsidRPr="002D1E6F">
        <w:lastRenderedPageBreak/>
        <w:t>The decision as to whether you are sampling Landing Events or Fishing Trips will come down to your sampling scheme – is it specifically designed to always sample entire trips?  If not, then you should probably use a sampling hierarchy that includes Landing Event.</w:t>
      </w:r>
    </w:p>
    <w:p w14:paraId="03D0AEF5" w14:textId="05CA51E9" w:rsidR="004D7E68" w:rsidRPr="002D1E6F" w:rsidRDefault="004D7E68" w:rsidP="004D7E68">
      <w:pPr>
        <w:pStyle w:val="Heading3"/>
      </w:pPr>
      <w:r>
        <w:t>FAQ 10</w:t>
      </w:r>
    </w:p>
    <w:p w14:paraId="64A38739" w14:textId="77777777" w:rsidR="00E504E0" w:rsidRPr="002D1E6F" w:rsidRDefault="00E504E0" w:rsidP="00E504E0">
      <w:pPr>
        <w:rPr>
          <w:b/>
        </w:rPr>
      </w:pPr>
      <w:r w:rsidRPr="002D1E6F">
        <w:rPr>
          <w:b/>
        </w:rPr>
        <w:t xml:space="preserve">Question: what is the difference between Hierarchy 6 and Hierarchy 7? Why does hierarchy 6 contain FO table if FO is not strictly part of the hierarchy? </w:t>
      </w:r>
    </w:p>
    <w:p w14:paraId="70877F6E" w14:textId="2B3768F5" w:rsidR="00E504E0" w:rsidRPr="002D1E6F" w:rsidRDefault="00E504E0" w:rsidP="00E504E0">
      <w:pPr>
        <w:rPr>
          <w:b/>
        </w:rPr>
      </w:pPr>
      <w:r w:rsidRPr="002D1E6F">
        <w:t>Hierarchy 6 differs from Hierarchy 7 on the level of confidence existing on some characteristics of the samples and trip they came from. Hierarchy 6 should only be used i</w:t>
      </w:r>
      <w:r w:rsidR="00EC7B2D" w:rsidRPr="002D1E6F">
        <w:t>n</w:t>
      </w:r>
      <w:r w:rsidRPr="002D1E6F">
        <w:t xml:space="preserve"> situations where trip information is well known and where samples collected can be unequivocally assigned to a certain area, gear and trip. This is only possible when trips involve a single gear and fishing area</w:t>
      </w:r>
      <w:r w:rsidR="00EC7B2D" w:rsidRPr="002D1E6F">
        <w:t>,</w:t>
      </w:r>
      <w:r w:rsidRPr="002D1E6F">
        <w:t xml:space="preserve"> and it is known that catch does not remain on-board vessels when they land (e.g., small-scale fisheries); Conversely, in Hierarchy 7 – a much more common alternative -  a landing event may come from a trip that fished in more than one area or with more than one gear; and it is assumed that landing events samples may only partially represent the catch retained during a single trip (some catch may have been retained on board and not landed; transhipment may have occurred ahead of landing). </w:t>
      </w:r>
    </w:p>
    <w:p w14:paraId="1930841E" w14:textId="0F170147" w:rsidR="00E504E0" w:rsidRPr="002D1E6F" w:rsidRDefault="00E504E0" w:rsidP="00E504E0">
      <w:r w:rsidRPr="002D1E6F">
        <w:t>Hierarchy 6 contains FO table (and requires it set to “T” aggregation level) so that samples collected under th</w:t>
      </w:r>
      <w:r w:rsidR="00E9746F" w:rsidRPr="002D1E6F">
        <w:t>i</w:t>
      </w:r>
      <w:r w:rsidRPr="002D1E6F">
        <w:t xml:space="preserve">s hierarchy have characteristics like area and gear unequivocally associated to them. Note that contrary to Hierarchy 7 area reported under hierarchy 6 is not dominant. </w:t>
      </w:r>
    </w:p>
    <w:p w14:paraId="7654A250" w14:textId="0D6CDC8F" w:rsidR="00E504E0" w:rsidRPr="004D7E68" w:rsidRDefault="004D7E68" w:rsidP="004D7E68">
      <w:pPr>
        <w:pStyle w:val="Heading3"/>
      </w:pPr>
      <w:r>
        <w:t>FAQ 11</w:t>
      </w:r>
    </w:p>
    <w:p w14:paraId="1D712204" w14:textId="36E97231" w:rsidR="00E504E0" w:rsidRPr="002D1E6F" w:rsidRDefault="00E504E0" w:rsidP="00D01FD8">
      <w:pPr>
        <w:rPr>
          <w:b/>
        </w:rPr>
      </w:pPr>
      <w:r w:rsidRPr="002D1E6F">
        <w:rPr>
          <w:b/>
        </w:rPr>
        <w:t xml:space="preserve">Question: why are area, gear, </w:t>
      </w:r>
      <w:r w:rsidR="00585793" w:rsidRPr="002D1E6F">
        <w:rPr>
          <w:b/>
        </w:rPr>
        <w:t>and some other auxiliary variables</w:t>
      </w:r>
      <w:r w:rsidRPr="002D1E6F">
        <w:rPr>
          <w:b/>
        </w:rPr>
        <w:t xml:space="preserve"> defined as “Dominant” in LandingEvent table?</w:t>
      </w:r>
    </w:p>
    <w:p w14:paraId="437DAF22" w14:textId="2807CABF" w:rsidR="00E504E0" w:rsidRPr="002D1E6F" w:rsidRDefault="00585793" w:rsidP="00D01FD8">
      <w:r w:rsidRPr="002D1E6F">
        <w:t xml:space="preserve">It is not infrequent that </w:t>
      </w:r>
      <w:r w:rsidR="00E504E0" w:rsidRPr="002D1E6F">
        <w:t>fishing trips of medium and large-scale vessels span more than one area</w:t>
      </w:r>
      <w:r w:rsidRPr="002D1E6F">
        <w:t>/rectangle</w:t>
      </w:r>
      <w:r w:rsidR="00E504E0" w:rsidRPr="002D1E6F">
        <w:t xml:space="preserve"> or use more than one gear. </w:t>
      </w:r>
      <w:r w:rsidRPr="002D1E6F">
        <w:t>When samples are collected at-sea after individual fishing operations, auxiliary information (e.g., area and gear characteristics) associated to individual samples is exactly known. This situation contrast</w:t>
      </w:r>
      <w:r w:rsidR="00E80761" w:rsidRPr="002D1E6F">
        <w:t>s</w:t>
      </w:r>
      <w:r w:rsidRPr="002D1E6F">
        <w:t xml:space="preserve"> with onshore sampling </w:t>
      </w:r>
      <w:r w:rsidR="00E80761" w:rsidRPr="002D1E6F">
        <w:t xml:space="preserve">of </w:t>
      </w:r>
      <w:r w:rsidRPr="002D1E6F">
        <w:t xml:space="preserve">Landing Events </w:t>
      </w:r>
      <w:r w:rsidR="00E80761" w:rsidRPr="002D1E6F">
        <w:t xml:space="preserve">that </w:t>
      </w:r>
      <w:r w:rsidRPr="002D1E6F">
        <w:t xml:space="preserve">may </w:t>
      </w:r>
      <w:r w:rsidR="00E80761" w:rsidRPr="002D1E6F">
        <w:t>contain specimens caught in multiple fishing operations. Such situation leads to difficulties in the determination of e.g. the area or gear that caught the individual fish</w:t>
      </w:r>
      <w:r w:rsidR="00E9746F" w:rsidRPr="002D1E6F">
        <w:t>,</w:t>
      </w:r>
      <w:r w:rsidR="00E80761" w:rsidRPr="002D1E6F">
        <w:t xml:space="preserve"> which </w:t>
      </w:r>
      <w:r w:rsidRPr="002D1E6F">
        <w:t>limi</w:t>
      </w:r>
      <w:r w:rsidR="00E80761" w:rsidRPr="002D1E6F">
        <w:t>ts</w:t>
      </w:r>
      <w:r w:rsidRPr="002D1E6F">
        <w:t xml:space="preserve"> </w:t>
      </w:r>
      <w:r w:rsidR="00E80761" w:rsidRPr="002D1E6F">
        <w:t xml:space="preserve">some </w:t>
      </w:r>
      <w:r w:rsidR="00E504E0" w:rsidRPr="002D1E6F">
        <w:t>use</w:t>
      </w:r>
      <w:r w:rsidRPr="002D1E6F">
        <w:t xml:space="preserve">s </w:t>
      </w:r>
      <w:r w:rsidR="00E80761" w:rsidRPr="002D1E6F">
        <w:t xml:space="preserve">of the data </w:t>
      </w:r>
      <w:r w:rsidRPr="002D1E6F">
        <w:t>[</w:t>
      </w:r>
      <w:r w:rsidR="00E504E0" w:rsidRPr="002D1E6F">
        <w:t>e.g., in stock discrimination or selectivity-related studies</w:t>
      </w:r>
      <w:r w:rsidRPr="002D1E6F">
        <w:t>]</w:t>
      </w:r>
      <w:r w:rsidR="00E504E0" w:rsidRPr="002D1E6F">
        <w:t xml:space="preserve">. The RDBES accommodates </w:t>
      </w:r>
      <w:r w:rsidRPr="002D1E6F">
        <w:t xml:space="preserve">and highlights </w:t>
      </w:r>
      <w:r w:rsidR="00E80761" w:rsidRPr="002D1E6F">
        <w:t>these uncertainties</w:t>
      </w:r>
      <w:r w:rsidR="00E504E0" w:rsidRPr="002D1E6F">
        <w:t xml:space="preserve"> by defining area, gear and other auxiliary variables present in the Landing Event (LE) table as “Dominant”</w:t>
      </w:r>
      <w:r w:rsidRPr="002D1E6F">
        <w:t>;</w:t>
      </w:r>
      <w:r w:rsidR="00E504E0" w:rsidRPr="002D1E6F">
        <w:t xml:space="preserve"> </w:t>
      </w:r>
      <w:r w:rsidR="00EE59B4" w:rsidRPr="002D1E6F">
        <w:t xml:space="preserve">and area, gear and other auxiliary variables present </w:t>
      </w:r>
      <w:r w:rsidR="00E504E0" w:rsidRPr="002D1E6F">
        <w:t xml:space="preserve">in the Sample table (SA) </w:t>
      </w:r>
      <w:r w:rsidR="00EE59B4" w:rsidRPr="002D1E6F">
        <w:t xml:space="preserve">as </w:t>
      </w:r>
      <w:r w:rsidRPr="002D1E6F">
        <w:t xml:space="preserve">exact (or </w:t>
      </w:r>
      <w:r w:rsidR="00E80761" w:rsidRPr="002D1E6F">
        <w:t xml:space="preserve">otherwise </w:t>
      </w:r>
      <w:r w:rsidR="00E9746F" w:rsidRPr="002D1E6F">
        <w:t>not filled in</w:t>
      </w:r>
      <w:r w:rsidR="00EE59B4" w:rsidRPr="002D1E6F">
        <w:t xml:space="preserve">). </w:t>
      </w:r>
    </w:p>
    <w:p w14:paraId="0EB741DF" w14:textId="4DF9BD1B" w:rsidR="00E84F7A" w:rsidRPr="002D1E6F" w:rsidRDefault="0038458F" w:rsidP="00D01FD8">
      <w:pPr>
        <w:rPr>
          <w:b/>
        </w:rPr>
      </w:pPr>
      <w:r w:rsidRPr="002D1E6F">
        <w:rPr>
          <w:b/>
          <w:sz w:val="18"/>
          <w:szCs w:val="18"/>
        </w:rPr>
        <w:t xml:space="preserve">Example: Simplified example of </w:t>
      </w:r>
      <w:r w:rsidR="00D866A2" w:rsidRPr="002D1E6F">
        <w:rPr>
          <w:b/>
          <w:sz w:val="18"/>
          <w:szCs w:val="18"/>
        </w:rPr>
        <w:t xml:space="preserve">area dominance in </w:t>
      </w:r>
      <w:r w:rsidRPr="002D1E6F">
        <w:rPr>
          <w:b/>
          <w:sz w:val="18"/>
          <w:szCs w:val="18"/>
        </w:rPr>
        <w:t>Landing Events</w:t>
      </w:r>
      <w:r w:rsidR="00D866A2" w:rsidRPr="002D1E6F">
        <w:rPr>
          <w:b/>
          <w:sz w:val="18"/>
          <w:szCs w:val="18"/>
        </w:rPr>
        <w:t xml:space="preserve"> and Samples</w:t>
      </w:r>
      <w:r w:rsidR="004036E7" w:rsidRPr="002D1E6F">
        <w:rPr>
          <w:b/>
          <w:sz w:val="18"/>
          <w:szCs w:val="18"/>
        </w:rPr>
        <w:t xml:space="preserve">. In LEid 1 an </w:t>
      </w:r>
      <w:r w:rsidRPr="002D1E6F">
        <w:rPr>
          <w:b/>
          <w:sz w:val="18"/>
          <w:szCs w:val="18"/>
        </w:rPr>
        <w:t xml:space="preserve">area is </w:t>
      </w:r>
      <w:r w:rsidR="004036E7" w:rsidRPr="002D1E6F">
        <w:rPr>
          <w:b/>
          <w:sz w:val="18"/>
          <w:szCs w:val="18"/>
        </w:rPr>
        <w:t xml:space="preserve">assigned to the Landing Event </w:t>
      </w:r>
      <w:r w:rsidRPr="002D1E6F">
        <w:rPr>
          <w:b/>
          <w:sz w:val="18"/>
          <w:szCs w:val="18"/>
        </w:rPr>
        <w:t xml:space="preserve">(LEid 1) </w:t>
      </w:r>
      <w:r w:rsidR="004036E7" w:rsidRPr="002D1E6F">
        <w:rPr>
          <w:b/>
          <w:sz w:val="18"/>
          <w:szCs w:val="18"/>
        </w:rPr>
        <w:t>but the exact area of the samples is not known</w:t>
      </w:r>
      <w:r w:rsidR="00E9746F" w:rsidRPr="002D1E6F">
        <w:rPr>
          <w:b/>
          <w:sz w:val="18"/>
          <w:szCs w:val="18"/>
        </w:rPr>
        <w:t>, and therefore not filled in</w:t>
      </w:r>
      <w:r w:rsidR="004036E7" w:rsidRPr="002D1E6F">
        <w:rPr>
          <w:b/>
          <w:sz w:val="18"/>
          <w:szCs w:val="18"/>
        </w:rPr>
        <w:t xml:space="preserve">. In LEid 2 </w:t>
      </w:r>
      <w:r w:rsidR="00187C45" w:rsidRPr="002D1E6F">
        <w:rPr>
          <w:b/>
          <w:sz w:val="18"/>
          <w:szCs w:val="18"/>
        </w:rPr>
        <w:t xml:space="preserve">a dominant </w:t>
      </w:r>
      <w:r w:rsidR="004036E7" w:rsidRPr="002D1E6F">
        <w:rPr>
          <w:b/>
          <w:sz w:val="18"/>
          <w:szCs w:val="18"/>
        </w:rPr>
        <w:t xml:space="preserve">area is assigned to the Landing Event and it is known that the samples </w:t>
      </w:r>
      <w:r w:rsidR="00187C45" w:rsidRPr="002D1E6F">
        <w:rPr>
          <w:b/>
          <w:sz w:val="18"/>
          <w:szCs w:val="18"/>
        </w:rPr>
        <w:t>come from that area (e.g. VMS indicates only 27.3.d.28 was fished). LEid 3 represents a mixed situation – where the dominant area of the landing event is known but only partial information exists at sample level</w:t>
      </w:r>
    </w:p>
    <w:p w14:paraId="14B0CC2B" w14:textId="77777777" w:rsidR="00E84F7A" w:rsidRPr="002D1E6F" w:rsidRDefault="00E84F7A" w:rsidP="00D01FD8">
      <w:pPr>
        <w:rPr>
          <w:b/>
        </w:rPr>
        <w:sectPr w:rsidR="00E84F7A" w:rsidRPr="002D1E6F" w:rsidSect="004E7E3C">
          <w:footerReference w:type="default" r:id="rId31"/>
          <w:pgSz w:w="11906" w:h="16838"/>
          <w:pgMar w:top="1247" w:right="1361" w:bottom="1247" w:left="1440" w:header="709" w:footer="709" w:gutter="0"/>
          <w:cols w:space="708"/>
          <w:docGrid w:linePitch="360"/>
        </w:sectPr>
      </w:pPr>
    </w:p>
    <w:p w14:paraId="51CB27A9" w14:textId="703DBD0C" w:rsidR="00E84F7A" w:rsidRPr="002D1E6F" w:rsidRDefault="00E84F7A" w:rsidP="00D01FD8">
      <w:pPr>
        <w:rPr>
          <w:b/>
        </w:rPr>
      </w:pPr>
      <w:r w:rsidRPr="002D1E6F">
        <w:rPr>
          <w:b/>
        </w:rPr>
        <w:t>View Landing Evernt (LE)</w:t>
      </w:r>
    </w:p>
    <w:tbl>
      <w:tblPr>
        <w:tblStyle w:val="TableGrid"/>
        <w:tblW w:w="0" w:type="auto"/>
        <w:tblLook w:val="04A0" w:firstRow="1" w:lastRow="0" w:firstColumn="1" w:lastColumn="0" w:noHBand="0" w:noVBand="1"/>
      </w:tblPr>
      <w:tblGrid>
        <w:gridCol w:w="1936"/>
        <w:gridCol w:w="2252"/>
      </w:tblGrid>
      <w:tr w:rsidR="00E84F7A" w:rsidRPr="002D1E6F" w14:paraId="2FE69B8E" w14:textId="77777777" w:rsidTr="00E84F7A">
        <w:tc>
          <w:tcPr>
            <w:tcW w:w="4547" w:type="dxa"/>
          </w:tcPr>
          <w:p w14:paraId="265A9814" w14:textId="201A8602" w:rsidR="00E84F7A" w:rsidRPr="002D1E6F" w:rsidRDefault="00E84F7A" w:rsidP="00D01FD8">
            <w:pPr>
              <w:rPr>
                <w:b/>
              </w:rPr>
            </w:pPr>
            <w:r w:rsidRPr="002D1E6F">
              <w:rPr>
                <w:b/>
              </w:rPr>
              <w:t>LEid</w:t>
            </w:r>
          </w:p>
        </w:tc>
        <w:tc>
          <w:tcPr>
            <w:tcW w:w="4548" w:type="dxa"/>
          </w:tcPr>
          <w:p w14:paraId="7C890736" w14:textId="54F1F776" w:rsidR="00E84F7A" w:rsidRPr="002D1E6F" w:rsidRDefault="00E84F7A" w:rsidP="00D01FD8">
            <w:pPr>
              <w:rPr>
                <w:b/>
              </w:rPr>
            </w:pPr>
            <w:r w:rsidRPr="002D1E6F">
              <w:rPr>
                <w:b/>
              </w:rPr>
              <w:t>Area</w:t>
            </w:r>
            <w:r w:rsidR="0038458F" w:rsidRPr="002D1E6F">
              <w:rPr>
                <w:b/>
              </w:rPr>
              <w:t xml:space="preserve"> (M)</w:t>
            </w:r>
          </w:p>
        </w:tc>
      </w:tr>
      <w:tr w:rsidR="00E84F7A" w:rsidRPr="002D1E6F" w14:paraId="0F3D0FDD" w14:textId="77777777" w:rsidTr="00E84F7A">
        <w:tc>
          <w:tcPr>
            <w:tcW w:w="4547" w:type="dxa"/>
          </w:tcPr>
          <w:p w14:paraId="54BCF0A2" w14:textId="2ED65F7F" w:rsidR="00E84F7A" w:rsidRPr="002D1E6F" w:rsidRDefault="00E84F7A" w:rsidP="00D01FD8">
            <w:pPr>
              <w:rPr>
                <w:b/>
              </w:rPr>
            </w:pPr>
            <w:r w:rsidRPr="002D1E6F">
              <w:rPr>
                <w:b/>
              </w:rPr>
              <w:t>1</w:t>
            </w:r>
          </w:p>
        </w:tc>
        <w:tc>
          <w:tcPr>
            <w:tcW w:w="4548" w:type="dxa"/>
          </w:tcPr>
          <w:p w14:paraId="6F684C1E" w14:textId="472FF7BB" w:rsidR="00E84F7A" w:rsidRPr="002D1E6F" w:rsidRDefault="00E84F7A" w:rsidP="00D01FD8">
            <w:pPr>
              <w:rPr>
                <w:b/>
              </w:rPr>
            </w:pPr>
            <w:r w:rsidRPr="002D1E6F">
              <w:rPr>
                <w:b/>
              </w:rPr>
              <w:t>27.3.d.28</w:t>
            </w:r>
          </w:p>
        </w:tc>
      </w:tr>
      <w:tr w:rsidR="00E84F7A" w:rsidRPr="002D1E6F" w14:paraId="1043B465" w14:textId="77777777" w:rsidTr="00E84F7A">
        <w:tc>
          <w:tcPr>
            <w:tcW w:w="4547" w:type="dxa"/>
          </w:tcPr>
          <w:p w14:paraId="217A809C" w14:textId="365CC16E" w:rsidR="00E84F7A" w:rsidRPr="002D1E6F" w:rsidRDefault="00E84F7A" w:rsidP="00D01FD8">
            <w:pPr>
              <w:rPr>
                <w:b/>
              </w:rPr>
            </w:pPr>
            <w:r w:rsidRPr="002D1E6F">
              <w:rPr>
                <w:b/>
              </w:rPr>
              <w:t>2</w:t>
            </w:r>
          </w:p>
        </w:tc>
        <w:tc>
          <w:tcPr>
            <w:tcW w:w="4548" w:type="dxa"/>
          </w:tcPr>
          <w:p w14:paraId="73A4B1BE" w14:textId="197E50E6" w:rsidR="00E84F7A" w:rsidRPr="002D1E6F" w:rsidRDefault="00E84F7A" w:rsidP="00D01FD8">
            <w:pPr>
              <w:rPr>
                <w:b/>
              </w:rPr>
            </w:pPr>
            <w:r w:rsidRPr="002D1E6F">
              <w:rPr>
                <w:b/>
              </w:rPr>
              <w:t>27.3.d.28</w:t>
            </w:r>
          </w:p>
        </w:tc>
      </w:tr>
    </w:tbl>
    <w:p w14:paraId="6C1166C9" w14:textId="04E244A1" w:rsidR="00E84F7A" w:rsidRPr="002D1E6F" w:rsidRDefault="00E84F7A" w:rsidP="00E84F7A">
      <w:pPr>
        <w:rPr>
          <w:b/>
        </w:rPr>
      </w:pPr>
      <w:r w:rsidRPr="002D1E6F">
        <w:rPr>
          <w:b/>
        </w:rPr>
        <w:br w:type="column"/>
      </w:r>
      <w:r w:rsidRPr="002D1E6F">
        <w:rPr>
          <w:b/>
        </w:rPr>
        <w:t>View Sample (SA)</w:t>
      </w:r>
    </w:p>
    <w:tbl>
      <w:tblPr>
        <w:tblStyle w:val="TableGrid"/>
        <w:tblW w:w="0" w:type="auto"/>
        <w:tblLook w:val="04A0" w:firstRow="1" w:lastRow="0" w:firstColumn="1" w:lastColumn="0" w:noHBand="0" w:noVBand="1"/>
      </w:tblPr>
      <w:tblGrid>
        <w:gridCol w:w="1074"/>
        <w:gridCol w:w="1089"/>
        <w:gridCol w:w="928"/>
        <w:gridCol w:w="1097"/>
      </w:tblGrid>
      <w:tr w:rsidR="0038458F" w:rsidRPr="002D1E6F" w14:paraId="58D26FED" w14:textId="77777777" w:rsidTr="00E9746F">
        <w:tc>
          <w:tcPr>
            <w:tcW w:w="1074" w:type="dxa"/>
          </w:tcPr>
          <w:p w14:paraId="6579A052" w14:textId="6BE4D0E6" w:rsidR="0038458F" w:rsidRPr="002D1E6F" w:rsidRDefault="0038458F" w:rsidP="006D0302">
            <w:pPr>
              <w:rPr>
                <w:b/>
              </w:rPr>
            </w:pPr>
            <w:r w:rsidRPr="002D1E6F">
              <w:rPr>
                <w:b/>
              </w:rPr>
              <w:t>LEid</w:t>
            </w:r>
          </w:p>
        </w:tc>
        <w:tc>
          <w:tcPr>
            <w:tcW w:w="1089" w:type="dxa"/>
          </w:tcPr>
          <w:p w14:paraId="66E893ED" w14:textId="063542C7" w:rsidR="0038458F" w:rsidRPr="002D1E6F" w:rsidRDefault="0038458F" w:rsidP="0038458F">
            <w:pPr>
              <w:rPr>
                <w:b/>
              </w:rPr>
            </w:pPr>
            <w:r w:rsidRPr="002D1E6F">
              <w:rPr>
                <w:b/>
              </w:rPr>
              <w:t>SAid</w:t>
            </w:r>
          </w:p>
        </w:tc>
        <w:tc>
          <w:tcPr>
            <w:tcW w:w="928" w:type="dxa"/>
          </w:tcPr>
          <w:p w14:paraId="41DB2815" w14:textId="2CF3AC27" w:rsidR="0038458F" w:rsidRPr="002D1E6F" w:rsidRDefault="0038458F" w:rsidP="006D0302">
            <w:pPr>
              <w:rPr>
                <w:b/>
              </w:rPr>
            </w:pPr>
            <w:r w:rsidRPr="002D1E6F">
              <w:rPr>
                <w:b/>
              </w:rPr>
              <w:t>Weight</w:t>
            </w:r>
          </w:p>
        </w:tc>
        <w:tc>
          <w:tcPr>
            <w:tcW w:w="1097" w:type="dxa"/>
          </w:tcPr>
          <w:p w14:paraId="037FCC6F" w14:textId="2EA4CF82" w:rsidR="0038458F" w:rsidRPr="002D1E6F" w:rsidRDefault="0038458F" w:rsidP="006D0302">
            <w:pPr>
              <w:rPr>
                <w:b/>
              </w:rPr>
            </w:pPr>
            <w:r w:rsidRPr="002D1E6F">
              <w:rPr>
                <w:b/>
              </w:rPr>
              <w:t>Area (O)</w:t>
            </w:r>
          </w:p>
        </w:tc>
      </w:tr>
      <w:tr w:rsidR="0038458F" w:rsidRPr="002D1E6F" w14:paraId="56F3A66A" w14:textId="77777777" w:rsidTr="00E9746F">
        <w:tc>
          <w:tcPr>
            <w:tcW w:w="1074" w:type="dxa"/>
          </w:tcPr>
          <w:p w14:paraId="086A4E65" w14:textId="4558483C" w:rsidR="0038458F" w:rsidRPr="002D1E6F" w:rsidRDefault="0038458F" w:rsidP="006D0302">
            <w:pPr>
              <w:rPr>
                <w:b/>
              </w:rPr>
            </w:pPr>
            <w:r w:rsidRPr="002D1E6F">
              <w:rPr>
                <w:b/>
              </w:rPr>
              <w:t>1</w:t>
            </w:r>
          </w:p>
        </w:tc>
        <w:tc>
          <w:tcPr>
            <w:tcW w:w="1089" w:type="dxa"/>
          </w:tcPr>
          <w:p w14:paraId="1F08CE9A" w14:textId="2F67E176" w:rsidR="0038458F" w:rsidRPr="002D1E6F" w:rsidRDefault="0038458F" w:rsidP="006D0302">
            <w:pPr>
              <w:rPr>
                <w:b/>
              </w:rPr>
            </w:pPr>
            <w:r w:rsidRPr="002D1E6F">
              <w:rPr>
                <w:b/>
              </w:rPr>
              <w:t>1</w:t>
            </w:r>
          </w:p>
        </w:tc>
        <w:tc>
          <w:tcPr>
            <w:tcW w:w="928" w:type="dxa"/>
          </w:tcPr>
          <w:p w14:paraId="2B7C6015" w14:textId="702DEA1A" w:rsidR="0038458F" w:rsidRPr="002D1E6F" w:rsidRDefault="0038458F" w:rsidP="006D0302">
            <w:pPr>
              <w:rPr>
                <w:b/>
              </w:rPr>
            </w:pPr>
            <w:r w:rsidRPr="002D1E6F">
              <w:rPr>
                <w:b/>
              </w:rPr>
              <w:t>100</w:t>
            </w:r>
          </w:p>
        </w:tc>
        <w:tc>
          <w:tcPr>
            <w:tcW w:w="1097" w:type="dxa"/>
          </w:tcPr>
          <w:p w14:paraId="2FEA9F72" w14:textId="0D8F375F" w:rsidR="0038458F" w:rsidRPr="002D1E6F" w:rsidRDefault="0038458F" w:rsidP="006D0302">
            <w:pPr>
              <w:rPr>
                <w:b/>
              </w:rPr>
            </w:pPr>
          </w:p>
        </w:tc>
      </w:tr>
      <w:tr w:rsidR="0038458F" w:rsidRPr="002D1E6F" w14:paraId="3079C51C" w14:textId="77777777" w:rsidTr="00E9746F">
        <w:tc>
          <w:tcPr>
            <w:tcW w:w="1074" w:type="dxa"/>
          </w:tcPr>
          <w:p w14:paraId="6C494CCE" w14:textId="1803FC9C" w:rsidR="0038458F" w:rsidRPr="002D1E6F" w:rsidRDefault="0038458F" w:rsidP="006D0302">
            <w:pPr>
              <w:rPr>
                <w:b/>
              </w:rPr>
            </w:pPr>
            <w:r w:rsidRPr="002D1E6F">
              <w:rPr>
                <w:b/>
              </w:rPr>
              <w:t>1</w:t>
            </w:r>
          </w:p>
        </w:tc>
        <w:tc>
          <w:tcPr>
            <w:tcW w:w="1089" w:type="dxa"/>
          </w:tcPr>
          <w:p w14:paraId="53146F20" w14:textId="5CBCDB09" w:rsidR="0038458F" w:rsidRPr="002D1E6F" w:rsidRDefault="0038458F" w:rsidP="006D0302">
            <w:pPr>
              <w:rPr>
                <w:b/>
              </w:rPr>
            </w:pPr>
            <w:r w:rsidRPr="002D1E6F">
              <w:rPr>
                <w:b/>
              </w:rPr>
              <w:t>2</w:t>
            </w:r>
          </w:p>
        </w:tc>
        <w:tc>
          <w:tcPr>
            <w:tcW w:w="928" w:type="dxa"/>
          </w:tcPr>
          <w:p w14:paraId="6FF15E9A" w14:textId="5547F721" w:rsidR="0038458F" w:rsidRPr="002D1E6F" w:rsidRDefault="0038458F" w:rsidP="006D0302">
            <w:pPr>
              <w:rPr>
                <w:b/>
              </w:rPr>
            </w:pPr>
            <w:r w:rsidRPr="002D1E6F">
              <w:rPr>
                <w:b/>
              </w:rPr>
              <w:t>20</w:t>
            </w:r>
          </w:p>
        </w:tc>
        <w:tc>
          <w:tcPr>
            <w:tcW w:w="1097" w:type="dxa"/>
          </w:tcPr>
          <w:p w14:paraId="51F7F4DE" w14:textId="4A4BE239" w:rsidR="0038458F" w:rsidRPr="002D1E6F" w:rsidRDefault="0038458F" w:rsidP="00E9746F">
            <w:pPr>
              <w:rPr>
                <w:b/>
              </w:rPr>
            </w:pPr>
          </w:p>
        </w:tc>
      </w:tr>
      <w:tr w:rsidR="004036E7" w:rsidRPr="002D1E6F" w14:paraId="5C1AB4FF" w14:textId="77777777" w:rsidTr="0038458F">
        <w:tc>
          <w:tcPr>
            <w:tcW w:w="1074" w:type="dxa"/>
          </w:tcPr>
          <w:p w14:paraId="3CB327F9" w14:textId="2E7C6BB4" w:rsidR="004036E7" w:rsidRPr="002D1E6F" w:rsidRDefault="004036E7" w:rsidP="004036E7">
            <w:pPr>
              <w:rPr>
                <w:b/>
              </w:rPr>
            </w:pPr>
            <w:r w:rsidRPr="002D1E6F">
              <w:rPr>
                <w:b/>
              </w:rPr>
              <w:t>2</w:t>
            </w:r>
          </w:p>
        </w:tc>
        <w:tc>
          <w:tcPr>
            <w:tcW w:w="1089" w:type="dxa"/>
          </w:tcPr>
          <w:p w14:paraId="40113D3F" w14:textId="785E459E" w:rsidR="004036E7" w:rsidRPr="002D1E6F" w:rsidRDefault="004036E7" w:rsidP="004036E7">
            <w:pPr>
              <w:rPr>
                <w:b/>
              </w:rPr>
            </w:pPr>
            <w:r w:rsidRPr="002D1E6F">
              <w:rPr>
                <w:b/>
              </w:rPr>
              <w:t>3</w:t>
            </w:r>
          </w:p>
        </w:tc>
        <w:tc>
          <w:tcPr>
            <w:tcW w:w="928" w:type="dxa"/>
          </w:tcPr>
          <w:p w14:paraId="70675FCB" w14:textId="766CF520" w:rsidR="004036E7" w:rsidRPr="002D1E6F" w:rsidRDefault="004036E7" w:rsidP="004036E7">
            <w:pPr>
              <w:rPr>
                <w:b/>
              </w:rPr>
            </w:pPr>
            <w:r w:rsidRPr="002D1E6F">
              <w:rPr>
                <w:b/>
              </w:rPr>
              <w:t>150</w:t>
            </w:r>
          </w:p>
        </w:tc>
        <w:tc>
          <w:tcPr>
            <w:tcW w:w="1097" w:type="dxa"/>
          </w:tcPr>
          <w:p w14:paraId="48D2DAA5" w14:textId="6FA63A10" w:rsidR="004036E7" w:rsidRPr="002D1E6F" w:rsidRDefault="004036E7" w:rsidP="004036E7">
            <w:pPr>
              <w:rPr>
                <w:b/>
              </w:rPr>
            </w:pPr>
            <w:r w:rsidRPr="002D1E6F">
              <w:rPr>
                <w:b/>
              </w:rPr>
              <w:t>27.3.d.28</w:t>
            </w:r>
          </w:p>
        </w:tc>
      </w:tr>
      <w:tr w:rsidR="004036E7" w:rsidRPr="002D1E6F" w14:paraId="6E9ACDC0" w14:textId="77777777" w:rsidTr="0038458F">
        <w:tc>
          <w:tcPr>
            <w:tcW w:w="1074" w:type="dxa"/>
          </w:tcPr>
          <w:p w14:paraId="1E4E3685" w14:textId="3A271355" w:rsidR="004036E7" w:rsidRPr="002D1E6F" w:rsidRDefault="004036E7" w:rsidP="004036E7">
            <w:pPr>
              <w:rPr>
                <w:b/>
              </w:rPr>
            </w:pPr>
            <w:r w:rsidRPr="002D1E6F">
              <w:rPr>
                <w:b/>
              </w:rPr>
              <w:t>2</w:t>
            </w:r>
          </w:p>
        </w:tc>
        <w:tc>
          <w:tcPr>
            <w:tcW w:w="1089" w:type="dxa"/>
          </w:tcPr>
          <w:p w14:paraId="398E4FC1" w14:textId="5BD7F6D7" w:rsidR="004036E7" w:rsidRPr="002D1E6F" w:rsidRDefault="004036E7" w:rsidP="004036E7">
            <w:pPr>
              <w:rPr>
                <w:b/>
              </w:rPr>
            </w:pPr>
            <w:r w:rsidRPr="002D1E6F">
              <w:rPr>
                <w:b/>
              </w:rPr>
              <w:t>4</w:t>
            </w:r>
          </w:p>
        </w:tc>
        <w:tc>
          <w:tcPr>
            <w:tcW w:w="928" w:type="dxa"/>
          </w:tcPr>
          <w:p w14:paraId="239664E0" w14:textId="1744BAB2" w:rsidR="004036E7" w:rsidRPr="002D1E6F" w:rsidRDefault="004036E7" w:rsidP="004036E7">
            <w:pPr>
              <w:rPr>
                <w:b/>
              </w:rPr>
            </w:pPr>
            <w:r w:rsidRPr="002D1E6F">
              <w:rPr>
                <w:b/>
              </w:rPr>
              <w:t>50</w:t>
            </w:r>
          </w:p>
        </w:tc>
        <w:tc>
          <w:tcPr>
            <w:tcW w:w="1097" w:type="dxa"/>
          </w:tcPr>
          <w:p w14:paraId="5BA89CF8" w14:textId="4AF6C84F" w:rsidR="004036E7" w:rsidRPr="002D1E6F" w:rsidRDefault="004036E7" w:rsidP="004036E7">
            <w:pPr>
              <w:rPr>
                <w:b/>
              </w:rPr>
            </w:pPr>
            <w:r w:rsidRPr="002D1E6F">
              <w:rPr>
                <w:b/>
              </w:rPr>
              <w:t>27.3.d.28</w:t>
            </w:r>
          </w:p>
        </w:tc>
      </w:tr>
      <w:tr w:rsidR="0038458F" w:rsidRPr="002D1E6F" w14:paraId="415171C8" w14:textId="77777777" w:rsidTr="00E9746F">
        <w:tc>
          <w:tcPr>
            <w:tcW w:w="1074" w:type="dxa"/>
          </w:tcPr>
          <w:p w14:paraId="4CC2B28D" w14:textId="3948E6B4" w:rsidR="0038458F" w:rsidRPr="002D1E6F" w:rsidRDefault="004036E7" w:rsidP="006D0302">
            <w:pPr>
              <w:rPr>
                <w:b/>
              </w:rPr>
            </w:pPr>
            <w:r w:rsidRPr="002D1E6F">
              <w:rPr>
                <w:b/>
              </w:rPr>
              <w:t>3</w:t>
            </w:r>
          </w:p>
        </w:tc>
        <w:tc>
          <w:tcPr>
            <w:tcW w:w="1089" w:type="dxa"/>
          </w:tcPr>
          <w:p w14:paraId="6448A582" w14:textId="381806DE" w:rsidR="0038458F" w:rsidRPr="002D1E6F" w:rsidRDefault="004036E7" w:rsidP="006D0302">
            <w:pPr>
              <w:rPr>
                <w:b/>
              </w:rPr>
            </w:pPr>
            <w:r w:rsidRPr="002D1E6F">
              <w:rPr>
                <w:b/>
              </w:rPr>
              <w:t>5</w:t>
            </w:r>
          </w:p>
        </w:tc>
        <w:tc>
          <w:tcPr>
            <w:tcW w:w="928" w:type="dxa"/>
          </w:tcPr>
          <w:p w14:paraId="071DA2E0" w14:textId="106E5735" w:rsidR="0038458F" w:rsidRPr="002D1E6F" w:rsidRDefault="0038458F" w:rsidP="006D0302">
            <w:pPr>
              <w:rPr>
                <w:b/>
              </w:rPr>
            </w:pPr>
            <w:r w:rsidRPr="002D1E6F">
              <w:rPr>
                <w:b/>
              </w:rPr>
              <w:t>100</w:t>
            </w:r>
          </w:p>
        </w:tc>
        <w:tc>
          <w:tcPr>
            <w:tcW w:w="1097" w:type="dxa"/>
          </w:tcPr>
          <w:p w14:paraId="520267B5" w14:textId="6A6F266A" w:rsidR="0038458F" w:rsidRPr="002D1E6F" w:rsidRDefault="0038458F" w:rsidP="0038458F">
            <w:pPr>
              <w:rPr>
                <w:b/>
              </w:rPr>
            </w:pPr>
            <w:r w:rsidRPr="002D1E6F">
              <w:rPr>
                <w:b/>
              </w:rPr>
              <w:t>27.3.d.28</w:t>
            </w:r>
          </w:p>
        </w:tc>
      </w:tr>
      <w:tr w:rsidR="00187C45" w:rsidRPr="002D1E6F" w14:paraId="022F2CDC" w14:textId="77777777" w:rsidTr="0038458F">
        <w:tc>
          <w:tcPr>
            <w:tcW w:w="1074" w:type="dxa"/>
          </w:tcPr>
          <w:p w14:paraId="7E1A3EE1" w14:textId="6AAD93F5" w:rsidR="00187C45" w:rsidRPr="002D1E6F" w:rsidRDefault="00187C45" w:rsidP="00187C45">
            <w:pPr>
              <w:rPr>
                <w:b/>
              </w:rPr>
            </w:pPr>
            <w:r w:rsidRPr="002D1E6F">
              <w:rPr>
                <w:b/>
              </w:rPr>
              <w:t>3</w:t>
            </w:r>
          </w:p>
        </w:tc>
        <w:tc>
          <w:tcPr>
            <w:tcW w:w="1089" w:type="dxa"/>
          </w:tcPr>
          <w:p w14:paraId="4FEB29DC" w14:textId="24506366" w:rsidR="00187C45" w:rsidRPr="002D1E6F" w:rsidRDefault="00187C45" w:rsidP="00187C45">
            <w:pPr>
              <w:rPr>
                <w:b/>
              </w:rPr>
            </w:pPr>
            <w:r w:rsidRPr="002D1E6F">
              <w:rPr>
                <w:b/>
              </w:rPr>
              <w:t>6</w:t>
            </w:r>
          </w:p>
        </w:tc>
        <w:tc>
          <w:tcPr>
            <w:tcW w:w="928" w:type="dxa"/>
          </w:tcPr>
          <w:p w14:paraId="0BB1BAF6" w14:textId="41E64CD3" w:rsidR="00187C45" w:rsidRPr="002D1E6F" w:rsidRDefault="00187C45" w:rsidP="00187C45">
            <w:pPr>
              <w:rPr>
                <w:b/>
              </w:rPr>
            </w:pPr>
            <w:r w:rsidRPr="002D1E6F">
              <w:rPr>
                <w:b/>
              </w:rPr>
              <w:t>50</w:t>
            </w:r>
          </w:p>
        </w:tc>
        <w:tc>
          <w:tcPr>
            <w:tcW w:w="1097" w:type="dxa"/>
          </w:tcPr>
          <w:p w14:paraId="3C5E2145" w14:textId="3AA53120" w:rsidR="00187C45" w:rsidRPr="002D1E6F" w:rsidRDefault="00187C45" w:rsidP="00187C45">
            <w:pPr>
              <w:rPr>
                <w:b/>
              </w:rPr>
            </w:pPr>
            <w:r w:rsidRPr="002D1E6F">
              <w:rPr>
                <w:b/>
              </w:rPr>
              <w:t>27.3.d.27</w:t>
            </w:r>
          </w:p>
        </w:tc>
      </w:tr>
      <w:tr w:rsidR="0038458F" w:rsidRPr="002D1E6F" w14:paraId="3D22A443" w14:textId="77777777" w:rsidTr="00E9746F">
        <w:tc>
          <w:tcPr>
            <w:tcW w:w="1074" w:type="dxa"/>
          </w:tcPr>
          <w:p w14:paraId="0FE59753" w14:textId="7BACFF1D" w:rsidR="0038458F" w:rsidRPr="002D1E6F" w:rsidRDefault="004036E7" w:rsidP="006D0302">
            <w:pPr>
              <w:rPr>
                <w:b/>
              </w:rPr>
            </w:pPr>
            <w:r w:rsidRPr="002D1E6F">
              <w:rPr>
                <w:b/>
              </w:rPr>
              <w:t>3</w:t>
            </w:r>
          </w:p>
        </w:tc>
        <w:tc>
          <w:tcPr>
            <w:tcW w:w="1089" w:type="dxa"/>
          </w:tcPr>
          <w:p w14:paraId="75EB11E2" w14:textId="03BFBA17" w:rsidR="0038458F" w:rsidRPr="002D1E6F" w:rsidRDefault="00187C45" w:rsidP="006D0302">
            <w:pPr>
              <w:rPr>
                <w:b/>
              </w:rPr>
            </w:pPr>
            <w:r w:rsidRPr="002D1E6F">
              <w:rPr>
                <w:b/>
              </w:rPr>
              <w:t>7</w:t>
            </w:r>
          </w:p>
        </w:tc>
        <w:tc>
          <w:tcPr>
            <w:tcW w:w="928" w:type="dxa"/>
          </w:tcPr>
          <w:p w14:paraId="2C2F172C" w14:textId="567A497B" w:rsidR="0038458F" w:rsidRPr="002D1E6F" w:rsidRDefault="00187C45" w:rsidP="006D0302">
            <w:pPr>
              <w:rPr>
                <w:b/>
              </w:rPr>
            </w:pPr>
            <w:r w:rsidRPr="002D1E6F">
              <w:rPr>
                <w:b/>
              </w:rPr>
              <w:t>20</w:t>
            </w:r>
          </w:p>
        </w:tc>
        <w:tc>
          <w:tcPr>
            <w:tcW w:w="1097" w:type="dxa"/>
          </w:tcPr>
          <w:p w14:paraId="5619F6EC" w14:textId="5C327837" w:rsidR="0038458F" w:rsidRPr="002D1E6F" w:rsidRDefault="0038458F" w:rsidP="006D0302">
            <w:pPr>
              <w:rPr>
                <w:b/>
              </w:rPr>
            </w:pPr>
          </w:p>
        </w:tc>
      </w:tr>
    </w:tbl>
    <w:p w14:paraId="0B309257" w14:textId="43B583AA" w:rsidR="00E84F7A" w:rsidRPr="002D1E6F" w:rsidRDefault="00E84F7A" w:rsidP="00D01FD8">
      <w:pPr>
        <w:rPr>
          <w:b/>
        </w:rPr>
      </w:pPr>
    </w:p>
    <w:p w14:paraId="45CC0144" w14:textId="77777777" w:rsidR="00E84F7A" w:rsidRPr="002D1E6F" w:rsidRDefault="00E84F7A" w:rsidP="00D01FD8">
      <w:pPr>
        <w:rPr>
          <w:b/>
        </w:rPr>
        <w:sectPr w:rsidR="00E84F7A" w:rsidRPr="002D1E6F" w:rsidSect="00E9746F">
          <w:type w:val="continuous"/>
          <w:pgSz w:w="11906" w:h="16838"/>
          <w:pgMar w:top="1247" w:right="1361" w:bottom="1247" w:left="1440" w:header="709" w:footer="709" w:gutter="0"/>
          <w:cols w:num="2" w:space="708"/>
          <w:docGrid w:linePitch="360"/>
        </w:sectPr>
      </w:pPr>
    </w:p>
    <w:p w14:paraId="677A8151" w14:textId="1F846847" w:rsidR="0038458F" w:rsidRPr="002D1E6F" w:rsidRDefault="0038458F" w:rsidP="0038458F">
      <w:pPr>
        <w:rPr>
          <w:b/>
        </w:rPr>
      </w:pPr>
      <w:r w:rsidRPr="002D1E6F">
        <w:rPr>
          <w:b/>
          <w:sz w:val="18"/>
          <w:szCs w:val="18"/>
        </w:rPr>
        <w:lastRenderedPageBreak/>
        <w:t xml:space="preserve">Example: Simplified example </w:t>
      </w:r>
      <w:r w:rsidR="00D866A2" w:rsidRPr="002D1E6F">
        <w:rPr>
          <w:b/>
          <w:sz w:val="18"/>
          <w:szCs w:val="18"/>
        </w:rPr>
        <w:t xml:space="preserve">gear dominance in </w:t>
      </w:r>
      <w:r w:rsidRPr="002D1E6F">
        <w:rPr>
          <w:b/>
          <w:sz w:val="18"/>
          <w:szCs w:val="18"/>
        </w:rPr>
        <w:t>Landing Events</w:t>
      </w:r>
      <w:r w:rsidR="00EE59B4" w:rsidRPr="002D1E6F">
        <w:rPr>
          <w:b/>
          <w:sz w:val="18"/>
          <w:szCs w:val="18"/>
        </w:rPr>
        <w:t xml:space="preserve"> and Samples</w:t>
      </w:r>
      <w:r w:rsidR="004036E7" w:rsidRPr="002D1E6F">
        <w:rPr>
          <w:b/>
          <w:sz w:val="18"/>
          <w:szCs w:val="18"/>
        </w:rPr>
        <w:t>. In LEid 1</w:t>
      </w:r>
      <w:r w:rsidRPr="002D1E6F">
        <w:rPr>
          <w:b/>
          <w:sz w:val="18"/>
          <w:szCs w:val="18"/>
        </w:rPr>
        <w:t xml:space="preserve"> </w:t>
      </w:r>
      <w:r w:rsidR="004036E7" w:rsidRPr="002D1E6F">
        <w:rPr>
          <w:b/>
          <w:sz w:val="18"/>
          <w:szCs w:val="18"/>
        </w:rPr>
        <w:t xml:space="preserve">a dominant gear is assigned to the landing (GNS) but </w:t>
      </w:r>
      <w:r w:rsidRPr="002D1E6F">
        <w:rPr>
          <w:b/>
          <w:sz w:val="18"/>
          <w:szCs w:val="18"/>
        </w:rPr>
        <w:t xml:space="preserve">the exact gear of </w:t>
      </w:r>
      <w:r w:rsidR="004036E7" w:rsidRPr="002D1E6F">
        <w:rPr>
          <w:b/>
          <w:sz w:val="18"/>
          <w:szCs w:val="18"/>
        </w:rPr>
        <w:t xml:space="preserve">individual </w:t>
      </w:r>
      <w:r w:rsidRPr="002D1E6F">
        <w:rPr>
          <w:b/>
          <w:sz w:val="18"/>
          <w:szCs w:val="18"/>
        </w:rPr>
        <w:t>samples is not known (</w:t>
      </w:r>
      <w:r w:rsidR="00E9746F" w:rsidRPr="002D1E6F">
        <w:rPr>
          <w:b/>
          <w:sz w:val="18"/>
          <w:szCs w:val="18"/>
        </w:rPr>
        <w:t>not filled in</w:t>
      </w:r>
      <w:r w:rsidRPr="002D1E6F">
        <w:rPr>
          <w:b/>
          <w:sz w:val="18"/>
          <w:szCs w:val="18"/>
        </w:rPr>
        <w:t>)</w:t>
      </w:r>
      <w:r w:rsidR="004036E7" w:rsidRPr="002D1E6F">
        <w:rPr>
          <w:b/>
          <w:sz w:val="18"/>
          <w:szCs w:val="18"/>
        </w:rPr>
        <w:t xml:space="preserve">. In LEid 2 a dominant gear is assigned to the landing (GNS) and the exact gear of individual trips is also known (only 1 GNS was used in the trip). In LEid 3 a dominant gear is assigned to the landing (GNS) and exact gear of individual samples is known </w:t>
      </w:r>
      <w:r w:rsidR="00187C45" w:rsidRPr="002D1E6F">
        <w:rPr>
          <w:b/>
          <w:sz w:val="18"/>
          <w:szCs w:val="18"/>
        </w:rPr>
        <w:t>(GNS, LLS, FPO) for all samples but one (SAid 8)</w:t>
      </w:r>
      <w:r w:rsidRPr="002D1E6F">
        <w:rPr>
          <w:b/>
          <w:sz w:val="18"/>
          <w:szCs w:val="18"/>
        </w:rPr>
        <w:t>.</w:t>
      </w:r>
    </w:p>
    <w:p w14:paraId="61BFF96F" w14:textId="57FC1EA4" w:rsidR="0038458F" w:rsidRPr="002D1E6F" w:rsidRDefault="0038458F" w:rsidP="0038458F">
      <w:pPr>
        <w:rPr>
          <w:b/>
        </w:rPr>
      </w:pPr>
    </w:p>
    <w:p w14:paraId="7E306865" w14:textId="77777777" w:rsidR="004036E7" w:rsidRPr="002D1E6F" w:rsidRDefault="004036E7" w:rsidP="0038458F">
      <w:pPr>
        <w:rPr>
          <w:b/>
        </w:rPr>
        <w:sectPr w:rsidR="004036E7" w:rsidRPr="002D1E6F" w:rsidSect="0038458F">
          <w:footerReference w:type="default" r:id="rId32"/>
          <w:type w:val="continuous"/>
          <w:pgSz w:w="11906" w:h="16838"/>
          <w:pgMar w:top="1247" w:right="1361" w:bottom="1247" w:left="1440" w:header="709" w:footer="709" w:gutter="0"/>
          <w:cols w:space="708"/>
          <w:docGrid w:linePitch="360"/>
        </w:sectPr>
      </w:pPr>
    </w:p>
    <w:p w14:paraId="1CD0FE94" w14:textId="571E5DAC" w:rsidR="0038458F" w:rsidRPr="002D1E6F" w:rsidRDefault="0038458F" w:rsidP="0038458F">
      <w:pPr>
        <w:rPr>
          <w:b/>
        </w:rPr>
      </w:pPr>
      <w:r w:rsidRPr="002D1E6F">
        <w:rPr>
          <w:b/>
        </w:rPr>
        <w:t xml:space="preserve">View Landing </w:t>
      </w:r>
      <w:r w:rsidR="004036E7" w:rsidRPr="002D1E6F">
        <w:rPr>
          <w:b/>
        </w:rPr>
        <w:t>Eve</w:t>
      </w:r>
      <w:r w:rsidRPr="002D1E6F">
        <w:rPr>
          <w:b/>
        </w:rPr>
        <w:t>nt (LE)</w:t>
      </w:r>
    </w:p>
    <w:tbl>
      <w:tblPr>
        <w:tblStyle w:val="TableGrid"/>
        <w:tblW w:w="0" w:type="auto"/>
        <w:tblLook w:val="04A0" w:firstRow="1" w:lastRow="0" w:firstColumn="1" w:lastColumn="0" w:noHBand="0" w:noVBand="1"/>
      </w:tblPr>
      <w:tblGrid>
        <w:gridCol w:w="2074"/>
        <w:gridCol w:w="2114"/>
      </w:tblGrid>
      <w:tr w:rsidR="0038458F" w:rsidRPr="002D1E6F" w14:paraId="2EA4D5B8" w14:textId="77777777" w:rsidTr="006D0302">
        <w:tc>
          <w:tcPr>
            <w:tcW w:w="4547" w:type="dxa"/>
          </w:tcPr>
          <w:p w14:paraId="18C332C8" w14:textId="77777777" w:rsidR="0038458F" w:rsidRPr="002D1E6F" w:rsidRDefault="0038458F" w:rsidP="006D0302">
            <w:pPr>
              <w:rPr>
                <w:b/>
              </w:rPr>
            </w:pPr>
            <w:r w:rsidRPr="002D1E6F">
              <w:rPr>
                <w:b/>
              </w:rPr>
              <w:t>LEid</w:t>
            </w:r>
          </w:p>
        </w:tc>
        <w:tc>
          <w:tcPr>
            <w:tcW w:w="4548" w:type="dxa"/>
          </w:tcPr>
          <w:p w14:paraId="137FF348" w14:textId="2F2DA5A0" w:rsidR="0038458F" w:rsidRPr="002D1E6F" w:rsidRDefault="0038458F" w:rsidP="006D0302">
            <w:pPr>
              <w:rPr>
                <w:b/>
              </w:rPr>
            </w:pPr>
            <w:r w:rsidRPr="002D1E6F">
              <w:rPr>
                <w:b/>
              </w:rPr>
              <w:t>Gear (M)</w:t>
            </w:r>
          </w:p>
        </w:tc>
      </w:tr>
      <w:tr w:rsidR="0038458F" w:rsidRPr="002D1E6F" w14:paraId="128110FF" w14:textId="77777777" w:rsidTr="006D0302">
        <w:tc>
          <w:tcPr>
            <w:tcW w:w="4547" w:type="dxa"/>
          </w:tcPr>
          <w:p w14:paraId="04A7AF0B" w14:textId="77777777" w:rsidR="0038458F" w:rsidRPr="002D1E6F" w:rsidRDefault="0038458F" w:rsidP="006D0302">
            <w:pPr>
              <w:rPr>
                <w:b/>
              </w:rPr>
            </w:pPr>
            <w:r w:rsidRPr="002D1E6F">
              <w:rPr>
                <w:b/>
              </w:rPr>
              <w:t>1</w:t>
            </w:r>
          </w:p>
        </w:tc>
        <w:tc>
          <w:tcPr>
            <w:tcW w:w="4548" w:type="dxa"/>
          </w:tcPr>
          <w:p w14:paraId="2FF2D924" w14:textId="798D9D42" w:rsidR="0038458F" w:rsidRPr="002D1E6F" w:rsidRDefault="0038458F" w:rsidP="006D0302">
            <w:pPr>
              <w:rPr>
                <w:b/>
              </w:rPr>
            </w:pPr>
            <w:r w:rsidRPr="002D1E6F">
              <w:rPr>
                <w:b/>
              </w:rPr>
              <w:t>GNS</w:t>
            </w:r>
          </w:p>
        </w:tc>
      </w:tr>
      <w:tr w:rsidR="0038458F" w:rsidRPr="002D1E6F" w14:paraId="7852FF6E" w14:textId="77777777" w:rsidTr="006D0302">
        <w:tc>
          <w:tcPr>
            <w:tcW w:w="4547" w:type="dxa"/>
          </w:tcPr>
          <w:p w14:paraId="7C75D515" w14:textId="77777777" w:rsidR="0038458F" w:rsidRPr="002D1E6F" w:rsidRDefault="0038458F" w:rsidP="006D0302">
            <w:pPr>
              <w:rPr>
                <w:b/>
              </w:rPr>
            </w:pPr>
            <w:r w:rsidRPr="002D1E6F">
              <w:rPr>
                <w:b/>
              </w:rPr>
              <w:t>2</w:t>
            </w:r>
          </w:p>
        </w:tc>
        <w:tc>
          <w:tcPr>
            <w:tcW w:w="4548" w:type="dxa"/>
          </w:tcPr>
          <w:p w14:paraId="4F7C8DA6" w14:textId="4B68BB01" w:rsidR="0038458F" w:rsidRPr="002D1E6F" w:rsidRDefault="0038458F" w:rsidP="006D0302">
            <w:pPr>
              <w:rPr>
                <w:b/>
              </w:rPr>
            </w:pPr>
            <w:r w:rsidRPr="002D1E6F">
              <w:rPr>
                <w:b/>
              </w:rPr>
              <w:t>GNS</w:t>
            </w:r>
          </w:p>
        </w:tc>
      </w:tr>
      <w:tr w:rsidR="004036E7" w:rsidRPr="002D1E6F" w14:paraId="14EDB48B" w14:textId="77777777" w:rsidTr="006D0302">
        <w:tc>
          <w:tcPr>
            <w:tcW w:w="4547" w:type="dxa"/>
          </w:tcPr>
          <w:p w14:paraId="0022D60C" w14:textId="19AEF55F" w:rsidR="004036E7" w:rsidRPr="002D1E6F" w:rsidRDefault="004036E7" w:rsidP="006D0302">
            <w:pPr>
              <w:rPr>
                <w:b/>
              </w:rPr>
            </w:pPr>
            <w:r w:rsidRPr="002D1E6F">
              <w:rPr>
                <w:b/>
              </w:rPr>
              <w:t>3</w:t>
            </w:r>
          </w:p>
        </w:tc>
        <w:tc>
          <w:tcPr>
            <w:tcW w:w="4548" w:type="dxa"/>
          </w:tcPr>
          <w:p w14:paraId="537A4674" w14:textId="0F92C58E" w:rsidR="004036E7" w:rsidRPr="002D1E6F" w:rsidRDefault="004036E7" w:rsidP="006D0302">
            <w:pPr>
              <w:rPr>
                <w:b/>
              </w:rPr>
            </w:pPr>
            <w:r w:rsidRPr="002D1E6F">
              <w:rPr>
                <w:b/>
              </w:rPr>
              <w:t>GNS</w:t>
            </w:r>
          </w:p>
        </w:tc>
      </w:tr>
    </w:tbl>
    <w:p w14:paraId="231E0EE8" w14:textId="77777777" w:rsidR="0038458F" w:rsidRPr="002D1E6F" w:rsidRDefault="0038458F" w:rsidP="0038458F">
      <w:pPr>
        <w:rPr>
          <w:b/>
        </w:rPr>
      </w:pPr>
      <w:r w:rsidRPr="002D1E6F">
        <w:rPr>
          <w:b/>
        </w:rPr>
        <w:br w:type="column"/>
      </w:r>
      <w:r w:rsidRPr="002D1E6F">
        <w:rPr>
          <w:b/>
        </w:rPr>
        <w:t>View Sample (SA)</w:t>
      </w:r>
    </w:p>
    <w:tbl>
      <w:tblPr>
        <w:tblStyle w:val="TableGrid"/>
        <w:tblW w:w="0" w:type="auto"/>
        <w:tblLook w:val="04A0" w:firstRow="1" w:lastRow="0" w:firstColumn="1" w:lastColumn="0" w:noHBand="0" w:noVBand="1"/>
      </w:tblPr>
      <w:tblGrid>
        <w:gridCol w:w="1074"/>
        <w:gridCol w:w="1089"/>
        <w:gridCol w:w="928"/>
        <w:gridCol w:w="1097"/>
      </w:tblGrid>
      <w:tr w:rsidR="0038458F" w:rsidRPr="002D1E6F" w14:paraId="06409EEF" w14:textId="77777777" w:rsidTr="006D0302">
        <w:tc>
          <w:tcPr>
            <w:tcW w:w="1074" w:type="dxa"/>
          </w:tcPr>
          <w:p w14:paraId="532E9C24" w14:textId="77777777" w:rsidR="0038458F" w:rsidRPr="002D1E6F" w:rsidRDefault="0038458F" w:rsidP="006D0302">
            <w:pPr>
              <w:rPr>
                <w:b/>
              </w:rPr>
            </w:pPr>
            <w:r w:rsidRPr="002D1E6F">
              <w:rPr>
                <w:b/>
              </w:rPr>
              <w:t>LEid</w:t>
            </w:r>
          </w:p>
        </w:tc>
        <w:tc>
          <w:tcPr>
            <w:tcW w:w="1089" w:type="dxa"/>
          </w:tcPr>
          <w:p w14:paraId="3E290451" w14:textId="300A41D8" w:rsidR="0038458F" w:rsidRPr="002D1E6F" w:rsidRDefault="0038458F" w:rsidP="006D0302">
            <w:pPr>
              <w:rPr>
                <w:b/>
              </w:rPr>
            </w:pPr>
            <w:r w:rsidRPr="002D1E6F">
              <w:rPr>
                <w:b/>
              </w:rPr>
              <w:t>Said</w:t>
            </w:r>
          </w:p>
        </w:tc>
        <w:tc>
          <w:tcPr>
            <w:tcW w:w="928" w:type="dxa"/>
          </w:tcPr>
          <w:p w14:paraId="46977F34" w14:textId="77777777" w:rsidR="0038458F" w:rsidRPr="002D1E6F" w:rsidRDefault="0038458F" w:rsidP="006D0302">
            <w:pPr>
              <w:rPr>
                <w:b/>
              </w:rPr>
            </w:pPr>
            <w:r w:rsidRPr="002D1E6F">
              <w:rPr>
                <w:b/>
              </w:rPr>
              <w:t>Weight</w:t>
            </w:r>
          </w:p>
        </w:tc>
        <w:tc>
          <w:tcPr>
            <w:tcW w:w="1097" w:type="dxa"/>
          </w:tcPr>
          <w:p w14:paraId="3CF7B752" w14:textId="1FCFAE98" w:rsidR="0038458F" w:rsidRPr="002D1E6F" w:rsidRDefault="0038458F" w:rsidP="006D0302">
            <w:pPr>
              <w:rPr>
                <w:b/>
              </w:rPr>
            </w:pPr>
            <w:r w:rsidRPr="002D1E6F">
              <w:rPr>
                <w:b/>
              </w:rPr>
              <w:t>Gear (O)</w:t>
            </w:r>
          </w:p>
        </w:tc>
      </w:tr>
      <w:tr w:rsidR="0038458F" w:rsidRPr="002D1E6F" w14:paraId="5DFA8192" w14:textId="77777777" w:rsidTr="006D0302">
        <w:tc>
          <w:tcPr>
            <w:tcW w:w="1074" w:type="dxa"/>
          </w:tcPr>
          <w:p w14:paraId="781DD7A4" w14:textId="77777777" w:rsidR="0038458F" w:rsidRPr="002D1E6F" w:rsidRDefault="0038458F" w:rsidP="006D0302">
            <w:pPr>
              <w:rPr>
                <w:b/>
              </w:rPr>
            </w:pPr>
            <w:r w:rsidRPr="002D1E6F">
              <w:rPr>
                <w:b/>
              </w:rPr>
              <w:t>1</w:t>
            </w:r>
          </w:p>
        </w:tc>
        <w:tc>
          <w:tcPr>
            <w:tcW w:w="1089" w:type="dxa"/>
          </w:tcPr>
          <w:p w14:paraId="2BE69DD9" w14:textId="77777777" w:rsidR="0038458F" w:rsidRPr="002D1E6F" w:rsidRDefault="0038458F" w:rsidP="006D0302">
            <w:pPr>
              <w:rPr>
                <w:b/>
              </w:rPr>
            </w:pPr>
            <w:r w:rsidRPr="002D1E6F">
              <w:rPr>
                <w:b/>
              </w:rPr>
              <w:t>1</w:t>
            </w:r>
          </w:p>
        </w:tc>
        <w:tc>
          <w:tcPr>
            <w:tcW w:w="928" w:type="dxa"/>
          </w:tcPr>
          <w:p w14:paraId="49425DA1" w14:textId="77777777" w:rsidR="0038458F" w:rsidRPr="002D1E6F" w:rsidRDefault="0038458F" w:rsidP="006D0302">
            <w:pPr>
              <w:rPr>
                <w:b/>
              </w:rPr>
            </w:pPr>
            <w:r w:rsidRPr="002D1E6F">
              <w:rPr>
                <w:b/>
              </w:rPr>
              <w:t>100</w:t>
            </w:r>
          </w:p>
        </w:tc>
        <w:tc>
          <w:tcPr>
            <w:tcW w:w="1097" w:type="dxa"/>
          </w:tcPr>
          <w:p w14:paraId="120ED47D" w14:textId="033914B9" w:rsidR="0038458F" w:rsidRPr="002D1E6F" w:rsidRDefault="0038458F" w:rsidP="006D0302">
            <w:pPr>
              <w:rPr>
                <w:b/>
              </w:rPr>
            </w:pPr>
          </w:p>
        </w:tc>
      </w:tr>
      <w:tr w:rsidR="0038458F" w:rsidRPr="002D1E6F" w14:paraId="6072A8B5" w14:textId="77777777" w:rsidTr="006D0302">
        <w:tc>
          <w:tcPr>
            <w:tcW w:w="1074" w:type="dxa"/>
          </w:tcPr>
          <w:p w14:paraId="6E49A6C9" w14:textId="77777777" w:rsidR="0038458F" w:rsidRPr="002D1E6F" w:rsidRDefault="0038458F" w:rsidP="006D0302">
            <w:pPr>
              <w:rPr>
                <w:b/>
              </w:rPr>
            </w:pPr>
            <w:r w:rsidRPr="002D1E6F">
              <w:rPr>
                <w:b/>
              </w:rPr>
              <w:t>1</w:t>
            </w:r>
          </w:p>
        </w:tc>
        <w:tc>
          <w:tcPr>
            <w:tcW w:w="1089" w:type="dxa"/>
          </w:tcPr>
          <w:p w14:paraId="1A906AAD" w14:textId="77777777" w:rsidR="0038458F" w:rsidRPr="002D1E6F" w:rsidRDefault="0038458F" w:rsidP="006D0302">
            <w:pPr>
              <w:rPr>
                <w:b/>
              </w:rPr>
            </w:pPr>
            <w:r w:rsidRPr="002D1E6F">
              <w:rPr>
                <w:b/>
              </w:rPr>
              <w:t>2</w:t>
            </w:r>
          </w:p>
        </w:tc>
        <w:tc>
          <w:tcPr>
            <w:tcW w:w="928" w:type="dxa"/>
          </w:tcPr>
          <w:p w14:paraId="315939DA" w14:textId="77777777" w:rsidR="0038458F" w:rsidRPr="002D1E6F" w:rsidRDefault="0038458F" w:rsidP="006D0302">
            <w:pPr>
              <w:rPr>
                <w:b/>
              </w:rPr>
            </w:pPr>
            <w:r w:rsidRPr="002D1E6F">
              <w:rPr>
                <w:b/>
              </w:rPr>
              <w:t>20</w:t>
            </w:r>
          </w:p>
        </w:tc>
        <w:tc>
          <w:tcPr>
            <w:tcW w:w="1097" w:type="dxa"/>
          </w:tcPr>
          <w:p w14:paraId="470D3337" w14:textId="3FDCAB97" w:rsidR="0038458F" w:rsidRPr="002D1E6F" w:rsidRDefault="0038458F" w:rsidP="00E9746F">
            <w:pPr>
              <w:rPr>
                <w:b/>
              </w:rPr>
            </w:pPr>
          </w:p>
        </w:tc>
      </w:tr>
      <w:tr w:rsidR="004036E7" w:rsidRPr="002D1E6F" w14:paraId="532DEA7D" w14:textId="77777777" w:rsidTr="006D0302">
        <w:tc>
          <w:tcPr>
            <w:tcW w:w="1074" w:type="dxa"/>
          </w:tcPr>
          <w:p w14:paraId="596604A4" w14:textId="4477ADD7" w:rsidR="004036E7" w:rsidRPr="002D1E6F" w:rsidRDefault="004036E7" w:rsidP="006D0302">
            <w:pPr>
              <w:rPr>
                <w:b/>
              </w:rPr>
            </w:pPr>
            <w:r w:rsidRPr="002D1E6F">
              <w:rPr>
                <w:b/>
              </w:rPr>
              <w:t>2</w:t>
            </w:r>
          </w:p>
        </w:tc>
        <w:tc>
          <w:tcPr>
            <w:tcW w:w="1089" w:type="dxa"/>
          </w:tcPr>
          <w:p w14:paraId="39CCE158" w14:textId="19AF6700" w:rsidR="004036E7" w:rsidRPr="002D1E6F" w:rsidRDefault="004036E7" w:rsidP="006D0302">
            <w:pPr>
              <w:rPr>
                <w:b/>
              </w:rPr>
            </w:pPr>
            <w:r w:rsidRPr="002D1E6F">
              <w:rPr>
                <w:b/>
              </w:rPr>
              <w:t>3</w:t>
            </w:r>
          </w:p>
        </w:tc>
        <w:tc>
          <w:tcPr>
            <w:tcW w:w="928" w:type="dxa"/>
          </w:tcPr>
          <w:p w14:paraId="03EDB7AD" w14:textId="06BA9750" w:rsidR="004036E7" w:rsidRPr="002D1E6F" w:rsidRDefault="004036E7" w:rsidP="004036E7">
            <w:pPr>
              <w:rPr>
                <w:b/>
              </w:rPr>
            </w:pPr>
            <w:r w:rsidRPr="002D1E6F">
              <w:rPr>
                <w:b/>
              </w:rPr>
              <w:t>150</w:t>
            </w:r>
          </w:p>
        </w:tc>
        <w:tc>
          <w:tcPr>
            <w:tcW w:w="1097" w:type="dxa"/>
          </w:tcPr>
          <w:p w14:paraId="51AC1EFE" w14:textId="40DB9D73" w:rsidR="004036E7" w:rsidRPr="002D1E6F" w:rsidRDefault="004036E7" w:rsidP="006D0302">
            <w:pPr>
              <w:rPr>
                <w:b/>
              </w:rPr>
            </w:pPr>
            <w:r w:rsidRPr="002D1E6F">
              <w:rPr>
                <w:b/>
              </w:rPr>
              <w:t>GNS</w:t>
            </w:r>
          </w:p>
        </w:tc>
      </w:tr>
      <w:tr w:rsidR="004036E7" w:rsidRPr="002D1E6F" w14:paraId="60ECEAEB" w14:textId="77777777" w:rsidTr="006D0302">
        <w:tc>
          <w:tcPr>
            <w:tcW w:w="1074" w:type="dxa"/>
          </w:tcPr>
          <w:p w14:paraId="23898CB0" w14:textId="3BFD7ACE" w:rsidR="004036E7" w:rsidRPr="002D1E6F" w:rsidRDefault="004036E7" w:rsidP="006D0302">
            <w:pPr>
              <w:rPr>
                <w:b/>
              </w:rPr>
            </w:pPr>
            <w:r w:rsidRPr="002D1E6F">
              <w:rPr>
                <w:b/>
              </w:rPr>
              <w:t>2</w:t>
            </w:r>
          </w:p>
        </w:tc>
        <w:tc>
          <w:tcPr>
            <w:tcW w:w="1089" w:type="dxa"/>
          </w:tcPr>
          <w:p w14:paraId="6EE6F627" w14:textId="1F8ED39D" w:rsidR="004036E7" w:rsidRPr="002D1E6F" w:rsidRDefault="004036E7" w:rsidP="006D0302">
            <w:pPr>
              <w:rPr>
                <w:b/>
              </w:rPr>
            </w:pPr>
            <w:r w:rsidRPr="002D1E6F">
              <w:rPr>
                <w:b/>
              </w:rPr>
              <w:t>4</w:t>
            </w:r>
          </w:p>
        </w:tc>
        <w:tc>
          <w:tcPr>
            <w:tcW w:w="928" w:type="dxa"/>
          </w:tcPr>
          <w:p w14:paraId="2D7E3B8B" w14:textId="033748B6" w:rsidR="004036E7" w:rsidRPr="002D1E6F" w:rsidRDefault="004036E7" w:rsidP="006D0302">
            <w:pPr>
              <w:rPr>
                <w:b/>
              </w:rPr>
            </w:pPr>
            <w:r w:rsidRPr="002D1E6F">
              <w:rPr>
                <w:b/>
              </w:rPr>
              <w:t>50</w:t>
            </w:r>
          </w:p>
        </w:tc>
        <w:tc>
          <w:tcPr>
            <w:tcW w:w="1097" w:type="dxa"/>
          </w:tcPr>
          <w:p w14:paraId="5EBF0342" w14:textId="6AFB76BA" w:rsidR="004036E7" w:rsidRPr="002D1E6F" w:rsidRDefault="004036E7" w:rsidP="006D0302">
            <w:pPr>
              <w:rPr>
                <w:b/>
              </w:rPr>
            </w:pPr>
            <w:r w:rsidRPr="002D1E6F">
              <w:rPr>
                <w:b/>
              </w:rPr>
              <w:t>GNS</w:t>
            </w:r>
          </w:p>
        </w:tc>
      </w:tr>
      <w:tr w:rsidR="0038458F" w:rsidRPr="002D1E6F" w14:paraId="6D91B511" w14:textId="77777777" w:rsidTr="006D0302">
        <w:tc>
          <w:tcPr>
            <w:tcW w:w="1074" w:type="dxa"/>
          </w:tcPr>
          <w:p w14:paraId="29BF1EE4" w14:textId="79E41734" w:rsidR="0038458F" w:rsidRPr="002D1E6F" w:rsidRDefault="004036E7" w:rsidP="006D0302">
            <w:pPr>
              <w:rPr>
                <w:b/>
              </w:rPr>
            </w:pPr>
            <w:r w:rsidRPr="002D1E6F">
              <w:rPr>
                <w:b/>
              </w:rPr>
              <w:t>3</w:t>
            </w:r>
          </w:p>
        </w:tc>
        <w:tc>
          <w:tcPr>
            <w:tcW w:w="1089" w:type="dxa"/>
          </w:tcPr>
          <w:p w14:paraId="2410E354" w14:textId="499C758C" w:rsidR="0038458F" w:rsidRPr="002D1E6F" w:rsidRDefault="004036E7" w:rsidP="006D0302">
            <w:pPr>
              <w:rPr>
                <w:b/>
              </w:rPr>
            </w:pPr>
            <w:r w:rsidRPr="002D1E6F">
              <w:rPr>
                <w:b/>
              </w:rPr>
              <w:t>5</w:t>
            </w:r>
          </w:p>
        </w:tc>
        <w:tc>
          <w:tcPr>
            <w:tcW w:w="928" w:type="dxa"/>
          </w:tcPr>
          <w:p w14:paraId="36EDC078" w14:textId="77777777" w:rsidR="0038458F" w:rsidRPr="002D1E6F" w:rsidRDefault="0038458F" w:rsidP="006D0302">
            <w:pPr>
              <w:rPr>
                <w:b/>
              </w:rPr>
            </w:pPr>
            <w:r w:rsidRPr="002D1E6F">
              <w:rPr>
                <w:b/>
              </w:rPr>
              <w:t>100</w:t>
            </w:r>
          </w:p>
        </w:tc>
        <w:tc>
          <w:tcPr>
            <w:tcW w:w="1097" w:type="dxa"/>
          </w:tcPr>
          <w:p w14:paraId="59FD82D9" w14:textId="10F7D068" w:rsidR="0038458F" w:rsidRPr="002D1E6F" w:rsidRDefault="0038458F" w:rsidP="006D0302">
            <w:pPr>
              <w:rPr>
                <w:b/>
              </w:rPr>
            </w:pPr>
            <w:r w:rsidRPr="002D1E6F">
              <w:rPr>
                <w:b/>
              </w:rPr>
              <w:t>GNS</w:t>
            </w:r>
          </w:p>
        </w:tc>
      </w:tr>
      <w:tr w:rsidR="0038458F" w:rsidRPr="002D1E6F" w14:paraId="5CDDF9FC" w14:textId="77777777" w:rsidTr="006D0302">
        <w:tc>
          <w:tcPr>
            <w:tcW w:w="1074" w:type="dxa"/>
          </w:tcPr>
          <w:p w14:paraId="09DC3F25" w14:textId="16201B7D" w:rsidR="0038458F" w:rsidRPr="002D1E6F" w:rsidRDefault="004036E7" w:rsidP="006D0302">
            <w:pPr>
              <w:rPr>
                <w:b/>
              </w:rPr>
            </w:pPr>
            <w:r w:rsidRPr="002D1E6F">
              <w:rPr>
                <w:b/>
              </w:rPr>
              <w:t>3</w:t>
            </w:r>
          </w:p>
        </w:tc>
        <w:tc>
          <w:tcPr>
            <w:tcW w:w="1089" w:type="dxa"/>
          </w:tcPr>
          <w:p w14:paraId="616F2C8E" w14:textId="3177DFD5" w:rsidR="0038458F" w:rsidRPr="002D1E6F" w:rsidRDefault="004036E7" w:rsidP="006D0302">
            <w:pPr>
              <w:rPr>
                <w:b/>
              </w:rPr>
            </w:pPr>
            <w:r w:rsidRPr="002D1E6F">
              <w:rPr>
                <w:b/>
              </w:rPr>
              <w:t>6</w:t>
            </w:r>
          </w:p>
        </w:tc>
        <w:tc>
          <w:tcPr>
            <w:tcW w:w="928" w:type="dxa"/>
          </w:tcPr>
          <w:p w14:paraId="010D33AF" w14:textId="77777777" w:rsidR="0038458F" w:rsidRPr="002D1E6F" w:rsidRDefault="0038458F" w:rsidP="006D0302">
            <w:pPr>
              <w:rPr>
                <w:b/>
              </w:rPr>
            </w:pPr>
            <w:r w:rsidRPr="002D1E6F">
              <w:rPr>
                <w:b/>
              </w:rPr>
              <w:t>50</w:t>
            </w:r>
          </w:p>
        </w:tc>
        <w:tc>
          <w:tcPr>
            <w:tcW w:w="1097" w:type="dxa"/>
          </w:tcPr>
          <w:p w14:paraId="728469DB" w14:textId="6DB9CE16" w:rsidR="0038458F" w:rsidRPr="002D1E6F" w:rsidRDefault="0038458F" w:rsidP="006D0302">
            <w:pPr>
              <w:rPr>
                <w:b/>
              </w:rPr>
            </w:pPr>
            <w:r w:rsidRPr="002D1E6F">
              <w:rPr>
                <w:b/>
              </w:rPr>
              <w:t>LLS</w:t>
            </w:r>
          </w:p>
        </w:tc>
      </w:tr>
      <w:tr w:rsidR="004036E7" w:rsidRPr="002D1E6F" w14:paraId="705F5B52" w14:textId="77777777" w:rsidTr="006D0302">
        <w:tc>
          <w:tcPr>
            <w:tcW w:w="1074" w:type="dxa"/>
          </w:tcPr>
          <w:p w14:paraId="05A02BB4" w14:textId="155124F3" w:rsidR="004036E7" w:rsidRPr="002D1E6F" w:rsidRDefault="004036E7" w:rsidP="006D0302">
            <w:pPr>
              <w:rPr>
                <w:b/>
              </w:rPr>
            </w:pPr>
            <w:r w:rsidRPr="002D1E6F">
              <w:rPr>
                <w:b/>
              </w:rPr>
              <w:t>3</w:t>
            </w:r>
          </w:p>
        </w:tc>
        <w:tc>
          <w:tcPr>
            <w:tcW w:w="1089" w:type="dxa"/>
          </w:tcPr>
          <w:p w14:paraId="6CB947AB" w14:textId="7DB0DCB3" w:rsidR="004036E7" w:rsidRPr="002D1E6F" w:rsidRDefault="004036E7" w:rsidP="006D0302">
            <w:pPr>
              <w:rPr>
                <w:b/>
              </w:rPr>
            </w:pPr>
            <w:r w:rsidRPr="002D1E6F">
              <w:rPr>
                <w:b/>
              </w:rPr>
              <w:t>7</w:t>
            </w:r>
          </w:p>
        </w:tc>
        <w:tc>
          <w:tcPr>
            <w:tcW w:w="928" w:type="dxa"/>
          </w:tcPr>
          <w:p w14:paraId="1AFF5C91" w14:textId="62FD0150" w:rsidR="004036E7" w:rsidRPr="002D1E6F" w:rsidRDefault="004036E7" w:rsidP="006D0302">
            <w:pPr>
              <w:rPr>
                <w:b/>
              </w:rPr>
            </w:pPr>
            <w:r w:rsidRPr="002D1E6F">
              <w:rPr>
                <w:b/>
              </w:rPr>
              <w:t>10</w:t>
            </w:r>
          </w:p>
        </w:tc>
        <w:tc>
          <w:tcPr>
            <w:tcW w:w="1097" w:type="dxa"/>
          </w:tcPr>
          <w:p w14:paraId="518EDA73" w14:textId="1147B6E1" w:rsidR="004036E7" w:rsidRPr="002D1E6F" w:rsidRDefault="004036E7" w:rsidP="006D0302">
            <w:pPr>
              <w:rPr>
                <w:b/>
              </w:rPr>
            </w:pPr>
            <w:r w:rsidRPr="002D1E6F">
              <w:rPr>
                <w:b/>
              </w:rPr>
              <w:t>FPO</w:t>
            </w:r>
          </w:p>
        </w:tc>
      </w:tr>
      <w:tr w:rsidR="00187C45" w:rsidRPr="002D1E6F" w14:paraId="1CF5DDB1" w14:textId="77777777" w:rsidTr="006D0302">
        <w:tc>
          <w:tcPr>
            <w:tcW w:w="1074" w:type="dxa"/>
          </w:tcPr>
          <w:p w14:paraId="028F71F9" w14:textId="6A90BB10" w:rsidR="00187C45" w:rsidRPr="002D1E6F" w:rsidRDefault="00187C45" w:rsidP="006D0302">
            <w:pPr>
              <w:rPr>
                <w:b/>
              </w:rPr>
            </w:pPr>
            <w:r w:rsidRPr="002D1E6F">
              <w:rPr>
                <w:b/>
              </w:rPr>
              <w:t>3</w:t>
            </w:r>
          </w:p>
        </w:tc>
        <w:tc>
          <w:tcPr>
            <w:tcW w:w="1089" w:type="dxa"/>
          </w:tcPr>
          <w:p w14:paraId="5414040B" w14:textId="210FBC79" w:rsidR="00187C45" w:rsidRPr="002D1E6F" w:rsidRDefault="00187C45" w:rsidP="006D0302">
            <w:pPr>
              <w:rPr>
                <w:b/>
              </w:rPr>
            </w:pPr>
            <w:r w:rsidRPr="002D1E6F">
              <w:rPr>
                <w:b/>
              </w:rPr>
              <w:t>8</w:t>
            </w:r>
          </w:p>
        </w:tc>
        <w:tc>
          <w:tcPr>
            <w:tcW w:w="928" w:type="dxa"/>
          </w:tcPr>
          <w:p w14:paraId="1EEC08BF" w14:textId="476CAAB2" w:rsidR="00187C45" w:rsidRPr="002D1E6F" w:rsidRDefault="00187C45" w:rsidP="006D0302">
            <w:pPr>
              <w:rPr>
                <w:b/>
              </w:rPr>
            </w:pPr>
            <w:r w:rsidRPr="002D1E6F">
              <w:rPr>
                <w:b/>
              </w:rPr>
              <w:t>10</w:t>
            </w:r>
          </w:p>
        </w:tc>
        <w:tc>
          <w:tcPr>
            <w:tcW w:w="1097" w:type="dxa"/>
          </w:tcPr>
          <w:p w14:paraId="60183D55" w14:textId="0FAF840C" w:rsidR="00187C45" w:rsidRPr="002D1E6F" w:rsidRDefault="00187C45" w:rsidP="00E9746F">
            <w:pPr>
              <w:rPr>
                <w:b/>
              </w:rPr>
            </w:pPr>
          </w:p>
        </w:tc>
      </w:tr>
    </w:tbl>
    <w:p w14:paraId="4ACC0E7D" w14:textId="77777777" w:rsidR="0038458F" w:rsidRPr="002D1E6F" w:rsidRDefault="0038458F" w:rsidP="0038458F">
      <w:pPr>
        <w:rPr>
          <w:b/>
        </w:rPr>
      </w:pPr>
    </w:p>
    <w:p w14:paraId="1154B85D" w14:textId="77777777" w:rsidR="0038458F" w:rsidRPr="002D1E6F" w:rsidRDefault="0038458F" w:rsidP="0038458F">
      <w:pPr>
        <w:rPr>
          <w:b/>
        </w:rPr>
        <w:sectPr w:rsidR="0038458F" w:rsidRPr="002D1E6F" w:rsidSect="006D0302">
          <w:type w:val="continuous"/>
          <w:pgSz w:w="11906" w:h="16838"/>
          <w:pgMar w:top="1247" w:right="1361" w:bottom="1247" w:left="1440" w:header="709" w:footer="709" w:gutter="0"/>
          <w:cols w:num="2" w:space="708"/>
          <w:docGrid w:linePitch="360"/>
        </w:sectPr>
      </w:pPr>
    </w:p>
    <w:p w14:paraId="2588DFE2" w14:textId="64FB3DFB" w:rsidR="00E84F7A" w:rsidRPr="004D7E68" w:rsidRDefault="004D7E68" w:rsidP="004D7E68">
      <w:pPr>
        <w:pStyle w:val="Heading3"/>
      </w:pPr>
      <w:r>
        <w:t>FAQ 12</w:t>
      </w:r>
    </w:p>
    <w:p w14:paraId="2217B01C" w14:textId="0B23C54C" w:rsidR="00D01FD8" w:rsidRPr="002D1E6F" w:rsidRDefault="00D01FD8" w:rsidP="00D01FD8">
      <w:r w:rsidRPr="002D1E6F">
        <w:rPr>
          <w:b/>
        </w:rPr>
        <w:t>Question:</w:t>
      </w:r>
      <w:r w:rsidRPr="002D1E6F">
        <w:t xml:space="preserve"> In previous years my sampling protocol did not specify a species list (or it was too general, e.g., </w:t>
      </w:r>
      <w:r w:rsidRPr="002D1E6F">
        <w:rPr>
          <w:i/>
        </w:rPr>
        <w:t>commercial fish</w:t>
      </w:r>
      <w:r w:rsidRPr="002D1E6F">
        <w:t xml:space="preserve">). How should I specify this in the RDBES?: </w:t>
      </w:r>
    </w:p>
    <w:p w14:paraId="1836F7A6" w14:textId="70F60FB2" w:rsidR="003524B0" w:rsidRDefault="00D01FD8" w:rsidP="000B3C0E">
      <w:r w:rsidRPr="002D1E6F">
        <w:t>These type of situations is quite common: e.g., in a specific programme observers were instructed to record all commercial species and they are confident that they always recorded the main ICES stocks b</w:t>
      </w:r>
      <w:r w:rsidR="003524B0" w:rsidRPr="002D1E6F">
        <w:t>ut there is no consensus if they</w:t>
      </w:r>
      <w:r w:rsidRPr="002D1E6F">
        <w:t xml:space="preserve"> always screened the samples for some stocks which data only recently is being requested (e.g., a specific ray or cephalopod). </w:t>
      </w:r>
      <w:r w:rsidR="003524B0" w:rsidRPr="002D1E6F">
        <w:t>How then to assign a species list to previous samples? The g</w:t>
      </w:r>
      <w:r w:rsidRPr="002D1E6F">
        <w:t xml:space="preserve">uideline </w:t>
      </w:r>
      <w:r w:rsidR="003524B0" w:rsidRPr="002D1E6F">
        <w:t xml:space="preserve">is that </w:t>
      </w:r>
      <w:r w:rsidRPr="002D1E6F">
        <w:t xml:space="preserve">only the species that </w:t>
      </w:r>
      <w:r w:rsidR="003524B0" w:rsidRPr="002D1E6F">
        <w:t xml:space="preserve">one is </w:t>
      </w:r>
      <w:r w:rsidRPr="002D1E6F">
        <w:t>confident were always on the protocol</w:t>
      </w:r>
      <w:r w:rsidR="003524B0" w:rsidRPr="002D1E6F">
        <w:t xml:space="preserve"> should be on the species list (i.e., only put on the list </w:t>
      </w:r>
      <w:r w:rsidRPr="002D1E6F">
        <w:t xml:space="preserve">the species to which 0s can confidently assigned when they </w:t>
      </w:r>
      <w:r w:rsidR="003524B0" w:rsidRPr="002D1E6F">
        <w:t xml:space="preserve">were </w:t>
      </w:r>
      <w:r w:rsidRPr="002D1E6F">
        <w:t>absent</w:t>
      </w:r>
      <w:r w:rsidR="003524B0" w:rsidRPr="002D1E6F">
        <w:t>)</w:t>
      </w:r>
      <w:r w:rsidRPr="002D1E6F">
        <w:t xml:space="preserve">. </w:t>
      </w:r>
      <w:r w:rsidR="003524B0" w:rsidRPr="002D1E6F">
        <w:t>All o</w:t>
      </w:r>
      <w:r w:rsidRPr="002D1E6F">
        <w:t>ther species</w:t>
      </w:r>
      <w:r w:rsidR="003524B0" w:rsidRPr="002D1E6F">
        <w:t>, which one is not sure of</w:t>
      </w:r>
      <w:r w:rsidRPr="002D1E6F">
        <w:t xml:space="preserve">, </w:t>
      </w:r>
      <w:r w:rsidR="003524B0" w:rsidRPr="002D1E6F">
        <w:t xml:space="preserve">can and should still be uploaded to the RDBES but not be included in the list. </w:t>
      </w:r>
      <w:r w:rsidRPr="002D1E6F">
        <w:t xml:space="preserve">By being outside the list they </w:t>
      </w:r>
      <w:r w:rsidR="003524B0" w:rsidRPr="002D1E6F">
        <w:t xml:space="preserve">will be </w:t>
      </w:r>
      <w:r w:rsidRPr="002D1E6F">
        <w:t xml:space="preserve">automatically flagged as uncertain. </w:t>
      </w:r>
    </w:p>
    <w:p w14:paraId="2AC51980" w14:textId="32388FEF" w:rsidR="004D7E68" w:rsidRPr="002D1E6F" w:rsidRDefault="004D7E68" w:rsidP="004D7E68">
      <w:pPr>
        <w:pStyle w:val="Heading3"/>
      </w:pPr>
      <w:r>
        <w:t>FAQ 13</w:t>
      </w:r>
    </w:p>
    <w:p w14:paraId="6DF4EB81" w14:textId="647B85B1" w:rsidR="003524B0" w:rsidRPr="002D1E6F" w:rsidRDefault="003524B0" w:rsidP="000B3C0E">
      <w:r w:rsidRPr="002D1E6F">
        <w:rPr>
          <w:b/>
        </w:rPr>
        <w:t>Question:</w:t>
      </w:r>
      <w:r w:rsidRPr="002D1E6F">
        <w:t xml:space="preserve"> I have a species list but I found that in a group of trips my observers made a </w:t>
      </w:r>
      <w:r w:rsidR="005E5788" w:rsidRPr="002D1E6F">
        <w:t>dubious</w:t>
      </w:r>
      <w:r w:rsidRPr="002D1E6F">
        <w:t xml:space="preserve"> interpretation (e.g., some groups were not consistently recorded)? Can I indicate this in the RDBES?</w:t>
      </w:r>
    </w:p>
    <w:p w14:paraId="0C1AB487" w14:textId="0F561BC1" w:rsidR="005C526B" w:rsidRDefault="003524B0" w:rsidP="000B3C0E">
      <w:pPr>
        <w:rPr>
          <w:ins w:id="59" w:author="Kirsten Birch Håkansson" w:date="2021-05-19T12:37:00Z"/>
        </w:rPr>
      </w:pPr>
      <w:r w:rsidRPr="002D1E6F">
        <w:t xml:space="preserve">Yes. </w:t>
      </w:r>
      <w:r w:rsidR="00D01FD8" w:rsidRPr="002D1E6F">
        <w:t xml:space="preserve">If for some reason in a specific set of trips the protocol was interpreted differently, </w:t>
      </w:r>
      <w:r w:rsidRPr="002D1E6F">
        <w:t>you can declare for that subset of trips a special species list that includes only the subset of species consistently recorded in them</w:t>
      </w:r>
      <w:r w:rsidR="00D01FD8" w:rsidRPr="002D1E6F">
        <w:t>.</w:t>
      </w:r>
      <w:r w:rsidRPr="002D1E6F">
        <w:t xml:space="preserve"> For the remainder, you can state the original </w:t>
      </w:r>
      <w:r w:rsidRPr="002D1E6F">
        <w:rPr>
          <w:i/>
        </w:rPr>
        <w:t>de facto</w:t>
      </w:r>
      <w:r w:rsidRPr="002D1E6F">
        <w:t xml:space="preserve"> species list in your protocols. </w:t>
      </w:r>
    </w:p>
    <w:p w14:paraId="75736A51" w14:textId="5C3BAAB2" w:rsidR="004D7E68" w:rsidRPr="002D1E6F" w:rsidRDefault="004D7E68" w:rsidP="004D7E68">
      <w:pPr>
        <w:pStyle w:val="Heading3"/>
        <w:pPrChange w:id="60" w:author="Kirsten Birch Håkansson" w:date="2021-05-19T12:37:00Z">
          <w:pPr/>
        </w:pPrChange>
      </w:pPr>
      <w:ins w:id="61" w:author="Kirsten Birch Håkansson" w:date="2021-05-19T12:37:00Z">
        <w:r>
          <w:t>FAQ 14</w:t>
        </w:r>
      </w:ins>
    </w:p>
    <w:p w14:paraId="3AD66D09" w14:textId="77777777" w:rsidR="008C6363" w:rsidRPr="002D1E6F" w:rsidRDefault="008C6363" w:rsidP="008C6363">
      <w:pPr>
        <w:rPr>
          <w:b/>
        </w:rPr>
      </w:pPr>
      <w:r w:rsidRPr="002D1E6F">
        <w:rPr>
          <w:b/>
        </w:rPr>
        <w:t xml:space="preserve">Question: </w:t>
      </w:r>
      <w:r w:rsidRPr="002D1E6F">
        <w:t>Is the RDBES prepared to receive data from marine litter?</w:t>
      </w:r>
    </w:p>
    <w:p w14:paraId="62AD349C" w14:textId="77777777" w:rsidR="00462315" w:rsidRPr="002D1E6F" w:rsidRDefault="008C6363" w:rsidP="008C6363">
      <w:r w:rsidRPr="002D1E6F">
        <w:t>Not yet. ICES has a EG dealing directly with marine litter (WGML) and litter data can in principle also be included in the RDBES in a way similar to observations from fish and by-catch. However this is beyond the current scope of RDBES. Albeit it is theoretically possible to obtain estimates of marine litter from commercial samples (e.g., from at-sea observations or analysis fish stomachs), few countries are known to collect these data and there is no routine request to ICES for estimates of marine litter from commercial fisheries.</w:t>
      </w:r>
    </w:p>
    <w:p w14:paraId="5F8FDE05" w14:textId="44B4D706" w:rsidR="004D7E68" w:rsidRPr="004D7E68" w:rsidRDefault="004D7E68" w:rsidP="004D7E68">
      <w:pPr>
        <w:pStyle w:val="Heading3"/>
        <w:rPr>
          <w:ins w:id="62" w:author="Kirsten Birch Håkansson" w:date="2021-05-19T12:37:00Z"/>
          <w:rPrChange w:id="63" w:author="Kirsten Birch Håkansson" w:date="2021-05-19T12:37:00Z">
            <w:rPr>
              <w:ins w:id="64" w:author="Kirsten Birch Håkansson" w:date="2021-05-19T12:37:00Z"/>
              <w:b/>
            </w:rPr>
          </w:rPrChange>
        </w:rPr>
        <w:pPrChange w:id="65" w:author="Kirsten Birch Håkansson" w:date="2021-05-19T12:37:00Z">
          <w:pPr/>
        </w:pPrChange>
      </w:pPr>
      <w:ins w:id="66" w:author="Kirsten Birch Håkansson" w:date="2021-05-19T12:37:00Z">
        <w:r>
          <w:lastRenderedPageBreak/>
          <w:t>FAQ 15</w:t>
        </w:r>
      </w:ins>
    </w:p>
    <w:p w14:paraId="36E0E295" w14:textId="79341ED6" w:rsidR="00462315" w:rsidRPr="002D1E6F" w:rsidRDefault="00462315" w:rsidP="00462315">
      <w:r w:rsidRPr="002D1E6F">
        <w:rPr>
          <w:b/>
        </w:rPr>
        <w:t xml:space="preserve">Question: </w:t>
      </w:r>
      <w:r w:rsidRPr="002D1E6F">
        <w:t xml:space="preserve">If some species are </w:t>
      </w:r>
      <w:r w:rsidR="000B3C0E" w:rsidRPr="002D1E6F">
        <w:t>transhipped</w:t>
      </w:r>
      <w:r w:rsidRPr="002D1E6F">
        <w:t xml:space="preserve"> during an observed trip, how can I declare them in the RDBES?</w:t>
      </w:r>
    </w:p>
    <w:p w14:paraId="2A4822AC" w14:textId="4BA326DA" w:rsidR="00462315" w:rsidRPr="002D1E6F" w:rsidRDefault="00462315" w:rsidP="00462315">
      <w:r w:rsidRPr="002D1E6F">
        <w:t xml:space="preserve">With regards to </w:t>
      </w:r>
      <w:r w:rsidR="000B3C0E" w:rsidRPr="002D1E6F">
        <w:t>transhipments</w:t>
      </w:r>
      <w:r w:rsidRPr="002D1E6F">
        <w:t xml:space="preserve"> a decision was made not to include them as catchCategory in the sample table (SA) as users can declare it as "Reason for Not Sampling" in other tables - e.g., if a specific part the catch was not sampled because of transshipment (e.g., a species) you can declare it in the Species Selection Table (e.g., under "SSreasonNotSampled"); If a non-sorted part of the catch was not sampled and you know its weight, you can declare it by stratifying the SA table with a non-sampled strata and then declare what happened under "SAreasonNotSampledFM".</w:t>
      </w:r>
    </w:p>
    <w:p w14:paraId="60ED8D47" w14:textId="2C72B1A4" w:rsidR="004D7E68" w:rsidRPr="004D7E68" w:rsidRDefault="004D7E68" w:rsidP="004D7E68">
      <w:pPr>
        <w:pStyle w:val="Heading3"/>
        <w:rPr>
          <w:ins w:id="67" w:author="Kirsten Birch Håkansson" w:date="2021-05-19T12:37:00Z"/>
          <w:rPrChange w:id="68" w:author="Kirsten Birch Håkansson" w:date="2021-05-19T12:37:00Z">
            <w:rPr>
              <w:ins w:id="69" w:author="Kirsten Birch Håkansson" w:date="2021-05-19T12:37:00Z"/>
              <w:b/>
            </w:rPr>
          </w:rPrChange>
        </w:rPr>
        <w:pPrChange w:id="70" w:author="Kirsten Birch Håkansson" w:date="2021-05-19T12:37:00Z">
          <w:pPr/>
        </w:pPrChange>
      </w:pPr>
      <w:ins w:id="71" w:author="Kirsten Birch Håkansson" w:date="2021-05-19T12:37:00Z">
        <w:r>
          <w:t>FAQ 16</w:t>
        </w:r>
      </w:ins>
    </w:p>
    <w:p w14:paraId="4FB4FA79" w14:textId="101DC3CF" w:rsidR="00386F3C" w:rsidRPr="002D1E6F" w:rsidRDefault="00386F3C" w:rsidP="00386F3C">
      <w:pPr>
        <w:rPr>
          <w:b/>
        </w:rPr>
      </w:pPr>
      <w:r w:rsidRPr="002D1E6F">
        <w:rPr>
          <w:b/>
        </w:rPr>
        <w:t xml:space="preserve">Question: </w:t>
      </w:r>
      <w:r w:rsidRPr="002D1E6F">
        <w:t xml:space="preserve">How are </w:t>
      </w:r>
      <w:r w:rsidR="00B91671" w:rsidRPr="002D1E6F">
        <w:t xml:space="preserve">SSObservationActivityType </w:t>
      </w:r>
      <w:r w:rsidRPr="002D1E6F">
        <w:t>“Sorting”, “Pre-sorting”, “Drop-outs” and “Slipping” defined in the different fisheries and vessel types?</w:t>
      </w:r>
    </w:p>
    <w:p w14:paraId="4A83F8D3" w14:textId="32EF769C" w:rsidR="00386F3C" w:rsidRPr="002D1E6F" w:rsidRDefault="00386F3C" w:rsidP="008C6363">
      <w:r w:rsidRPr="002D1E6F">
        <w:t xml:space="preserve">WGBYC and WGCATCH are working on operational definitions for these terms in the different fisheries and types of vessels. Not all </w:t>
      </w:r>
      <w:r w:rsidR="00B91671" w:rsidRPr="002D1E6F">
        <w:t>SS</w:t>
      </w:r>
      <w:r w:rsidRPr="002D1E6F">
        <w:t>ObservationActivityType will apply to all fisheries and vessels with some distinctions being necessary (e.g., for small-sized vessels). For purposes of the 2020 RDBES data call consider:</w:t>
      </w:r>
    </w:p>
    <w:p w14:paraId="44DE3AA1" w14:textId="4FBDF8D2" w:rsidR="00386F3C" w:rsidRPr="002D1E6F" w:rsidRDefault="00386F3C" w:rsidP="008C6363">
      <w:r w:rsidRPr="002D1E6F">
        <w:t>- Slipping – Intentional release of fish from the fishing gear before that gear is fully brought on board the fishing vessel</w:t>
      </w:r>
      <w:r w:rsidR="00B91671" w:rsidRPr="002D1E6F">
        <w:t xml:space="preserve"> (e.g., opening of a purse-seine in the water to release part of the catch)</w:t>
      </w:r>
    </w:p>
    <w:p w14:paraId="2363FD77" w14:textId="3C82005A" w:rsidR="00386F3C" w:rsidRPr="002D1E6F" w:rsidRDefault="00386F3C" w:rsidP="008C6363">
      <w:r w:rsidRPr="002D1E6F">
        <w:t xml:space="preserve">- Drop-outs – Non-intentional release of </w:t>
      </w:r>
      <w:r w:rsidR="00B91671" w:rsidRPr="002D1E6F">
        <w:t xml:space="preserve">catch </w:t>
      </w:r>
      <w:r w:rsidRPr="002D1E6F">
        <w:t>from the fishing gear before that gear is fully brought on board the fishing vessel</w:t>
      </w:r>
      <w:r w:rsidR="00B91671" w:rsidRPr="002D1E6F">
        <w:t xml:space="preserve"> (e.g., specimens that loose themselves from hooks or meshes and fall back into the water as gear is being hauled onboard)</w:t>
      </w:r>
    </w:p>
    <w:p w14:paraId="45B7505A" w14:textId="049088D9" w:rsidR="00B91671" w:rsidRPr="002D1E6F" w:rsidRDefault="00B91671" w:rsidP="008C6363">
      <w:r w:rsidRPr="002D1E6F">
        <w:t>- Pre-sorting – catch left on deck and/or released to sea immediately after the gear is brought onboard (e.g., when cod-end is emptied in trawlers; as the hauling drum is operated in gillnetters and longliners)</w:t>
      </w:r>
    </w:p>
    <w:p w14:paraId="47DDBE90" w14:textId="0749CB69" w:rsidR="00386F3C" w:rsidRDefault="00386F3C" w:rsidP="008C6363">
      <w:pPr>
        <w:rPr>
          <w:ins w:id="72" w:author="Kirsten Birch Håkansson" w:date="2021-05-19T12:37:00Z"/>
        </w:rPr>
      </w:pPr>
      <w:r w:rsidRPr="002D1E6F">
        <w:t xml:space="preserve">- Sorting – sorting </w:t>
      </w:r>
      <w:r w:rsidR="00B91671" w:rsidRPr="002D1E6F">
        <w:t xml:space="preserve">of </w:t>
      </w:r>
      <w:r w:rsidRPr="002D1E6F">
        <w:t xml:space="preserve">the catch into landings and discards on deck on conveyor belt, </w:t>
      </w:r>
      <w:r w:rsidR="00B91671" w:rsidRPr="002D1E6F">
        <w:t xml:space="preserve">sorting </w:t>
      </w:r>
      <w:r w:rsidRPr="002D1E6F">
        <w:t xml:space="preserve">platform or </w:t>
      </w:r>
      <w:r w:rsidR="00B91671" w:rsidRPr="002D1E6F">
        <w:t xml:space="preserve">on the </w:t>
      </w:r>
      <w:r w:rsidRPr="002D1E6F">
        <w:t>vessel deck</w:t>
      </w:r>
      <w:r w:rsidR="00B91671" w:rsidRPr="002D1E6F">
        <w:t xml:space="preserve"> itself</w:t>
      </w:r>
      <w:r w:rsidRPr="002D1E6F">
        <w:t xml:space="preserve">; storage of the catch unsorted (e.g., large pelagic trawlers and purse-seiners) </w:t>
      </w:r>
    </w:p>
    <w:p w14:paraId="350D427A" w14:textId="4439A456" w:rsidR="004D7E68" w:rsidRPr="002D1E6F" w:rsidRDefault="004D7E68" w:rsidP="004D7E68">
      <w:pPr>
        <w:pStyle w:val="Heading3"/>
        <w:pPrChange w:id="73" w:author="Kirsten Birch Håkansson" w:date="2021-05-19T12:37:00Z">
          <w:pPr/>
        </w:pPrChange>
      </w:pPr>
      <w:ins w:id="74" w:author="Kirsten Birch Håkansson" w:date="2021-05-19T12:37:00Z">
        <w:r>
          <w:t>FAQ 17</w:t>
        </w:r>
      </w:ins>
    </w:p>
    <w:p w14:paraId="67FA2653" w14:textId="77777777" w:rsidR="006E6E09" w:rsidRPr="002D1E6F" w:rsidRDefault="006E6E09" w:rsidP="006E6E09">
      <w:r w:rsidRPr="002D1E6F">
        <w:rPr>
          <w:b/>
        </w:rPr>
        <w:t>Question:</w:t>
      </w:r>
      <w:r w:rsidRPr="002D1E6F">
        <w:t xml:space="preserve"> We often sample a cluster of fish e.g. a box or a basket, but in some cases, we actually select a subsample of fish in an unclustered fashion e.g. selecting single fish in a randomly way throughout a haul. How can this be declared in the sample table (SA)?</w:t>
      </w:r>
    </w:p>
    <w:p w14:paraId="029D2DBA" w14:textId="31856659" w:rsidR="006E6E09" w:rsidRPr="002D1E6F" w:rsidRDefault="006E6E09" w:rsidP="006E6E09">
      <w:r w:rsidRPr="002D1E6F">
        <w:rPr>
          <w:b/>
        </w:rPr>
        <w:t xml:space="preserve">Answer: </w:t>
      </w:r>
      <w:r w:rsidRPr="002D1E6F">
        <w:t>Since each fish is considered a unit sampled, then each fish could get a row in the sample table. This would be a very tiresome way of recording this, so it is possible to group the fish into one row and the using SAunitType = ‘individual units’ to declare that these units are unclustered.</w:t>
      </w:r>
    </w:p>
    <w:p w14:paraId="65B42AC3" w14:textId="77C35959" w:rsidR="003A2430" w:rsidRPr="002D1E6F" w:rsidRDefault="004D7E68" w:rsidP="004D7E68">
      <w:pPr>
        <w:pStyle w:val="Heading3"/>
        <w:pPrChange w:id="75" w:author="Kirsten Birch Håkansson" w:date="2021-05-19T12:37:00Z">
          <w:pPr/>
        </w:pPrChange>
      </w:pPr>
      <w:ins w:id="76" w:author="Kirsten Birch Håkansson" w:date="2021-05-19T12:37:00Z">
        <w:r>
          <w:t>FAQ 18</w:t>
        </w:r>
      </w:ins>
    </w:p>
    <w:p w14:paraId="4B917949" w14:textId="415C7D4E" w:rsidR="003A2430" w:rsidRPr="002D1E6F" w:rsidRDefault="003A2430" w:rsidP="003A2430">
      <w:r w:rsidRPr="002D1E6F">
        <w:rPr>
          <w:b/>
        </w:rPr>
        <w:t>Question:</w:t>
      </w:r>
      <w:r w:rsidRPr="002D1E6F">
        <w:t xml:space="preserve"> A common approach to sampling fish from e.g. a haul at-sea would be to take an amount of fish (kg) out of the total amount of fish (kg). Such sampling protocols does not identify how the haul is divided into sampling units, unlike sampling via e.g. baskets or time, so how should this be handled in the sample table (SA) in respect to selection method, selection probability (</w:t>
      </w:r>
      <w:r w:rsidRPr="002D1E6F">
        <w:rPr>
          <w:i/>
        </w:rPr>
        <w:t>p)</w:t>
      </w:r>
      <w:r w:rsidRPr="002D1E6F">
        <w:t>, inclusion probability (π) and Estimation of CV’s? A variation of this would be that the sampling protocol states that only a single unit (e.g. basket of fish) should be subsampled, or it actually states that several units should be subsampled, but only the amount of fish (kg) in the subsample and the total amount of fish (kg) is recorded, no information about basket sampled and basket total are recorded.</w:t>
      </w:r>
    </w:p>
    <w:p w14:paraId="26E6B804" w14:textId="77777777" w:rsidR="003A2430" w:rsidRPr="002D1E6F" w:rsidRDefault="003A2430" w:rsidP="003A2430">
      <w:r w:rsidRPr="002D1E6F">
        <w:rPr>
          <w:b/>
        </w:rPr>
        <w:lastRenderedPageBreak/>
        <w:t xml:space="preserve">Answer: </w:t>
      </w:r>
      <w:r w:rsidRPr="002D1E6F">
        <w:t xml:space="preserve">Kg subsampled/kg total is not an inclusion probability but just a proportion. The inclusion probability is the probability that a sampling unit (here the kg subsample) is included in the final sample of n sampling units. </w:t>
      </w:r>
    </w:p>
    <w:p w14:paraId="7C2E4AC4" w14:textId="77777777" w:rsidR="003A2430" w:rsidRPr="002D1E6F" w:rsidRDefault="003A2430" w:rsidP="003A2430">
      <w:r w:rsidRPr="002D1E6F">
        <w:t xml:space="preserve">Say, the haul consists of a total weight TW and sample weight SW, where SW ≤ TW. </w:t>
      </w:r>
    </w:p>
    <w:p w14:paraId="16F72ED3" w14:textId="77777777" w:rsidR="003A2430" w:rsidRPr="002D1E6F" w:rsidRDefault="003A2430" w:rsidP="003A2430">
      <w:r w:rsidRPr="002D1E6F">
        <w:t>There are two possible ways to handle the issue:</w:t>
      </w:r>
    </w:p>
    <w:p w14:paraId="23CC249A" w14:textId="2614CE83" w:rsidR="003A2430" w:rsidRPr="002D1E6F" w:rsidRDefault="003A2430" w:rsidP="003A2430">
      <w:pPr>
        <w:pStyle w:val="ListParagraph"/>
        <w:numPr>
          <w:ilvl w:val="0"/>
          <w:numId w:val="30"/>
        </w:numPr>
        <w:spacing w:line="256" w:lineRule="auto"/>
        <w:ind w:left="720"/>
      </w:pPr>
      <w:r w:rsidRPr="002D1E6F">
        <w:t xml:space="preserve">The haul consists of approximately </w:t>
      </w:r>
      <w:r w:rsidR="005B7065" w:rsidRPr="002D1E6F">
        <w:rPr>
          <w:rFonts w:eastAsiaTheme="minorEastAsia"/>
        </w:rPr>
        <w:t>N=</w:t>
      </w:r>
      <w:r w:rsidR="005B7065" w:rsidRPr="002D1E6F">
        <w:rPr>
          <w:rFonts w:ascii="Cambria Math" w:eastAsiaTheme="minorEastAsia" w:hAnsi="Cambria Math" w:cs="Cambria Math"/>
        </w:rPr>
        <w:t>⌊</w:t>
      </w:r>
      <w:r w:rsidR="005B7065" w:rsidRPr="002D1E6F">
        <w:rPr>
          <w:rFonts w:eastAsiaTheme="minorEastAsia"/>
        </w:rPr>
        <w:t>TW/SW</w:t>
      </w:r>
      <w:r w:rsidR="005B7065" w:rsidRPr="002D1E6F">
        <w:rPr>
          <w:rFonts w:ascii="Cambria Math" w:eastAsiaTheme="minorEastAsia" w:hAnsi="Cambria Math" w:cs="Cambria Math"/>
        </w:rPr>
        <w:t>⌋</w:t>
      </w:r>
      <w:r w:rsidRPr="002D1E6F">
        <w:t xml:space="preserve"> (where </w:t>
      </w:r>
      <w:r w:rsidRPr="002D1E6F">
        <w:rPr>
          <w:rFonts w:ascii="Cambria Math" w:hAnsi="Cambria Math" w:cs="Cambria Math"/>
        </w:rPr>
        <w:t>⌊</w:t>
      </w:r>
      <w:r w:rsidRPr="002D1E6F">
        <w:rPr>
          <w:i/>
        </w:rPr>
        <w:t>a</w:t>
      </w:r>
      <w:r w:rsidRPr="002D1E6F">
        <w:rPr>
          <w:rFonts w:ascii="Cambria Math" w:hAnsi="Cambria Math" w:cs="Cambria Math"/>
        </w:rPr>
        <w:t>⌋</w:t>
      </w:r>
      <w:r w:rsidRPr="002D1E6F">
        <w:t xml:space="preserve"> is the floor function, the largest integer smaller than </w:t>
      </w:r>
      <w:r w:rsidRPr="002D1E6F">
        <w:rPr>
          <w:i/>
        </w:rPr>
        <w:t>a</w:t>
      </w:r>
      <w:r w:rsidRPr="002D1E6F">
        <w:t>) possible sampling units. One unit, i.e. n=1, was selected at random and without replacement (SRSWOR). Hence, the selection and inclusion probabilities are the same and equal to 1/N. There is no such thing as a joint inclusion probability since there is only one unit was sampled and the variance is 0. This is probably the more accurate approach in the sense that it reflects the actual sampling design, but there will not be any way of measuring sampling variability. So for the example if 100 kg was sampled out of 547 kg, then N = floor(547/100) = 5 and π</w:t>
      </w:r>
      <w:r w:rsidRPr="002D1E6F">
        <w:rPr>
          <w:vertAlign w:val="subscript"/>
        </w:rPr>
        <w:t>i</w:t>
      </w:r>
      <w:r w:rsidRPr="002D1E6F">
        <w:t xml:space="preserve"> = 1/5 = 0.2 and </w:t>
      </w:r>
      <w:r w:rsidRPr="002D1E6F">
        <w:rPr>
          <w:i/>
        </w:rPr>
        <w:t>p</w:t>
      </w:r>
      <w:r w:rsidRPr="002D1E6F">
        <w:rPr>
          <w:vertAlign w:val="subscript"/>
        </w:rPr>
        <w:t>i</w:t>
      </w:r>
      <w:r w:rsidRPr="002D1E6F">
        <w:t xml:space="preserve"> = 1/5 = 0.2. In this case the fish are considered a cluster.</w:t>
      </w:r>
    </w:p>
    <w:p w14:paraId="69A4FA84" w14:textId="37E741CD" w:rsidR="003A2430" w:rsidRPr="002D1E6F" w:rsidRDefault="003A2430" w:rsidP="003A2430">
      <w:pPr>
        <w:pStyle w:val="ListParagraph"/>
        <w:numPr>
          <w:ilvl w:val="0"/>
          <w:numId w:val="30"/>
        </w:numPr>
        <w:spacing w:line="256" w:lineRule="auto"/>
        <w:ind w:left="720"/>
      </w:pPr>
      <w:r w:rsidRPr="002D1E6F">
        <w:t>The haul, TW, consists of N fish, where N is unknown. N would be estimated using either (a) length-weight relationships and proportions a</w:t>
      </w:r>
      <w:r w:rsidR="00E144B9" w:rsidRPr="002D1E6F">
        <w:t xml:space="preserve">t length from the sample, </w:t>
      </w:r>
      <w:r w:rsidRPr="002D1E6F">
        <w:t>(b) by dividing the total weight TW by the mean weight of a fish</w:t>
      </w:r>
      <w:r w:rsidR="00E144B9" w:rsidRPr="002D1E6F">
        <w:t xml:space="preserve"> or (c) N=</w:t>
      </w:r>
      <w:r w:rsidR="00E144B9" w:rsidRPr="002D1E6F">
        <w:rPr>
          <w:rFonts w:ascii="Cambria Math" w:hAnsi="Cambria Math" w:cs="Cambria Math"/>
        </w:rPr>
        <w:t>⌊</w:t>
      </w:r>
      <w:r w:rsidR="00E144B9" w:rsidRPr="002D1E6F">
        <w:t>TW/SW</w:t>
      </w:r>
      <w:r w:rsidR="00E144B9" w:rsidRPr="002D1E6F">
        <w:rPr>
          <w:rFonts w:ascii="Cambria Math" w:hAnsi="Cambria Math" w:cs="Cambria Math"/>
        </w:rPr>
        <w:t>⌋*n</w:t>
      </w:r>
      <w:r w:rsidRPr="002D1E6F">
        <w:t xml:space="preserve">. Now, SW consists of n sampled fish where n is known but a random number. What is often done when one wants to determine both selection and inclusion probabilities of units sampled is to assume (a) the number of fish to be sampled, n, is a fixed number (i.e. you planned it) and (b) the fish were sampled at random and with replacement (SRSWR). If these 2 assumptions are reasonable, then the selection probability is </w:t>
      </w:r>
      <w:r w:rsidRPr="002D1E6F">
        <w:rPr>
          <w:i/>
        </w:rPr>
        <w:t>p</w:t>
      </w:r>
      <w:r w:rsidRPr="002D1E6F">
        <w:rPr>
          <w:vertAlign w:val="subscript"/>
        </w:rPr>
        <w:t>i</w:t>
      </w:r>
      <w:r w:rsidRPr="002D1E6F">
        <w:t xml:space="preserve"> = 1/N, the inclusion probability is π</w:t>
      </w:r>
      <w:r w:rsidRPr="002D1E6F">
        <w:rPr>
          <w:vertAlign w:val="subscript"/>
        </w:rPr>
        <w:t>i</w:t>
      </w:r>
      <w:r w:rsidRPr="002D1E6F">
        <w:t xml:space="preserve">  = 1-(1-1/N)^n, and the pairwise joint inclusion probability is given by π</w:t>
      </w:r>
      <w:r w:rsidRPr="002D1E6F">
        <w:rPr>
          <w:vertAlign w:val="subscript"/>
        </w:rPr>
        <w:t xml:space="preserve">ij </w:t>
      </w:r>
      <w:r w:rsidRPr="002D1E6F">
        <w:t>= 1-2(1-1/N)^n+(1-2/N)^n. In this approach, all of the numbers used in the calculations of the probabilities are approximate but you can also estimate a sampling variance for the estimated quantities of interest. In this case the fish are considered to be unclustered.</w:t>
      </w:r>
    </w:p>
    <w:p w14:paraId="792B7A3C" w14:textId="77777777" w:rsidR="003A2430" w:rsidRPr="002D1E6F" w:rsidRDefault="003A2430" w:rsidP="003A2430">
      <w:r w:rsidRPr="002D1E6F">
        <w:t>Answer adopted from ICES, 2020</w:t>
      </w:r>
      <w:r w:rsidRPr="002D1E6F">
        <w:rPr>
          <w:rStyle w:val="FootnoteReference"/>
        </w:rPr>
        <w:footnoteReference w:id="5"/>
      </w:r>
    </w:p>
    <w:p w14:paraId="13FD394D" w14:textId="338CC180" w:rsidR="003A2430" w:rsidRPr="002D1E6F" w:rsidRDefault="004D7E68" w:rsidP="004D7E68">
      <w:pPr>
        <w:pStyle w:val="Heading3"/>
        <w:pPrChange w:id="77" w:author="Kirsten Birch Håkansson" w:date="2021-05-19T12:38:00Z">
          <w:pPr/>
        </w:pPrChange>
      </w:pPr>
      <w:ins w:id="78" w:author="Kirsten Birch Håkansson" w:date="2021-05-19T12:38:00Z">
        <w:r>
          <w:t>FAQ 19</w:t>
        </w:r>
      </w:ins>
    </w:p>
    <w:p w14:paraId="188EB21A" w14:textId="71B4D8A9" w:rsidR="00603B21" w:rsidRPr="002D1E6F" w:rsidRDefault="00603B21" w:rsidP="00603B21">
      <w:pPr>
        <w:rPr>
          <w:b/>
        </w:rPr>
      </w:pPr>
      <w:r w:rsidRPr="002D1E6F">
        <w:rPr>
          <w:b/>
        </w:rPr>
        <w:t xml:space="preserve">Question: I have selected a fixed set of units that I routinely sample (e.g., always the same ports or weeks of the year). How should these be entered in the RDBES? </w:t>
      </w:r>
    </w:p>
    <w:p w14:paraId="5011D2DE" w14:textId="0EF686F4" w:rsidR="00603B21" w:rsidRPr="002D1E6F" w:rsidRDefault="00603B21" w:rsidP="00603B21">
      <w:r w:rsidRPr="002D1E6F">
        <w:t xml:space="preserve">This topic </w:t>
      </w:r>
      <w:r w:rsidR="0065164F" w:rsidRPr="002D1E6F">
        <w:t xml:space="preserve">is scheduled to </w:t>
      </w:r>
      <w:r w:rsidRPr="002D1E6F">
        <w:t xml:space="preserve">be discussed </w:t>
      </w:r>
      <w:r w:rsidR="001229A2" w:rsidRPr="002D1E6F">
        <w:t>by a</w:t>
      </w:r>
      <w:r w:rsidRPr="002D1E6F">
        <w:t xml:space="preserve"> WGCATCH intersessional subgroup during 2020. For immediate purposes of the 2020 RDBES data call the core group provisional advice on this issue is that total number of units and total number of sampled units are set equal, method set to “NPEJ” and probability of inclusion set to 1. See the following examples:</w:t>
      </w:r>
    </w:p>
    <w:p w14:paraId="4B3CEEE2" w14:textId="0BFA12CC" w:rsidR="00603B21" w:rsidRPr="002D1E6F" w:rsidRDefault="00603B21" w:rsidP="00FD1F11">
      <w:pPr>
        <w:pStyle w:val="ListParagraph"/>
        <w:numPr>
          <w:ilvl w:val="0"/>
          <w:numId w:val="4"/>
        </w:numPr>
      </w:pPr>
      <w:r w:rsidRPr="002D1E6F">
        <w:t>Country A routinely samples 7 ports out of 20 available. In the location table (LO) it should report 7 rows where totalN=7 ports, n=7 ports, method = NPEJ, and probInclusion=1</w:t>
      </w:r>
    </w:p>
    <w:p w14:paraId="10131ADF" w14:textId="22287764" w:rsidR="00603B21" w:rsidRPr="002D1E6F" w:rsidRDefault="00603B21" w:rsidP="00603B21">
      <w:pPr>
        <w:pStyle w:val="ListParagraph"/>
        <w:numPr>
          <w:ilvl w:val="0"/>
          <w:numId w:val="4"/>
        </w:numPr>
      </w:pPr>
      <w:r w:rsidRPr="002D1E6F">
        <w:t>Country B routinely samples 40 weeks out of 52 available in the year. In the temporal table (TE) it should report 40 rows where totalN=40 weeks, n=40 weeks, method = NPEJ, and probInclusion=1</w:t>
      </w:r>
    </w:p>
    <w:p w14:paraId="06DCF7CA" w14:textId="0A929205" w:rsidR="00F21C72" w:rsidRPr="002D1E6F" w:rsidRDefault="00F21C72" w:rsidP="008C6363"/>
    <w:p w14:paraId="6E5C8F51" w14:textId="5181DF2F" w:rsidR="004D7E68" w:rsidRPr="004D7E68" w:rsidRDefault="004D7E68" w:rsidP="004D7E68">
      <w:pPr>
        <w:pStyle w:val="Heading3"/>
        <w:rPr>
          <w:ins w:id="79" w:author="Kirsten Birch Håkansson" w:date="2021-05-19T12:38:00Z"/>
          <w:rPrChange w:id="80" w:author="Kirsten Birch Håkansson" w:date="2021-05-19T12:38:00Z">
            <w:rPr>
              <w:ins w:id="81" w:author="Kirsten Birch Håkansson" w:date="2021-05-19T12:38:00Z"/>
              <w:b/>
            </w:rPr>
          </w:rPrChange>
        </w:rPr>
        <w:pPrChange w:id="82" w:author="Kirsten Birch Håkansson" w:date="2021-05-19T12:38:00Z">
          <w:pPr/>
        </w:pPrChange>
      </w:pPr>
      <w:ins w:id="83" w:author="Kirsten Birch Håkansson" w:date="2021-05-19T12:38:00Z">
        <w:r>
          <w:lastRenderedPageBreak/>
          <w:t>FAQ 20</w:t>
        </w:r>
      </w:ins>
    </w:p>
    <w:p w14:paraId="2EC56356" w14:textId="5DDFD0DD" w:rsidR="0065164F" w:rsidRPr="002D1E6F" w:rsidRDefault="0065164F" w:rsidP="0065164F">
      <w:pPr>
        <w:rPr>
          <w:b/>
        </w:rPr>
      </w:pPr>
      <w:r w:rsidRPr="002D1E6F">
        <w:rPr>
          <w:b/>
        </w:rPr>
        <w:t>Question: When in an onboard trip the length frequencies may be collected at haul level but the sampling goals in terms of number of ages that observers aim to collect per length-class is set at trip level. How should this information be entered in the RDBES?</w:t>
      </w:r>
    </w:p>
    <w:p w14:paraId="265298C8" w14:textId="77777777" w:rsidR="0065164F" w:rsidRPr="002D1E6F" w:rsidRDefault="0065164F" w:rsidP="0065164F">
      <w:r w:rsidRPr="002D1E6F">
        <w:t>The situation described is one of quota-sampling for ages at trip-level and will requires careful documentation so it can be correctly signaled to those carrying out estimation. Two variants are known to occur:</w:t>
      </w:r>
    </w:p>
    <w:p w14:paraId="58F5E580" w14:textId="77777777" w:rsidR="0065164F" w:rsidRPr="002D1E6F" w:rsidRDefault="0065164F" w:rsidP="0065164F">
      <w:pPr>
        <w:pStyle w:val="ListParagraph"/>
        <w:numPr>
          <w:ilvl w:val="0"/>
          <w:numId w:val="38"/>
        </w:numPr>
      </w:pPr>
      <w:r w:rsidRPr="002D1E6F">
        <w:t>The information about which hauls the individual fish are coming from is not recorded and stored, so it is not possible to link the individual fish to a specific haul</w:t>
      </w:r>
    </w:p>
    <w:p w14:paraId="4E45F8A6" w14:textId="4139942A" w:rsidR="0065164F" w:rsidRPr="002D1E6F" w:rsidRDefault="0065164F" w:rsidP="0065164F">
      <w:pPr>
        <w:pStyle w:val="ListParagraph"/>
        <w:numPr>
          <w:ilvl w:val="0"/>
          <w:numId w:val="38"/>
        </w:numPr>
      </w:pPr>
      <w:r w:rsidRPr="002D1E6F">
        <w:t xml:space="preserve"> The information about which hauls the individual fish are coming from is recorded and stored, so it is possible to link the individual fish to a specific haul</w:t>
      </w:r>
    </w:p>
    <w:p w14:paraId="38DA6B0D" w14:textId="67558F56" w:rsidR="0065164F" w:rsidRPr="002D1E6F" w:rsidRDefault="0065164F" w:rsidP="0065164F">
      <w:r w:rsidRPr="002D1E6F">
        <w:t>In the case of situation 1, the FO table should contain the rows of individual hauls (with FOaggregationLevel’=’H’) and an extra row for the trip (FOaggregationLevel’=’T’). The “H” rows will be connected to a SA row with lower hierarchy B (= only length frequency) where the length-frequencies collected in each haul can be recorded. The “T” row will be connected to a SA row with lower hierarchy C (= only bio sampling). In the SA table there will be weights in all samples that respect to the individuals sampled per haul for length frequency (hierarchy B) and in the trip for biological sampling (hierarchy C). It is important that in the SA table the selection method used for the biological samples (hierarchy C) is "quota sampling" so estimators know that quota sampling took place at trip level.</w:t>
      </w:r>
    </w:p>
    <w:p w14:paraId="59701A31" w14:textId="77777777" w:rsidR="0065164F" w:rsidRPr="002D1E6F" w:rsidRDefault="0065164F" w:rsidP="0065164F">
      <w:r w:rsidRPr="002D1E6F">
        <w:t>In the case of situation 2, the FO table should only contain the rows of individual hauls (with FOaggregationLevel’=’H’). Those “H” rows will be connected to a SA row with lower hierarchy B (= only length frequency) where the length-frequencies collected in each haul are to be recorded. With regards to ages, two things can happen. In both cases Hierarchy C is used, sampling method is set to "quota sampling", and the weights correspond to the individuals sampled:</w:t>
      </w:r>
    </w:p>
    <w:p w14:paraId="3CA9BADE" w14:textId="77777777" w:rsidR="0065164F" w:rsidRPr="002D1E6F" w:rsidRDefault="0065164F" w:rsidP="0065164F">
      <w:pPr>
        <w:ind w:left="720"/>
      </w:pPr>
      <w:r w:rsidRPr="002D1E6F">
        <w:t>2a. The specimens sampled were taken from the same sample as the length frequency: one subsample is placed under the length-frequency sample.</w:t>
      </w:r>
    </w:p>
    <w:p w14:paraId="55E0200E" w14:textId="5672B428" w:rsidR="00386F3C" w:rsidRPr="002D1E6F" w:rsidRDefault="0065164F" w:rsidP="0065164F">
      <w:pPr>
        <w:ind w:left="720"/>
      </w:pPr>
      <w:r w:rsidRPr="002D1E6F">
        <w:t>2b. The specimens sampled were taken from an additional sample other than the sample used for length frequency: one additional sample is open.</w:t>
      </w:r>
    </w:p>
    <w:p w14:paraId="32D4C4EF" w14:textId="77777777" w:rsidR="00603B21" w:rsidRPr="002D1E6F" w:rsidRDefault="00603B21">
      <w:pPr>
        <w:rPr>
          <w:rFonts w:asciiTheme="majorHAnsi" w:eastAsiaTheme="majorEastAsia" w:hAnsiTheme="majorHAnsi" w:cstheme="majorBidi"/>
          <w:color w:val="2E74B5" w:themeColor="accent1" w:themeShade="BF"/>
          <w:sz w:val="32"/>
          <w:szCs w:val="32"/>
        </w:rPr>
      </w:pPr>
      <w:r w:rsidRPr="002D1E6F">
        <w:br w:type="page"/>
      </w:r>
    </w:p>
    <w:p w14:paraId="1B06B2ED" w14:textId="33893C22" w:rsidR="00F21C72" w:rsidRPr="002D1E6F" w:rsidRDefault="00F21C72" w:rsidP="00F21C72">
      <w:pPr>
        <w:pStyle w:val="Heading1"/>
      </w:pPr>
      <w:bookmarkStart w:id="84" w:name="_Toc56083448"/>
      <w:r w:rsidRPr="002D1E6F">
        <w:lastRenderedPageBreak/>
        <w:t xml:space="preserve">Annex IV: </w:t>
      </w:r>
      <w:r w:rsidR="00CC16FB" w:rsidRPr="002D1E6F">
        <w:t>Incidental byc</w:t>
      </w:r>
      <w:r w:rsidRPr="002D1E6F">
        <w:t>atch</w:t>
      </w:r>
      <w:r w:rsidR="00B87943" w:rsidRPr="002D1E6F">
        <w:t xml:space="preserve"> and </w:t>
      </w:r>
      <w:r w:rsidR="00CC16FB" w:rsidRPr="002D1E6F">
        <w:t>s</w:t>
      </w:r>
      <w:r w:rsidR="00B87943" w:rsidRPr="002D1E6F">
        <w:t>lipping</w:t>
      </w:r>
      <w:bookmarkEnd w:id="84"/>
    </w:p>
    <w:p w14:paraId="63C53B4B" w14:textId="77777777" w:rsidR="00F21C72" w:rsidRPr="002D1E6F" w:rsidRDefault="00F21C72" w:rsidP="000B3C0E"/>
    <w:p w14:paraId="30404FB6" w14:textId="6B5AF52E" w:rsidR="008D5A1D" w:rsidRPr="002D1E6F" w:rsidRDefault="00F21C72" w:rsidP="000B3C0E">
      <w:r w:rsidRPr="002D1E6F">
        <w:rPr>
          <w:b/>
        </w:rPr>
        <w:t>Situation 1:</w:t>
      </w:r>
      <w:r w:rsidR="00EA07DA" w:rsidRPr="002D1E6F">
        <w:t xml:space="preserve"> In a trawler, o</w:t>
      </w:r>
      <w:r w:rsidR="00DA6B15" w:rsidRPr="002D1E6F">
        <w:t xml:space="preserve">bservers take their volume samples from the conveyor belt </w:t>
      </w:r>
      <w:r w:rsidR="00EA07DA" w:rsidRPr="002D1E6F">
        <w:t xml:space="preserve">(separate samples on discards and landings) </w:t>
      </w:r>
      <w:r w:rsidR="00DA6B15" w:rsidRPr="002D1E6F">
        <w:t>but do not observe other areas of the boat</w:t>
      </w:r>
      <w:r w:rsidR="00EA07DA" w:rsidRPr="002D1E6F">
        <w:t>, e.g., they are not present at cod-end opening</w:t>
      </w:r>
      <w:r w:rsidR="00DA6B15" w:rsidRPr="002D1E6F">
        <w:t xml:space="preserve">. </w:t>
      </w:r>
      <w:r w:rsidR="008D5A1D" w:rsidRPr="002D1E6F">
        <w:t>All species in the samples are identified and weighed (species list B = “all species in sample”)</w:t>
      </w:r>
    </w:p>
    <w:p w14:paraId="2080AACD" w14:textId="38379B3E" w:rsidR="00F21C72" w:rsidRPr="002D1E6F" w:rsidRDefault="00A555D8" w:rsidP="000B3C0E">
      <w:r w:rsidRPr="002D1E6F">
        <w:rPr>
          <w:noProof/>
          <w:lang w:val="en-US"/>
        </w:rPr>
        <w:drawing>
          <wp:inline distT="0" distB="0" distL="0" distR="0" wp14:anchorId="3A33F8D3" wp14:editId="3F679D01">
            <wp:extent cx="5347393" cy="2997200"/>
            <wp:effectExtent l="0" t="0" r="0" b="0"/>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58139" cy="3003223"/>
                    </a:xfrm>
                    <a:prstGeom prst="rect">
                      <a:avLst/>
                    </a:prstGeom>
                    <a:noFill/>
                  </pic:spPr>
                </pic:pic>
              </a:graphicData>
            </a:graphic>
          </wp:inline>
        </w:drawing>
      </w:r>
    </w:p>
    <w:p w14:paraId="78AECC78" w14:textId="68470DE7" w:rsidR="00DA6B15" w:rsidRPr="002D1E6F" w:rsidRDefault="00DA6B15" w:rsidP="000B3C0E">
      <w:r w:rsidRPr="002D1E6F">
        <w:t>FO Table</w:t>
      </w:r>
    </w:p>
    <w:tbl>
      <w:tblPr>
        <w:tblW w:w="694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70"/>
        <w:gridCol w:w="1134"/>
        <w:gridCol w:w="1985"/>
        <w:gridCol w:w="2652"/>
      </w:tblGrid>
      <w:tr w:rsidR="00B313B7" w:rsidRPr="002D1E6F" w14:paraId="30EDA50D" w14:textId="77777777" w:rsidTr="000B3C0E">
        <w:trPr>
          <w:trHeight w:val="300"/>
          <w:jc w:val="center"/>
        </w:trPr>
        <w:tc>
          <w:tcPr>
            <w:tcW w:w="1170" w:type="dxa"/>
            <w:shd w:val="clear" w:color="auto" w:fill="auto"/>
            <w:noWrap/>
            <w:vAlign w:val="center"/>
            <w:hideMark/>
          </w:tcPr>
          <w:p w14:paraId="7CE3367C" w14:textId="0B484314" w:rsidR="00B313B7" w:rsidRPr="002D1E6F" w:rsidRDefault="00B313B7" w:rsidP="00DA6B15">
            <w:pPr>
              <w:spacing w:after="0" w:line="240" w:lineRule="auto"/>
              <w:jc w:val="center"/>
              <w:rPr>
                <w:rFonts w:ascii="Calibri" w:eastAsia="Times New Roman" w:hAnsi="Calibri" w:cs="Times New Roman"/>
                <w:b/>
                <w:color w:val="000000"/>
                <w:sz w:val="18"/>
                <w:szCs w:val="18"/>
                <w:lang w:eastAsia="en-GB"/>
              </w:rPr>
            </w:pPr>
            <w:r w:rsidRPr="002D1E6F">
              <w:rPr>
                <w:rFonts w:ascii="Calibri" w:eastAsia="Times New Roman" w:hAnsi="Calibri" w:cs="Times New Roman"/>
                <w:b/>
                <w:color w:val="000000"/>
                <w:sz w:val="18"/>
                <w:szCs w:val="18"/>
                <w:lang w:eastAsia="en-GB"/>
              </w:rPr>
              <w:t>FOid</w:t>
            </w:r>
          </w:p>
        </w:tc>
        <w:tc>
          <w:tcPr>
            <w:tcW w:w="1134" w:type="dxa"/>
            <w:vAlign w:val="center"/>
          </w:tcPr>
          <w:p w14:paraId="33AE24CA" w14:textId="7DCBE76A" w:rsidR="00B313B7" w:rsidRPr="002D1E6F" w:rsidRDefault="00B313B7" w:rsidP="00DA6B15">
            <w:pPr>
              <w:spacing w:after="0" w:line="240" w:lineRule="auto"/>
              <w:jc w:val="center"/>
              <w:rPr>
                <w:rFonts w:ascii="Calibri" w:eastAsia="Times New Roman" w:hAnsi="Calibri" w:cs="Times New Roman"/>
                <w:b/>
                <w:color w:val="000000"/>
                <w:sz w:val="18"/>
                <w:szCs w:val="18"/>
                <w:lang w:eastAsia="en-GB"/>
              </w:rPr>
            </w:pPr>
            <w:r w:rsidRPr="002D1E6F">
              <w:rPr>
                <w:rFonts w:ascii="Calibri" w:eastAsia="Times New Roman" w:hAnsi="Calibri" w:cs="Times New Roman"/>
                <w:b/>
                <w:color w:val="000000"/>
                <w:sz w:val="18"/>
                <w:szCs w:val="18"/>
                <w:lang w:eastAsia="en-GB"/>
              </w:rPr>
              <w:t>...</w:t>
            </w:r>
          </w:p>
        </w:tc>
        <w:tc>
          <w:tcPr>
            <w:tcW w:w="1985" w:type="dxa"/>
            <w:shd w:val="clear" w:color="auto" w:fill="auto"/>
            <w:vAlign w:val="center"/>
          </w:tcPr>
          <w:p w14:paraId="7D5A6CF5" w14:textId="26DD9542" w:rsidR="00B313B7" w:rsidRPr="002D1E6F" w:rsidRDefault="00B313B7" w:rsidP="00B313B7">
            <w:pPr>
              <w:spacing w:after="0" w:line="240" w:lineRule="auto"/>
              <w:jc w:val="center"/>
              <w:rPr>
                <w:rFonts w:ascii="Calibri" w:eastAsia="Times New Roman" w:hAnsi="Calibri" w:cs="Times New Roman"/>
                <w:b/>
                <w:color w:val="000000"/>
                <w:sz w:val="18"/>
                <w:szCs w:val="18"/>
                <w:lang w:eastAsia="en-GB"/>
              </w:rPr>
            </w:pPr>
            <w:r w:rsidRPr="002D1E6F">
              <w:rPr>
                <w:rFonts w:ascii="Calibri" w:eastAsia="Times New Roman" w:hAnsi="Calibri" w:cs="Times New Roman"/>
                <w:b/>
                <w:color w:val="000000"/>
                <w:sz w:val="18"/>
                <w:szCs w:val="18"/>
                <w:lang w:eastAsia="en-GB"/>
              </w:rPr>
              <w:t>FOobservationCode</w:t>
            </w:r>
          </w:p>
        </w:tc>
        <w:tc>
          <w:tcPr>
            <w:tcW w:w="2652" w:type="dxa"/>
            <w:shd w:val="clear" w:color="auto" w:fill="auto"/>
            <w:noWrap/>
            <w:vAlign w:val="center"/>
            <w:hideMark/>
          </w:tcPr>
          <w:p w14:paraId="3AC62908" w14:textId="5E971142" w:rsidR="00B313B7" w:rsidRPr="002D1E6F" w:rsidRDefault="00B313B7" w:rsidP="00B313B7">
            <w:pPr>
              <w:spacing w:after="0" w:line="240" w:lineRule="auto"/>
              <w:jc w:val="center"/>
              <w:rPr>
                <w:rFonts w:ascii="Calibri" w:eastAsia="Times New Roman" w:hAnsi="Calibri" w:cs="Times New Roman"/>
                <w:b/>
                <w:color w:val="000000"/>
                <w:sz w:val="18"/>
                <w:szCs w:val="18"/>
                <w:lang w:eastAsia="en-GB"/>
              </w:rPr>
            </w:pPr>
            <w:r w:rsidRPr="002D1E6F">
              <w:rPr>
                <w:rFonts w:ascii="Calibri" w:eastAsia="Times New Roman" w:hAnsi="Calibri" w:cs="Times New Roman"/>
                <w:b/>
                <w:color w:val="000000"/>
                <w:sz w:val="18"/>
                <w:szCs w:val="18"/>
                <w:lang w:eastAsia="en-GB"/>
              </w:rPr>
              <w:t>Observation code explained</w:t>
            </w:r>
          </w:p>
        </w:tc>
      </w:tr>
      <w:tr w:rsidR="00B313B7" w:rsidRPr="002D1E6F" w14:paraId="49BB7298" w14:textId="77777777" w:rsidTr="00B313B7">
        <w:trPr>
          <w:trHeight w:val="300"/>
          <w:jc w:val="center"/>
        </w:trPr>
        <w:tc>
          <w:tcPr>
            <w:tcW w:w="1170" w:type="dxa"/>
            <w:shd w:val="clear" w:color="auto" w:fill="auto"/>
            <w:noWrap/>
            <w:vAlign w:val="center"/>
            <w:hideMark/>
          </w:tcPr>
          <w:p w14:paraId="27E1B193" w14:textId="77777777" w:rsidR="00B313B7" w:rsidRPr="002D1E6F" w:rsidRDefault="00B313B7" w:rsidP="00DA6B15">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1</w:t>
            </w:r>
          </w:p>
        </w:tc>
        <w:tc>
          <w:tcPr>
            <w:tcW w:w="1134" w:type="dxa"/>
            <w:vAlign w:val="center"/>
          </w:tcPr>
          <w:p w14:paraId="186623AE" w14:textId="3E135DE8" w:rsidR="00B313B7" w:rsidRPr="002D1E6F" w:rsidRDefault="00B313B7" w:rsidP="00DA6B15">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w:t>
            </w:r>
          </w:p>
        </w:tc>
        <w:tc>
          <w:tcPr>
            <w:tcW w:w="1985" w:type="dxa"/>
            <w:shd w:val="clear" w:color="auto" w:fill="auto"/>
          </w:tcPr>
          <w:p w14:paraId="1C7C8749" w14:textId="1024D439" w:rsidR="00B313B7" w:rsidRPr="002D1E6F" w:rsidRDefault="00B313B7" w:rsidP="00DA6B15">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So</w:t>
            </w:r>
          </w:p>
        </w:tc>
        <w:tc>
          <w:tcPr>
            <w:tcW w:w="2652" w:type="dxa"/>
            <w:shd w:val="clear" w:color="auto" w:fill="auto"/>
            <w:noWrap/>
            <w:vAlign w:val="center"/>
            <w:hideMark/>
          </w:tcPr>
          <w:p w14:paraId="2173846F" w14:textId="74F4B335" w:rsidR="00B313B7" w:rsidRPr="002D1E6F" w:rsidRDefault="00B313B7" w:rsidP="00B313B7">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 xml:space="preserve">only </w:t>
            </w:r>
            <w:r w:rsidRPr="002D1E6F">
              <w:rPr>
                <w:rFonts w:ascii="Calibri" w:eastAsia="Times New Roman" w:hAnsi="Calibri" w:cs="Times New Roman"/>
                <w:color w:val="000000"/>
                <w:sz w:val="18"/>
                <w:szCs w:val="18"/>
                <w:u w:val="single"/>
                <w:lang w:eastAsia="en-GB"/>
              </w:rPr>
              <w:t>So</w:t>
            </w:r>
            <w:r w:rsidRPr="002D1E6F">
              <w:rPr>
                <w:rFonts w:ascii="Calibri" w:eastAsia="Times New Roman" w:hAnsi="Calibri" w:cs="Times New Roman"/>
                <w:color w:val="000000"/>
                <w:sz w:val="18"/>
                <w:szCs w:val="18"/>
                <w:lang w:eastAsia="en-GB"/>
              </w:rPr>
              <w:t>rting observed</w:t>
            </w:r>
          </w:p>
        </w:tc>
      </w:tr>
      <w:tr w:rsidR="00B313B7" w:rsidRPr="002D1E6F" w14:paraId="3048050B" w14:textId="77777777" w:rsidTr="00B313B7">
        <w:trPr>
          <w:trHeight w:val="300"/>
          <w:jc w:val="center"/>
        </w:trPr>
        <w:tc>
          <w:tcPr>
            <w:tcW w:w="1170" w:type="dxa"/>
            <w:shd w:val="clear" w:color="auto" w:fill="auto"/>
            <w:noWrap/>
            <w:vAlign w:val="center"/>
          </w:tcPr>
          <w:p w14:paraId="06811006" w14:textId="4121BF04" w:rsidR="00B313B7" w:rsidRPr="002D1E6F" w:rsidRDefault="00B313B7" w:rsidP="00DA6B15">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w:t>
            </w:r>
          </w:p>
        </w:tc>
        <w:tc>
          <w:tcPr>
            <w:tcW w:w="1134" w:type="dxa"/>
            <w:vAlign w:val="center"/>
          </w:tcPr>
          <w:p w14:paraId="205077AB" w14:textId="7E44E96C" w:rsidR="00B313B7" w:rsidRPr="002D1E6F" w:rsidRDefault="00B313B7" w:rsidP="00DA6B15">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w:t>
            </w:r>
          </w:p>
        </w:tc>
        <w:tc>
          <w:tcPr>
            <w:tcW w:w="1985" w:type="dxa"/>
            <w:shd w:val="clear" w:color="auto" w:fill="auto"/>
          </w:tcPr>
          <w:p w14:paraId="7D91459B" w14:textId="56982B11" w:rsidR="00B313B7" w:rsidRPr="002D1E6F" w:rsidRDefault="00B313B7" w:rsidP="00DA6B15">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w:t>
            </w:r>
          </w:p>
        </w:tc>
        <w:tc>
          <w:tcPr>
            <w:tcW w:w="2652" w:type="dxa"/>
            <w:shd w:val="clear" w:color="auto" w:fill="auto"/>
            <w:noWrap/>
          </w:tcPr>
          <w:p w14:paraId="4A0BAB85" w14:textId="705EBD4E" w:rsidR="00B313B7" w:rsidRPr="002D1E6F" w:rsidRDefault="00B313B7" w:rsidP="00DA6B15">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w:t>
            </w:r>
          </w:p>
        </w:tc>
      </w:tr>
    </w:tbl>
    <w:p w14:paraId="56679CE2" w14:textId="27CF9893" w:rsidR="00DA6B15" w:rsidRPr="002D1E6F" w:rsidRDefault="00DA6B15" w:rsidP="00B313B7"/>
    <w:p w14:paraId="3F5427EF" w14:textId="1A8CC794" w:rsidR="00DA6B15" w:rsidRPr="002D1E6F" w:rsidRDefault="00DA6B15" w:rsidP="00B313B7">
      <w:r w:rsidRPr="002D1E6F">
        <w:t>SS Table</w:t>
      </w:r>
    </w:p>
    <w:tbl>
      <w:tblPr>
        <w:tblW w:w="1062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70"/>
        <w:gridCol w:w="1134"/>
        <w:gridCol w:w="1134"/>
        <w:gridCol w:w="1985"/>
        <w:gridCol w:w="1802"/>
        <w:gridCol w:w="1701"/>
        <w:gridCol w:w="1701"/>
      </w:tblGrid>
      <w:tr w:rsidR="0025787C" w:rsidRPr="002D1E6F" w14:paraId="30316316" w14:textId="46093867" w:rsidTr="0025787C">
        <w:trPr>
          <w:trHeight w:val="300"/>
          <w:jc w:val="center"/>
        </w:trPr>
        <w:tc>
          <w:tcPr>
            <w:tcW w:w="1170" w:type="dxa"/>
            <w:shd w:val="clear" w:color="auto" w:fill="auto"/>
            <w:noWrap/>
            <w:vAlign w:val="center"/>
            <w:hideMark/>
          </w:tcPr>
          <w:p w14:paraId="6C1B0338" w14:textId="5A9DD3BF" w:rsidR="0025787C" w:rsidRPr="002D1E6F" w:rsidRDefault="0025787C" w:rsidP="0025787C">
            <w:pPr>
              <w:spacing w:after="0" w:line="240" w:lineRule="auto"/>
              <w:jc w:val="center"/>
              <w:rPr>
                <w:rFonts w:ascii="Calibri" w:eastAsia="Times New Roman" w:hAnsi="Calibri" w:cs="Times New Roman"/>
                <w:b/>
                <w:color w:val="000000"/>
                <w:sz w:val="18"/>
                <w:szCs w:val="18"/>
                <w:lang w:eastAsia="en-GB"/>
              </w:rPr>
            </w:pPr>
            <w:r w:rsidRPr="002D1E6F">
              <w:rPr>
                <w:rFonts w:ascii="Calibri" w:eastAsia="Times New Roman" w:hAnsi="Calibri" w:cs="Times New Roman"/>
                <w:b/>
                <w:color w:val="000000"/>
                <w:sz w:val="18"/>
                <w:szCs w:val="18"/>
                <w:lang w:eastAsia="en-GB"/>
              </w:rPr>
              <w:t>SSid</w:t>
            </w:r>
          </w:p>
        </w:tc>
        <w:tc>
          <w:tcPr>
            <w:tcW w:w="1134" w:type="dxa"/>
          </w:tcPr>
          <w:p w14:paraId="5A217A50" w14:textId="20269E72" w:rsidR="0025787C" w:rsidRPr="002D1E6F" w:rsidRDefault="0025787C" w:rsidP="0025787C">
            <w:pPr>
              <w:spacing w:after="0" w:line="240" w:lineRule="auto"/>
              <w:jc w:val="center"/>
              <w:rPr>
                <w:rFonts w:ascii="Calibri" w:eastAsia="Times New Roman" w:hAnsi="Calibri" w:cs="Times New Roman"/>
                <w:b/>
                <w:color w:val="000000"/>
                <w:sz w:val="18"/>
                <w:szCs w:val="18"/>
                <w:lang w:eastAsia="en-GB"/>
              </w:rPr>
            </w:pPr>
            <w:r w:rsidRPr="002D1E6F">
              <w:rPr>
                <w:rFonts w:ascii="Calibri" w:eastAsia="Times New Roman" w:hAnsi="Calibri" w:cs="Times New Roman"/>
                <w:b/>
                <w:color w:val="000000"/>
                <w:sz w:val="18"/>
                <w:szCs w:val="18"/>
                <w:lang w:eastAsia="en-GB"/>
              </w:rPr>
              <w:t>Foid</w:t>
            </w:r>
          </w:p>
        </w:tc>
        <w:tc>
          <w:tcPr>
            <w:tcW w:w="1134" w:type="dxa"/>
            <w:vAlign w:val="center"/>
          </w:tcPr>
          <w:p w14:paraId="635772A1" w14:textId="31711438" w:rsidR="0025787C" w:rsidRPr="002D1E6F" w:rsidRDefault="0025787C" w:rsidP="0025787C">
            <w:pPr>
              <w:spacing w:after="0" w:line="240" w:lineRule="auto"/>
              <w:jc w:val="center"/>
              <w:rPr>
                <w:rFonts w:ascii="Calibri" w:eastAsia="Times New Roman" w:hAnsi="Calibri" w:cs="Times New Roman"/>
                <w:b/>
                <w:color w:val="000000"/>
                <w:sz w:val="18"/>
                <w:szCs w:val="18"/>
                <w:lang w:eastAsia="en-GB"/>
              </w:rPr>
            </w:pPr>
            <w:r w:rsidRPr="002D1E6F">
              <w:rPr>
                <w:rFonts w:ascii="Calibri" w:eastAsia="Times New Roman" w:hAnsi="Calibri" w:cs="Times New Roman"/>
                <w:b/>
                <w:color w:val="000000"/>
                <w:sz w:val="18"/>
                <w:szCs w:val="18"/>
                <w:lang w:eastAsia="en-GB"/>
              </w:rPr>
              <w:t>...</w:t>
            </w:r>
          </w:p>
        </w:tc>
        <w:tc>
          <w:tcPr>
            <w:tcW w:w="1985" w:type="dxa"/>
            <w:shd w:val="clear" w:color="auto" w:fill="auto"/>
            <w:noWrap/>
            <w:vAlign w:val="center"/>
            <w:hideMark/>
          </w:tcPr>
          <w:p w14:paraId="2CD56AEC" w14:textId="685495F4" w:rsidR="0025787C" w:rsidRPr="002D1E6F" w:rsidRDefault="0025787C" w:rsidP="0025787C">
            <w:pPr>
              <w:spacing w:after="0" w:line="240" w:lineRule="auto"/>
              <w:jc w:val="center"/>
              <w:rPr>
                <w:rFonts w:ascii="Calibri" w:eastAsia="Times New Roman" w:hAnsi="Calibri" w:cs="Times New Roman"/>
                <w:b/>
                <w:color w:val="000000"/>
                <w:sz w:val="18"/>
                <w:szCs w:val="18"/>
                <w:lang w:eastAsia="en-GB"/>
              </w:rPr>
            </w:pPr>
            <w:r w:rsidRPr="002D1E6F">
              <w:rPr>
                <w:rFonts w:ascii="Calibri" w:eastAsia="Times New Roman" w:hAnsi="Calibri" w:cs="Times New Roman"/>
                <w:b/>
                <w:color w:val="000000"/>
                <w:sz w:val="18"/>
                <w:szCs w:val="18"/>
                <w:lang w:eastAsia="en-GB"/>
              </w:rPr>
              <w:t>SSobservationActivity</w:t>
            </w:r>
          </w:p>
        </w:tc>
        <w:tc>
          <w:tcPr>
            <w:tcW w:w="1802" w:type="dxa"/>
            <w:shd w:val="clear" w:color="auto" w:fill="auto"/>
            <w:noWrap/>
            <w:vAlign w:val="center"/>
            <w:hideMark/>
          </w:tcPr>
          <w:p w14:paraId="1273B0CF" w14:textId="2D1FADDB" w:rsidR="0025787C" w:rsidRPr="002D1E6F" w:rsidRDefault="0025787C" w:rsidP="00A43A0C">
            <w:pPr>
              <w:spacing w:after="0" w:line="240" w:lineRule="auto"/>
              <w:jc w:val="center"/>
              <w:rPr>
                <w:rFonts w:ascii="Calibri" w:eastAsia="Times New Roman" w:hAnsi="Calibri" w:cs="Times New Roman"/>
                <w:b/>
                <w:color w:val="000000"/>
                <w:sz w:val="18"/>
                <w:szCs w:val="18"/>
                <w:lang w:eastAsia="en-GB"/>
              </w:rPr>
            </w:pPr>
            <w:r w:rsidRPr="002D1E6F">
              <w:rPr>
                <w:rFonts w:ascii="Calibri" w:eastAsia="Times New Roman" w:hAnsi="Calibri" w:cs="Times New Roman"/>
                <w:b/>
                <w:color w:val="000000"/>
                <w:sz w:val="18"/>
                <w:szCs w:val="18"/>
                <w:lang w:eastAsia="en-GB"/>
              </w:rPr>
              <w:t>SScatch</w:t>
            </w:r>
            <w:r w:rsidR="00A43A0C" w:rsidRPr="002D1E6F">
              <w:rPr>
                <w:rFonts w:ascii="Calibri" w:eastAsia="Times New Roman" w:hAnsi="Calibri" w:cs="Times New Roman"/>
                <w:b/>
                <w:color w:val="000000"/>
                <w:sz w:val="18"/>
                <w:szCs w:val="18"/>
                <w:lang w:eastAsia="en-GB"/>
              </w:rPr>
              <w:t>Fraction</w:t>
            </w:r>
          </w:p>
        </w:tc>
        <w:tc>
          <w:tcPr>
            <w:tcW w:w="1701" w:type="dxa"/>
            <w:shd w:val="clear" w:color="auto" w:fill="auto"/>
            <w:noWrap/>
            <w:vAlign w:val="center"/>
            <w:hideMark/>
          </w:tcPr>
          <w:p w14:paraId="7B52BD34" w14:textId="261E01B0" w:rsidR="0025787C" w:rsidRPr="002D1E6F" w:rsidRDefault="0025787C" w:rsidP="0025787C">
            <w:pPr>
              <w:spacing w:after="0" w:line="240" w:lineRule="auto"/>
              <w:jc w:val="center"/>
              <w:rPr>
                <w:rFonts w:ascii="Calibri" w:eastAsia="Times New Roman" w:hAnsi="Calibri" w:cs="Times New Roman"/>
                <w:b/>
                <w:color w:val="000000"/>
                <w:sz w:val="18"/>
                <w:szCs w:val="18"/>
                <w:lang w:eastAsia="en-GB"/>
              </w:rPr>
            </w:pPr>
            <w:r w:rsidRPr="002D1E6F">
              <w:rPr>
                <w:rFonts w:ascii="Calibri" w:eastAsia="Times New Roman" w:hAnsi="Calibri" w:cs="Times New Roman"/>
                <w:b/>
                <w:color w:val="000000"/>
                <w:sz w:val="18"/>
                <w:szCs w:val="18"/>
                <w:lang w:eastAsia="en-GB"/>
              </w:rPr>
              <w:t>SSobservationType</w:t>
            </w:r>
          </w:p>
        </w:tc>
        <w:tc>
          <w:tcPr>
            <w:tcW w:w="1701" w:type="dxa"/>
            <w:vAlign w:val="center"/>
          </w:tcPr>
          <w:p w14:paraId="6AC5A1B4" w14:textId="19F91256" w:rsidR="0025787C" w:rsidRPr="002D1E6F" w:rsidRDefault="0025787C" w:rsidP="0025787C">
            <w:pPr>
              <w:spacing w:after="0" w:line="240" w:lineRule="auto"/>
              <w:jc w:val="center"/>
              <w:rPr>
                <w:rFonts w:ascii="Calibri" w:eastAsia="Times New Roman" w:hAnsi="Calibri" w:cs="Times New Roman"/>
                <w:b/>
                <w:color w:val="000000"/>
                <w:sz w:val="18"/>
                <w:szCs w:val="18"/>
                <w:lang w:eastAsia="en-GB"/>
              </w:rPr>
            </w:pPr>
            <w:r w:rsidRPr="002D1E6F">
              <w:rPr>
                <w:rFonts w:ascii="Calibri" w:eastAsia="Times New Roman" w:hAnsi="Calibri" w:cs="Times New Roman"/>
                <w:b/>
                <w:color w:val="000000"/>
                <w:sz w:val="18"/>
                <w:szCs w:val="18"/>
                <w:lang w:eastAsia="en-GB"/>
              </w:rPr>
              <w:t>SSsppListName</w:t>
            </w:r>
          </w:p>
        </w:tc>
      </w:tr>
      <w:tr w:rsidR="008D5A1D" w:rsidRPr="002D1E6F" w14:paraId="50EB85D3" w14:textId="3AD971E0" w:rsidTr="0025787C">
        <w:trPr>
          <w:trHeight w:val="300"/>
          <w:jc w:val="center"/>
        </w:trPr>
        <w:tc>
          <w:tcPr>
            <w:tcW w:w="1170" w:type="dxa"/>
            <w:shd w:val="clear" w:color="auto" w:fill="auto"/>
            <w:noWrap/>
            <w:vAlign w:val="center"/>
            <w:hideMark/>
          </w:tcPr>
          <w:p w14:paraId="71B30BBF" w14:textId="77777777" w:rsidR="008D5A1D" w:rsidRPr="002D1E6F" w:rsidRDefault="008D5A1D" w:rsidP="008D5A1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1</w:t>
            </w:r>
          </w:p>
        </w:tc>
        <w:tc>
          <w:tcPr>
            <w:tcW w:w="1134" w:type="dxa"/>
          </w:tcPr>
          <w:p w14:paraId="28700842" w14:textId="04995149" w:rsidR="008D5A1D" w:rsidRPr="002D1E6F" w:rsidRDefault="008D5A1D" w:rsidP="008D5A1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1</w:t>
            </w:r>
          </w:p>
        </w:tc>
        <w:tc>
          <w:tcPr>
            <w:tcW w:w="1134" w:type="dxa"/>
            <w:vAlign w:val="center"/>
          </w:tcPr>
          <w:p w14:paraId="7CD68689" w14:textId="515E4453" w:rsidR="008D5A1D" w:rsidRPr="002D1E6F" w:rsidRDefault="008D5A1D" w:rsidP="008D5A1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w:t>
            </w:r>
          </w:p>
        </w:tc>
        <w:tc>
          <w:tcPr>
            <w:tcW w:w="1985" w:type="dxa"/>
            <w:shd w:val="clear" w:color="auto" w:fill="auto"/>
            <w:noWrap/>
            <w:vAlign w:val="center"/>
            <w:hideMark/>
          </w:tcPr>
          <w:p w14:paraId="4CF42231" w14:textId="03F03289" w:rsidR="008D5A1D" w:rsidRPr="002D1E6F" w:rsidRDefault="008D5A1D" w:rsidP="008D5A1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SORT</w:t>
            </w:r>
          </w:p>
        </w:tc>
        <w:tc>
          <w:tcPr>
            <w:tcW w:w="1802" w:type="dxa"/>
            <w:shd w:val="clear" w:color="auto" w:fill="auto"/>
            <w:noWrap/>
            <w:vAlign w:val="center"/>
            <w:hideMark/>
          </w:tcPr>
          <w:p w14:paraId="4CD08558" w14:textId="7AD6E9CA" w:rsidR="008D5A1D" w:rsidRPr="002D1E6F" w:rsidRDefault="008D5A1D" w:rsidP="008D5A1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LAND</w:t>
            </w:r>
          </w:p>
        </w:tc>
        <w:tc>
          <w:tcPr>
            <w:tcW w:w="1701" w:type="dxa"/>
            <w:shd w:val="clear" w:color="auto" w:fill="auto"/>
            <w:noWrap/>
            <w:vAlign w:val="center"/>
            <w:hideMark/>
          </w:tcPr>
          <w:p w14:paraId="76986F1C" w14:textId="5BA65BE4" w:rsidR="008D5A1D" w:rsidRPr="002D1E6F" w:rsidRDefault="008D5A1D" w:rsidP="008D5A1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1</w:t>
            </w:r>
          </w:p>
        </w:tc>
        <w:tc>
          <w:tcPr>
            <w:tcW w:w="1701" w:type="dxa"/>
          </w:tcPr>
          <w:p w14:paraId="42F25F0A" w14:textId="74938E58" w:rsidR="008D5A1D" w:rsidRPr="002D1E6F" w:rsidRDefault="008D5A1D" w:rsidP="008D5A1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B</w:t>
            </w:r>
          </w:p>
        </w:tc>
      </w:tr>
      <w:tr w:rsidR="008D5A1D" w:rsidRPr="002D1E6F" w14:paraId="64F3D287" w14:textId="6734D31B" w:rsidTr="0025787C">
        <w:trPr>
          <w:trHeight w:val="300"/>
          <w:jc w:val="center"/>
        </w:trPr>
        <w:tc>
          <w:tcPr>
            <w:tcW w:w="1170" w:type="dxa"/>
            <w:shd w:val="clear" w:color="auto" w:fill="auto"/>
            <w:noWrap/>
            <w:vAlign w:val="center"/>
            <w:hideMark/>
          </w:tcPr>
          <w:p w14:paraId="7679C4D8" w14:textId="77777777" w:rsidR="008D5A1D" w:rsidRPr="002D1E6F" w:rsidRDefault="008D5A1D" w:rsidP="008D5A1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2</w:t>
            </w:r>
          </w:p>
        </w:tc>
        <w:tc>
          <w:tcPr>
            <w:tcW w:w="1134" w:type="dxa"/>
          </w:tcPr>
          <w:p w14:paraId="3E782A53" w14:textId="08D01725" w:rsidR="008D5A1D" w:rsidRPr="002D1E6F" w:rsidRDefault="008D5A1D" w:rsidP="008D5A1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1</w:t>
            </w:r>
          </w:p>
        </w:tc>
        <w:tc>
          <w:tcPr>
            <w:tcW w:w="1134" w:type="dxa"/>
            <w:vAlign w:val="center"/>
          </w:tcPr>
          <w:p w14:paraId="38818077" w14:textId="6CF9993A" w:rsidR="008D5A1D" w:rsidRPr="002D1E6F" w:rsidRDefault="008D5A1D" w:rsidP="008D5A1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w:t>
            </w:r>
          </w:p>
        </w:tc>
        <w:tc>
          <w:tcPr>
            <w:tcW w:w="1985" w:type="dxa"/>
            <w:shd w:val="clear" w:color="auto" w:fill="auto"/>
            <w:noWrap/>
            <w:hideMark/>
          </w:tcPr>
          <w:p w14:paraId="5B2A2195" w14:textId="28A71D41" w:rsidR="008D5A1D" w:rsidRPr="002D1E6F" w:rsidRDefault="008D5A1D" w:rsidP="008D5A1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SORT</w:t>
            </w:r>
          </w:p>
        </w:tc>
        <w:tc>
          <w:tcPr>
            <w:tcW w:w="1802" w:type="dxa"/>
            <w:shd w:val="clear" w:color="auto" w:fill="auto"/>
            <w:noWrap/>
            <w:vAlign w:val="center"/>
            <w:hideMark/>
          </w:tcPr>
          <w:p w14:paraId="7A572E7C" w14:textId="1923B6B1" w:rsidR="008D5A1D" w:rsidRPr="002D1E6F" w:rsidRDefault="008D5A1D" w:rsidP="008D5A1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DIS</w:t>
            </w:r>
          </w:p>
        </w:tc>
        <w:tc>
          <w:tcPr>
            <w:tcW w:w="1701" w:type="dxa"/>
            <w:shd w:val="clear" w:color="auto" w:fill="auto"/>
            <w:noWrap/>
            <w:vAlign w:val="center"/>
            <w:hideMark/>
          </w:tcPr>
          <w:p w14:paraId="7D9F57AF" w14:textId="074A6993" w:rsidR="008D5A1D" w:rsidRPr="002D1E6F" w:rsidRDefault="008D5A1D" w:rsidP="008D5A1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1</w:t>
            </w:r>
          </w:p>
        </w:tc>
        <w:tc>
          <w:tcPr>
            <w:tcW w:w="1701" w:type="dxa"/>
          </w:tcPr>
          <w:p w14:paraId="70938FCB" w14:textId="4058F874" w:rsidR="008D5A1D" w:rsidRPr="002D1E6F" w:rsidRDefault="008D5A1D" w:rsidP="008D5A1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B</w:t>
            </w:r>
          </w:p>
        </w:tc>
      </w:tr>
      <w:tr w:rsidR="008D5A1D" w:rsidRPr="002D1E6F" w14:paraId="7AA88210" w14:textId="6800488B" w:rsidTr="0025787C">
        <w:trPr>
          <w:trHeight w:val="300"/>
          <w:jc w:val="center"/>
        </w:trPr>
        <w:tc>
          <w:tcPr>
            <w:tcW w:w="1170" w:type="dxa"/>
            <w:shd w:val="clear" w:color="auto" w:fill="auto"/>
            <w:noWrap/>
            <w:vAlign w:val="center"/>
          </w:tcPr>
          <w:p w14:paraId="29C5A705" w14:textId="1C07711E" w:rsidR="008D5A1D" w:rsidRPr="002D1E6F" w:rsidRDefault="008D5A1D" w:rsidP="008D5A1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w:t>
            </w:r>
          </w:p>
        </w:tc>
        <w:tc>
          <w:tcPr>
            <w:tcW w:w="1134" w:type="dxa"/>
          </w:tcPr>
          <w:p w14:paraId="1EA53838" w14:textId="77777777" w:rsidR="008D5A1D" w:rsidRPr="002D1E6F" w:rsidRDefault="008D5A1D" w:rsidP="008D5A1D">
            <w:pPr>
              <w:spacing w:after="0" w:line="240" w:lineRule="auto"/>
              <w:jc w:val="center"/>
              <w:rPr>
                <w:rFonts w:ascii="Calibri" w:eastAsia="Times New Roman" w:hAnsi="Calibri" w:cs="Times New Roman"/>
                <w:color w:val="000000"/>
                <w:sz w:val="18"/>
                <w:szCs w:val="18"/>
                <w:lang w:eastAsia="en-GB"/>
              </w:rPr>
            </w:pPr>
          </w:p>
        </w:tc>
        <w:tc>
          <w:tcPr>
            <w:tcW w:w="1134" w:type="dxa"/>
            <w:vAlign w:val="center"/>
          </w:tcPr>
          <w:p w14:paraId="436A882C" w14:textId="77777777" w:rsidR="008D5A1D" w:rsidRPr="002D1E6F" w:rsidRDefault="008D5A1D" w:rsidP="008D5A1D">
            <w:pPr>
              <w:spacing w:after="0" w:line="240" w:lineRule="auto"/>
              <w:jc w:val="center"/>
              <w:rPr>
                <w:rFonts w:ascii="Calibri" w:eastAsia="Times New Roman" w:hAnsi="Calibri" w:cs="Times New Roman"/>
                <w:color w:val="000000"/>
                <w:sz w:val="18"/>
                <w:szCs w:val="18"/>
                <w:lang w:eastAsia="en-GB"/>
              </w:rPr>
            </w:pPr>
          </w:p>
        </w:tc>
        <w:tc>
          <w:tcPr>
            <w:tcW w:w="1985" w:type="dxa"/>
            <w:shd w:val="clear" w:color="auto" w:fill="auto"/>
            <w:noWrap/>
          </w:tcPr>
          <w:p w14:paraId="68F6D2EE" w14:textId="77777777" w:rsidR="008D5A1D" w:rsidRPr="002D1E6F" w:rsidRDefault="008D5A1D" w:rsidP="008D5A1D">
            <w:pPr>
              <w:spacing w:after="0" w:line="240" w:lineRule="auto"/>
              <w:jc w:val="center"/>
              <w:rPr>
                <w:rFonts w:ascii="Calibri" w:eastAsia="Times New Roman" w:hAnsi="Calibri" w:cs="Times New Roman"/>
                <w:color w:val="000000"/>
                <w:sz w:val="18"/>
                <w:szCs w:val="18"/>
                <w:lang w:eastAsia="en-GB"/>
              </w:rPr>
            </w:pPr>
          </w:p>
        </w:tc>
        <w:tc>
          <w:tcPr>
            <w:tcW w:w="1802" w:type="dxa"/>
            <w:shd w:val="clear" w:color="auto" w:fill="auto"/>
            <w:noWrap/>
            <w:vAlign w:val="center"/>
          </w:tcPr>
          <w:p w14:paraId="6006D138" w14:textId="77777777" w:rsidR="008D5A1D" w:rsidRPr="002D1E6F" w:rsidRDefault="008D5A1D" w:rsidP="008D5A1D">
            <w:pPr>
              <w:spacing w:after="0" w:line="240" w:lineRule="auto"/>
              <w:jc w:val="center"/>
              <w:rPr>
                <w:rFonts w:ascii="Calibri" w:eastAsia="Times New Roman" w:hAnsi="Calibri" w:cs="Times New Roman"/>
                <w:color w:val="000000"/>
                <w:sz w:val="18"/>
                <w:szCs w:val="18"/>
                <w:lang w:eastAsia="en-GB"/>
              </w:rPr>
            </w:pPr>
          </w:p>
        </w:tc>
        <w:tc>
          <w:tcPr>
            <w:tcW w:w="1701" w:type="dxa"/>
            <w:shd w:val="clear" w:color="auto" w:fill="auto"/>
            <w:noWrap/>
            <w:vAlign w:val="center"/>
          </w:tcPr>
          <w:p w14:paraId="00954C9B" w14:textId="77777777" w:rsidR="008D5A1D" w:rsidRPr="002D1E6F" w:rsidRDefault="008D5A1D" w:rsidP="008D5A1D">
            <w:pPr>
              <w:spacing w:after="0" w:line="240" w:lineRule="auto"/>
              <w:jc w:val="center"/>
              <w:rPr>
                <w:rFonts w:ascii="Calibri" w:eastAsia="Times New Roman" w:hAnsi="Calibri" w:cs="Times New Roman"/>
                <w:color w:val="000000"/>
                <w:sz w:val="18"/>
                <w:szCs w:val="18"/>
                <w:lang w:eastAsia="en-GB"/>
              </w:rPr>
            </w:pPr>
          </w:p>
        </w:tc>
        <w:tc>
          <w:tcPr>
            <w:tcW w:w="1701" w:type="dxa"/>
          </w:tcPr>
          <w:p w14:paraId="6DEBE89D" w14:textId="77777777" w:rsidR="008D5A1D" w:rsidRPr="002D1E6F" w:rsidRDefault="008D5A1D" w:rsidP="008D5A1D">
            <w:pPr>
              <w:spacing w:after="0" w:line="240" w:lineRule="auto"/>
              <w:jc w:val="center"/>
              <w:rPr>
                <w:rFonts w:ascii="Calibri" w:eastAsia="Times New Roman" w:hAnsi="Calibri" w:cs="Times New Roman"/>
                <w:color w:val="000000"/>
                <w:sz w:val="18"/>
                <w:szCs w:val="18"/>
                <w:lang w:eastAsia="en-GB"/>
              </w:rPr>
            </w:pPr>
          </w:p>
        </w:tc>
      </w:tr>
    </w:tbl>
    <w:p w14:paraId="11C5CB75" w14:textId="77777777" w:rsidR="00DA6B15" w:rsidRPr="002D1E6F" w:rsidRDefault="00DA6B15" w:rsidP="000B3C0E"/>
    <w:p w14:paraId="11A50454" w14:textId="02A3B9B9" w:rsidR="00DA6B15" w:rsidRPr="002D1E6F" w:rsidRDefault="00DA6B15">
      <w:r w:rsidRPr="002D1E6F">
        <w:br w:type="page"/>
      </w:r>
    </w:p>
    <w:p w14:paraId="747DAB89" w14:textId="2053EA31" w:rsidR="00DA6B15" w:rsidRPr="002D1E6F" w:rsidRDefault="00DA6B15" w:rsidP="00DA6B15">
      <w:r w:rsidRPr="002D1E6F">
        <w:rPr>
          <w:b/>
        </w:rPr>
        <w:lastRenderedPageBreak/>
        <w:t>Situation 2:</w:t>
      </w:r>
      <w:r w:rsidRPr="002D1E6F">
        <w:t xml:space="preserve"> </w:t>
      </w:r>
      <w:r w:rsidR="00EA5DB3" w:rsidRPr="002D1E6F">
        <w:t>In a gill-netter, o</w:t>
      </w:r>
      <w:r w:rsidRPr="002D1E6F">
        <w:t xml:space="preserve">bservers </w:t>
      </w:r>
      <w:r w:rsidR="00EA5DB3" w:rsidRPr="002D1E6F">
        <w:t xml:space="preserve">screen visually the sorting of the catch for approximately 260 min out of the 360 minutes the operation takes. They also spend some time (60 min) on the edge of the boat observing the net being hauled and counting specimens that fall </w:t>
      </w:r>
      <w:r w:rsidR="00A43A0C" w:rsidRPr="002D1E6F">
        <w:t xml:space="preserve">back into the water or in the deck close to the drum </w:t>
      </w:r>
      <w:r w:rsidR="0031646D" w:rsidRPr="002D1E6F">
        <w:t xml:space="preserve">as </w:t>
      </w:r>
      <w:r w:rsidR="00A43A0C" w:rsidRPr="002D1E6F">
        <w:t>the net is being hauled</w:t>
      </w:r>
      <w:r w:rsidR="00EA5DB3" w:rsidRPr="002D1E6F">
        <w:t xml:space="preserve">. </w:t>
      </w:r>
      <w:r w:rsidR="00A43A0C" w:rsidRPr="002D1E6F">
        <w:t>T</w:t>
      </w:r>
      <w:r w:rsidR="008D5A1D" w:rsidRPr="002D1E6F">
        <w:t>hey make their observations with regards to the species in a list A.</w:t>
      </w:r>
    </w:p>
    <w:p w14:paraId="55049F41" w14:textId="715DC8BE" w:rsidR="00EA5DB3" w:rsidRPr="002D1E6F" w:rsidRDefault="00A555D8" w:rsidP="000B3C0E">
      <w:r w:rsidRPr="002D1E6F">
        <w:rPr>
          <w:noProof/>
          <w:lang w:val="en-US"/>
        </w:rPr>
        <w:drawing>
          <wp:inline distT="0" distB="0" distL="0" distR="0" wp14:anchorId="314008D7" wp14:editId="00747707">
            <wp:extent cx="5342400" cy="2998800"/>
            <wp:effectExtent l="0" t="0" r="0" b="0"/>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42400" cy="2998800"/>
                    </a:xfrm>
                    <a:prstGeom prst="rect">
                      <a:avLst/>
                    </a:prstGeom>
                    <a:noFill/>
                  </pic:spPr>
                </pic:pic>
              </a:graphicData>
            </a:graphic>
          </wp:inline>
        </w:drawing>
      </w:r>
    </w:p>
    <w:p w14:paraId="023187EF" w14:textId="77777777" w:rsidR="00EA5DB3" w:rsidRPr="002D1E6F" w:rsidRDefault="00EA5DB3" w:rsidP="00EA5DB3"/>
    <w:p w14:paraId="19AC6FB3" w14:textId="77777777" w:rsidR="00EA5DB3" w:rsidRPr="002D1E6F" w:rsidRDefault="00EA5DB3" w:rsidP="00EA5DB3">
      <w:r w:rsidRPr="002D1E6F">
        <w:t>FO Table</w:t>
      </w:r>
    </w:p>
    <w:tbl>
      <w:tblPr>
        <w:tblW w:w="694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70"/>
        <w:gridCol w:w="1134"/>
        <w:gridCol w:w="1985"/>
        <w:gridCol w:w="2652"/>
      </w:tblGrid>
      <w:tr w:rsidR="00B313B7" w:rsidRPr="002D1E6F" w14:paraId="2212C6B8" w14:textId="77777777" w:rsidTr="000B3C0E">
        <w:trPr>
          <w:trHeight w:val="300"/>
          <w:jc w:val="center"/>
        </w:trPr>
        <w:tc>
          <w:tcPr>
            <w:tcW w:w="1170" w:type="dxa"/>
            <w:shd w:val="clear" w:color="auto" w:fill="auto"/>
            <w:noWrap/>
            <w:vAlign w:val="center"/>
            <w:hideMark/>
          </w:tcPr>
          <w:p w14:paraId="0745F142" w14:textId="77777777" w:rsidR="00B313B7" w:rsidRPr="002D1E6F" w:rsidRDefault="00B313B7" w:rsidP="00B313B7">
            <w:pPr>
              <w:spacing w:after="0" w:line="240" w:lineRule="auto"/>
              <w:jc w:val="center"/>
              <w:rPr>
                <w:rFonts w:ascii="Calibri" w:eastAsia="Times New Roman" w:hAnsi="Calibri" w:cs="Times New Roman"/>
                <w:b/>
                <w:color w:val="000000"/>
                <w:sz w:val="18"/>
                <w:szCs w:val="18"/>
                <w:lang w:eastAsia="en-GB"/>
              </w:rPr>
            </w:pPr>
            <w:r w:rsidRPr="002D1E6F">
              <w:rPr>
                <w:rFonts w:ascii="Calibri" w:eastAsia="Times New Roman" w:hAnsi="Calibri" w:cs="Times New Roman"/>
                <w:b/>
                <w:color w:val="000000"/>
                <w:sz w:val="18"/>
                <w:szCs w:val="18"/>
                <w:lang w:eastAsia="en-GB"/>
              </w:rPr>
              <w:t>FOid</w:t>
            </w:r>
          </w:p>
        </w:tc>
        <w:tc>
          <w:tcPr>
            <w:tcW w:w="1134" w:type="dxa"/>
            <w:vAlign w:val="center"/>
          </w:tcPr>
          <w:p w14:paraId="2145328B" w14:textId="77777777" w:rsidR="00B313B7" w:rsidRPr="002D1E6F" w:rsidRDefault="00B313B7" w:rsidP="00B313B7">
            <w:pPr>
              <w:spacing w:after="0" w:line="240" w:lineRule="auto"/>
              <w:jc w:val="center"/>
              <w:rPr>
                <w:rFonts w:ascii="Calibri" w:eastAsia="Times New Roman" w:hAnsi="Calibri" w:cs="Times New Roman"/>
                <w:b/>
                <w:color w:val="000000"/>
                <w:sz w:val="18"/>
                <w:szCs w:val="18"/>
                <w:lang w:eastAsia="en-GB"/>
              </w:rPr>
            </w:pPr>
            <w:r w:rsidRPr="002D1E6F">
              <w:rPr>
                <w:rFonts w:ascii="Calibri" w:eastAsia="Times New Roman" w:hAnsi="Calibri" w:cs="Times New Roman"/>
                <w:b/>
                <w:color w:val="000000"/>
                <w:sz w:val="18"/>
                <w:szCs w:val="18"/>
                <w:lang w:eastAsia="en-GB"/>
              </w:rPr>
              <w:t>...</w:t>
            </w:r>
          </w:p>
        </w:tc>
        <w:tc>
          <w:tcPr>
            <w:tcW w:w="1985" w:type="dxa"/>
            <w:shd w:val="clear" w:color="auto" w:fill="auto"/>
            <w:noWrap/>
            <w:vAlign w:val="center"/>
            <w:hideMark/>
          </w:tcPr>
          <w:p w14:paraId="76B0AF7F" w14:textId="06AAE952" w:rsidR="00B313B7" w:rsidRPr="002D1E6F" w:rsidRDefault="00B313B7" w:rsidP="00B313B7">
            <w:pPr>
              <w:spacing w:after="0" w:line="240" w:lineRule="auto"/>
              <w:jc w:val="center"/>
              <w:rPr>
                <w:rFonts w:ascii="Calibri" w:eastAsia="Times New Roman" w:hAnsi="Calibri" w:cs="Times New Roman"/>
                <w:b/>
                <w:color w:val="000000"/>
                <w:sz w:val="18"/>
                <w:szCs w:val="18"/>
                <w:lang w:eastAsia="en-GB"/>
              </w:rPr>
            </w:pPr>
            <w:r w:rsidRPr="002D1E6F">
              <w:rPr>
                <w:rFonts w:ascii="Calibri" w:eastAsia="Times New Roman" w:hAnsi="Calibri" w:cs="Times New Roman"/>
                <w:b/>
                <w:color w:val="000000"/>
                <w:sz w:val="18"/>
                <w:szCs w:val="18"/>
                <w:lang w:eastAsia="en-GB"/>
              </w:rPr>
              <w:t>FOobservationCode</w:t>
            </w:r>
          </w:p>
        </w:tc>
        <w:tc>
          <w:tcPr>
            <w:tcW w:w="2652" w:type="dxa"/>
            <w:shd w:val="clear" w:color="auto" w:fill="auto"/>
            <w:noWrap/>
            <w:vAlign w:val="center"/>
            <w:hideMark/>
          </w:tcPr>
          <w:p w14:paraId="73499365" w14:textId="67A476C1" w:rsidR="00B313B7" w:rsidRPr="002D1E6F" w:rsidRDefault="00B313B7" w:rsidP="00B313B7">
            <w:pPr>
              <w:spacing w:after="0" w:line="240" w:lineRule="auto"/>
              <w:jc w:val="center"/>
              <w:rPr>
                <w:rFonts w:ascii="Calibri" w:eastAsia="Times New Roman" w:hAnsi="Calibri" w:cs="Times New Roman"/>
                <w:b/>
                <w:color w:val="000000"/>
                <w:sz w:val="18"/>
                <w:szCs w:val="18"/>
                <w:lang w:eastAsia="en-GB"/>
              </w:rPr>
            </w:pPr>
            <w:r w:rsidRPr="002D1E6F">
              <w:rPr>
                <w:rFonts w:ascii="Calibri" w:eastAsia="Times New Roman" w:hAnsi="Calibri" w:cs="Times New Roman"/>
                <w:b/>
                <w:color w:val="000000"/>
                <w:sz w:val="18"/>
                <w:szCs w:val="18"/>
                <w:lang w:eastAsia="en-GB"/>
              </w:rPr>
              <w:t>Observation code explained</w:t>
            </w:r>
          </w:p>
        </w:tc>
      </w:tr>
      <w:tr w:rsidR="00B313B7" w:rsidRPr="002D1E6F" w14:paraId="445324A6" w14:textId="77777777" w:rsidTr="00B313B7">
        <w:trPr>
          <w:trHeight w:val="300"/>
          <w:jc w:val="center"/>
        </w:trPr>
        <w:tc>
          <w:tcPr>
            <w:tcW w:w="1170" w:type="dxa"/>
            <w:shd w:val="clear" w:color="auto" w:fill="auto"/>
            <w:noWrap/>
            <w:vAlign w:val="center"/>
            <w:hideMark/>
          </w:tcPr>
          <w:p w14:paraId="455E5091" w14:textId="77777777" w:rsidR="00B313B7" w:rsidRPr="002D1E6F" w:rsidRDefault="00B313B7" w:rsidP="00791991">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1</w:t>
            </w:r>
          </w:p>
        </w:tc>
        <w:tc>
          <w:tcPr>
            <w:tcW w:w="1134" w:type="dxa"/>
            <w:vAlign w:val="center"/>
          </w:tcPr>
          <w:p w14:paraId="4E45AEB4" w14:textId="77777777" w:rsidR="00B313B7" w:rsidRPr="002D1E6F" w:rsidRDefault="00B313B7" w:rsidP="00791991">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w:t>
            </w:r>
          </w:p>
        </w:tc>
        <w:tc>
          <w:tcPr>
            <w:tcW w:w="1985" w:type="dxa"/>
            <w:shd w:val="clear" w:color="auto" w:fill="auto"/>
            <w:noWrap/>
            <w:vAlign w:val="center"/>
            <w:hideMark/>
          </w:tcPr>
          <w:p w14:paraId="624C1C09" w14:textId="5FD5C26D" w:rsidR="00B313B7" w:rsidRPr="002D1E6F" w:rsidRDefault="0031646D" w:rsidP="00A43A0C">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Dr</w:t>
            </w:r>
            <w:r w:rsidR="00A43A0C" w:rsidRPr="002D1E6F">
              <w:rPr>
                <w:rFonts w:ascii="Calibri" w:eastAsia="Times New Roman" w:hAnsi="Calibri" w:cs="Times New Roman"/>
                <w:color w:val="000000"/>
                <w:sz w:val="18"/>
                <w:szCs w:val="18"/>
                <w:lang w:eastAsia="en-GB"/>
              </w:rPr>
              <w:t>Pr</w:t>
            </w:r>
            <w:r w:rsidR="00B313B7" w:rsidRPr="002D1E6F">
              <w:rPr>
                <w:rFonts w:ascii="Calibri" w:eastAsia="Times New Roman" w:hAnsi="Calibri" w:cs="Times New Roman"/>
                <w:color w:val="000000"/>
                <w:sz w:val="18"/>
                <w:szCs w:val="18"/>
                <w:lang w:eastAsia="en-GB"/>
              </w:rPr>
              <w:t>So</w:t>
            </w:r>
          </w:p>
        </w:tc>
        <w:tc>
          <w:tcPr>
            <w:tcW w:w="2652" w:type="dxa"/>
            <w:shd w:val="clear" w:color="auto" w:fill="auto"/>
            <w:noWrap/>
            <w:vAlign w:val="center"/>
            <w:hideMark/>
          </w:tcPr>
          <w:p w14:paraId="1CDC6DA6" w14:textId="6CD2036B" w:rsidR="00B313B7" w:rsidRPr="002D1E6F" w:rsidRDefault="0031646D" w:rsidP="0031646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u w:val="single"/>
                <w:lang w:eastAsia="en-GB"/>
              </w:rPr>
              <w:t>Dr</w:t>
            </w:r>
            <w:r w:rsidRPr="002D1E6F">
              <w:rPr>
                <w:rFonts w:ascii="Calibri" w:eastAsia="Times New Roman" w:hAnsi="Calibri" w:cs="Times New Roman"/>
                <w:color w:val="000000"/>
                <w:sz w:val="18"/>
                <w:szCs w:val="18"/>
                <w:lang w:eastAsia="en-GB"/>
              </w:rPr>
              <w:t xml:space="preserve">op-outs, </w:t>
            </w:r>
            <w:r w:rsidRPr="002D1E6F">
              <w:rPr>
                <w:rFonts w:ascii="Calibri" w:eastAsia="Times New Roman" w:hAnsi="Calibri" w:cs="Times New Roman"/>
                <w:color w:val="000000"/>
                <w:sz w:val="18"/>
                <w:szCs w:val="18"/>
                <w:u w:val="single"/>
                <w:lang w:eastAsia="en-GB"/>
              </w:rPr>
              <w:t>Pr</w:t>
            </w:r>
            <w:r w:rsidRPr="002D1E6F">
              <w:rPr>
                <w:rFonts w:ascii="Calibri" w:eastAsia="Times New Roman" w:hAnsi="Calibri" w:cs="Times New Roman"/>
                <w:color w:val="000000"/>
                <w:sz w:val="18"/>
                <w:szCs w:val="18"/>
                <w:lang w:eastAsia="en-GB"/>
              </w:rPr>
              <w:t>esorting</w:t>
            </w:r>
            <w:r w:rsidR="00B313B7" w:rsidRPr="002D1E6F">
              <w:rPr>
                <w:rFonts w:ascii="Calibri" w:eastAsia="Times New Roman" w:hAnsi="Calibri" w:cs="Times New Roman"/>
                <w:color w:val="000000"/>
                <w:sz w:val="18"/>
                <w:szCs w:val="18"/>
                <w:lang w:eastAsia="en-GB"/>
              </w:rPr>
              <w:t xml:space="preserve"> and </w:t>
            </w:r>
            <w:r w:rsidR="00B313B7" w:rsidRPr="002D1E6F">
              <w:rPr>
                <w:rFonts w:ascii="Calibri" w:eastAsia="Times New Roman" w:hAnsi="Calibri" w:cs="Times New Roman"/>
                <w:color w:val="000000"/>
                <w:sz w:val="18"/>
                <w:szCs w:val="18"/>
                <w:u w:val="single"/>
                <w:lang w:eastAsia="en-GB"/>
              </w:rPr>
              <w:t>So</w:t>
            </w:r>
            <w:r w:rsidR="00B313B7" w:rsidRPr="002D1E6F">
              <w:rPr>
                <w:rFonts w:ascii="Calibri" w:eastAsia="Times New Roman" w:hAnsi="Calibri" w:cs="Times New Roman"/>
                <w:color w:val="000000"/>
                <w:sz w:val="18"/>
                <w:szCs w:val="18"/>
                <w:lang w:eastAsia="en-GB"/>
              </w:rPr>
              <w:t>rting observed</w:t>
            </w:r>
          </w:p>
        </w:tc>
      </w:tr>
      <w:tr w:rsidR="00B313B7" w:rsidRPr="002D1E6F" w14:paraId="700459CF" w14:textId="77777777" w:rsidTr="00B313B7">
        <w:trPr>
          <w:trHeight w:val="300"/>
          <w:jc w:val="center"/>
        </w:trPr>
        <w:tc>
          <w:tcPr>
            <w:tcW w:w="1170" w:type="dxa"/>
            <w:shd w:val="clear" w:color="auto" w:fill="auto"/>
            <w:noWrap/>
            <w:vAlign w:val="center"/>
            <w:hideMark/>
          </w:tcPr>
          <w:p w14:paraId="44B1BE7C" w14:textId="77777777" w:rsidR="00B313B7" w:rsidRPr="002D1E6F" w:rsidRDefault="00B313B7" w:rsidP="00791991">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2</w:t>
            </w:r>
          </w:p>
        </w:tc>
        <w:tc>
          <w:tcPr>
            <w:tcW w:w="1134" w:type="dxa"/>
            <w:vAlign w:val="center"/>
          </w:tcPr>
          <w:p w14:paraId="71E56E24" w14:textId="77777777" w:rsidR="00B313B7" w:rsidRPr="002D1E6F" w:rsidRDefault="00B313B7" w:rsidP="00791991">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w:t>
            </w:r>
          </w:p>
        </w:tc>
        <w:tc>
          <w:tcPr>
            <w:tcW w:w="1985" w:type="dxa"/>
            <w:shd w:val="clear" w:color="auto" w:fill="auto"/>
            <w:noWrap/>
            <w:hideMark/>
          </w:tcPr>
          <w:p w14:paraId="09BF45C8" w14:textId="54809C90" w:rsidR="00B313B7" w:rsidRPr="002D1E6F" w:rsidRDefault="0031646D" w:rsidP="00A43A0C">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Dr</w:t>
            </w:r>
            <w:r w:rsidR="00A43A0C" w:rsidRPr="002D1E6F">
              <w:rPr>
                <w:rFonts w:ascii="Calibri" w:eastAsia="Times New Roman" w:hAnsi="Calibri" w:cs="Times New Roman"/>
                <w:color w:val="000000"/>
                <w:sz w:val="18"/>
                <w:szCs w:val="18"/>
                <w:lang w:eastAsia="en-GB"/>
              </w:rPr>
              <w:t>Pr</w:t>
            </w:r>
            <w:r w:rsidR="00B313B7" w:rsidRPr="002D1E6F">
              <w:rPr>
                <w:rFonts w:ascii="Calibri" w:eastAsia="Times New Roman" w:hAnsi="Calibri" w:cs="Times New Roman"/>
                <w:color w:val="000000"/>
                <w:sz w:val="18"/>
                <w:szCs w:val="18"/>
                <w:lang w:eastAsia="en-GB"/>
              </w:rPr>
              <w:t>So</w:t>
            </w:r>
          </w:p>
        </w:tc>
        <w:tc>
          <w:tcPr>
            <w:tcW w:w="2652" w:type="dxa"/>
            <w:shd w:val="clear" w:color="auto" w:fill="auto"/>
            <w:noWrap/>
            <w:vAlign w:val="center"/>
            <w:hideMark/>
          </w:tcPr>
          <w:p w14:paraId="09E4AFF3" w14:textId="5ACD5F9E" w:rsidR="00B313B7" w:rsidRPr="002D1E6F" w:rsidRDefault="0031646D" w:rsidP="00791991">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u w:val="single"/>
                <w:lang w:eastAsia="en-GB"/>
              </w:rPr>
              <w:t>Dr</w:t>
            </w:r>
            <w:r w:rsidRPr="002D1E6F">
              <w:rPr>
                <w:rFonts w:ascii="Calibri" w:eastAsia="Times New Roman" w:hAnsi="Calibri" w:cs="Times New Roman"/>
                <w:color w:val="000000"/>
                <w:sz w:val="18"/>
                <w:szCs w:val="18"/>
                <w:lang w:eastAsia="en-GB"/>
              </w:rPr>
              <w:t xml:space="preserve">op-outs, </w:t>
            </w:r>
            <w:r w:rsidRPr="002D1E6F">
              <w:rPr>
                <w:rFonts w:ascii="Calibri" w:eastAsia="Times New Roman" w:hAnsi="Calibri" w:cs="Times New Roman"/>
                <w:color w:val="000000"/>
                <w:sz w:val="18"/>
                <w:szCs w:val="18"/>
                <w:u w:val="single"/>
                <w:lang w:eastAsia="en-GB"/>
              </w:rPr>
              <w:t>Pr</w:t>
            </w:r>
            <w:r w:rsidRPr="002D1E6F">
              <w:rPr>
                <w:rFonts w:ascii="Calibri" w:eastAsia="Times New Roman" w:hAnsi="Calibri" w:cs="Times New Roman"/>
                <w:color w:val="000000"/>
                <w:sz w:val="18"/>
                <w:szCs w:val="18"/>
                <w:lang w:eastAsia="en-GB"/>
              </w:rPr>
              <w:t xml:space="preserve">esorting </w:t>
            </w:r>
            <w:r w:rsidR="00B313B7" w:rsidRPr="002D1E6F">
              <w:rPr>
                <w:rFonts w:ascii="Calibri" w:eastAsia="Times New Roman" w:hAnsi="Calibri" w:cs="Times New Roman"/>
                <w:color w:val="000000"/>
                <w:sz w:val="18"/>
                <w:szCs w:val="18"/>
                <w:lang w:eastAsia="en-GB"/>
              </w:rPr>
              <w:t xml:space="preserve">and </w:t>
            </w:r>
            <w:r w:rsidR="00B313B7" w:rsidRPr="002D1E6F">
              <w:rPr>
                <w:rFonts w:ascii="Calibri" w:eastAsia="Times New Roman" w:hAnsi="Calibri" w:cs="Times New Roman"/>
                <w:color w:val="000000"/>
                <w:sz w:val="18"/>
                <w:szCs w:val="18"/>
                <w:u w:val="single"/>
                <w:lang w:eastAsia="en-GB"/>
              </w:rPr>
              <w:t>So</w:t>
            </w:r>
            <w:r w:rsidR="00B313B7" w:rsidRPr="002D1E6F">
              <w:rPr>
                <w:rFonts w:ascii="Calibri" w:eastAsia="Times New Roman" w:hAnsi="Calibri" w:cs="Times New Roman"/>
                <w:color w:val="000000"/>
                <w:sz w:val="18"/>
                <w:szCs w:val="18"/>
                <w:lang w:eastAsia="en-GB"/>
              </w:rPr>
              <w:t>rting observed</w:t>
            </w:r>
          </w:p>
        </w:tc>
      </w:tr>
      <w:tr w:rsidR="00B313B7" w:rsidRPr="002D1E6F" w14:paraId="48BABA98" w14:textId="77777777" w:rsidTr="00B313B7">
        <w:trPr>
          <w:trHeight w:val="300"/>
          <w:jc w:val="center"/>
        </w:trPr>
        <w:tc>
          <w:tcPr>
            <w:tcW w:w="1170" w:type="dxa"/>
            <w:shd w:val="clear" w:color="auto" w:fill="auto"/>
            <w:noWrap/>
            <w:vAlign w:val="center"/>
          </w:tcPr>
          <w:p w14:paraId="71F65993" w14:textId="77777777" w:rsidR="00B313B7" w:rsidRPr="002D1E6F" w:rsidRDefault="00B313B7" w:rsidP="00791991">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w:t>
            </w:r>
          </w:p>
        </w:tc>
        <w:tc>
          <w:tcPr>
            <w:tcW w:w="1134" w:type="dxa"/>
            <w:vAlign w:val="center"/>
          </w:tcPr>
          <w:p w14:paraId="12D75484" w14:textId="77777777" w:rsidR="00B313B7" w:rsidRPr="002D1E6F" w:rsidRDefault="00B313B7" w:rsidP="00791991">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w:t>
            </w:r>
          </w:p>
        </w:tc>
        <w:tc>
          <w:tcPr>
            <w:tcW w:w="1985" w:type="dxa"/>
            <w:shd w:val="clear" w:color="auto" w:fill="auto"/>
            <w:noWrap/>
          </w:tcPr>
          <w:p w14:paraId="69D20605" w14:textId="383F32BA" w:rsidR="00B313B7" w:rsidRPr="002D1E6F" w:rsidRDefault="00B313B7" w:rsidP="00791991">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w:t>
            </w:r>
          </w:p>
        </w:tc>
        <w:tc>
          <w:tcPr>
            <w:tcW w:w="2652" w:type="dxa"/>
            <w:shd w:val="clear" w:color="auto" w:fill="auto"/>
            <w:noWrap/>
            <w:vAlign w:val="center"/>
          </w:tcPr>
          <w:p w14:paraId="393DE541" w14:textId="2167E187" w:rsidR="00B313B7" w:rsidRPr="002D1E6F" w:rsidRDefault="00B313B7" w:rsidP="00791991">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w:t>
            </w:r>
          </w:p>
        </w:tc>
      </w:tr>
    </w:tbl>
    <w:p w14:paraId="3E9521F9" w14:textId="77777777" w:rsidR="00EA5DB3" w:rsidRPr="002D1E6F" w:rsidRDefault="00EA5DB3" w:rsidP="00EA5DB3"/>
    <w:p w14:paraId="7A45359B" w14:textId="77777777" w:rsidR="00EA5DB3" w:rsidRPr="002D1E6F" w:rsidRDefault="00EA5DB3" w:rsidP="00EA5DB3">
      <w:r w:rsidRPr="002D1E6F">
        <w:t>SS Table</w:t>
      </w:r>
    </w:p>
    <w:tbl>
      <w:tblPr>
        <w:tblW w:w="1062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70"/>
        <w:gridCol w:w="1134"/>
        <w:gridCol w:w="1134"/>
        <w:gridCol w:w="1985"/>
        <w:gridCol w:w="1802"/>
        <w:gridCol w:w="1701"/>
        <w:gridCol w:w="1701"/>
      </w:tblGrid>
      <w:tr w:rsidR="008D5A1D" w:rsidRPr="002D1E6F" w14:paraId="53D521DC" w14:textId="0C9B3DA4" w:rsidTr="0025787C">
        <w:trPr>
          <w:trHeight w:val="300"/>
          <w:jc w:val="center"/>
        </w:trPr>
        <w:tc>
          <w:tcPr>
            <w:tcW w:w="1170" w:type="dxa"/>
            <w:shd w:val="clear" w:color="auto" w:fill="auto"/>
            <w:noWrap/>
            <w:vAlign w:val="center"/>
            <w:hideMark/>
          </w:tcPr>
          <w:p w14:paraId="4C266794" w14:textId="77777777" w:rsidR="008D5A1D" w:rsidRPr="002D1E6F" w:rsidRDefault="008D5A1D" w:rsidP="008D5A1D">
            <w:pPr>
              <w:spacing w:after="0" w:line="240" w:lineRule="auto"/>
              <w:jc w:val="center"/>
              <w:rPr>
                <w:rFonts w:ascii="Calibri" w:eastAsia="Times New Roman" w:hAnsi="Calibri" w:cs="Times New Roman"/>
                <w:b/>
                <w:color w:val="000000"/>
                <w:sz w:val="18"/>
                <w:szCs w:val="18"/>
                <w:lang w:eastAsia="en-GB"/>
              </w:rPr>
            </w:pPr>
            <w:r w:rsidRPr="002D1E6F">
              <w:rPr>
                <w:rFonts w:ascii="Calibri" w:eastAsia="Times New Roman" w:hAnsi="Calibri" w:cs="Times New Roman"/>
                <w:b/>
                <w:color w:val="000000"/>
                <w:sz w:val="18"/>
                <w:szCs w:val="18"/>
                <w:lang w:eastAsia="en-GB"/>
              </w:rPr>
              <w:t>SSid</w:t>
            </w:r>
          </w:p>
        </w:tc>
        <w:tc>
          <w:tcPr>
            <w:tcW w:w="1134" w:type="dxa"/>
          </w:tcPr>
          <w:p w14:paraId="786084BC" w14:textId="77777777" w:rsidR="008D5A1D" w:rsidRPr="002D1E6F" w:rsidRDefault="008D5A1D" w:rsidP="008D5A1D">
            <w:pPr>
              <w:spacing w:after="0" w:line="240" w:lineRule="auto"/>
              <w:jc w:val="center"/>
              <w:rPr>
                <w:rFonts w:ascii="Calibri" w:eastAsia="Times New Roman" w:hAnsi="Calibri" w:cs="Times New Roman"/>
                <w:b/>
                <w:color w:val="000000"/>
                <w:sz w:val="18"/>
                <w:szCs w:val="18"/>
                <w:lang w:eastAsia="en-GB"/>
              </w:rPr>
            </w:pPr>
            <w:r w:rsidRPr="002D1E6F">
              <w:rPr>
                <w:rFonts w:ascii="Calibri" w:eastAsia="Times New Roman" w:hAnsi="Calibri" w:cs="Times New Roman"/>
                <w:b/>
                <w:color w:val="000000"/>
                <w:sz w:val="18"/>
                <w:szCs w:val="18"/>
                <w:lang w:eastAsia="en-GB"/>
              </w:rPr>
              <w:t>Foid</w:t>
            </w:r>
          </w:p>
        </w:tc>
        <w:tc>
          <w:tcPr>
            <w:tcW w:w="1134" w:type="dxa"/>
            <w:vAlign w:val="center"/>
          </w:tcPr>
          <w:p w14:paraId="29D116AF" w14:textId="77777777" w:rsidR="008D5A1D" w:rsidRPr="002D1E6F" w:rsidRDefault="008D5A1D" w:rsidP="008D5A1D">
            <w:pPr>
              <w:spacing w:after="0" w:line="240" w:lineRule="auto"/>
              <w:jc w:val="center"/>
              <w:rPr>
                <w:rFonts w:ascii="Calibri" w:eastAsia="Times New Roman" w:hAnsi="Calibri" w:cs="Times New Roman"/>
                <w:b/>
                <w:color w:val="000000"/>
                <w:sz w:val="18"/>
                <w:szCs w:val="18"/>
                <w:lang w:eastAsia="en-GB"/>
              </w:rPr>
            </w:pPr>
            <w:r w:rsidRPr="002D1E6F">
              <w:rPr>
                <w:rFonts w:ascii="Calibri" w:eastAsia="Times New Roman" w:hAnsi="Calibri" w:cs="Times New Roman"/>
                <w:b/>
                <w:color w:val="000000"/>
                <w:sz w:val="18"/>
                <w:szCs w:val="18"/>
                <w:lang w:eastAsia="en-GB"/>
              </w:rPr>
              <w:t>...</w:t>
            </w:r>
          </w:p>
        </w:tc>
        <w:tc>
          <w:tcPr>
            <w:tcW w:w="1985" w:type="dxa"/>
            <w:shd w:val="clear" w:color="auto" w:fill="auto"/>
            <w:noWrap/>
            <w:vAlign w:val="center"/>
            <w:hideMark/>
          </w:tcPr>
          <w:p w14:paraId="5560111D" w14:textId="3C0E538F" w:rsidR="008D5A1D" w:rsidRPr="002D1E6F" w:rsidRDefault="0025787C" w:rsidP="008D5A1D">
            <w:pPr>
              <w:spacing w:after="0" w:line="240" w:lineRule="auto"/>
              <w:jc w:val="center"/>
              <w:rPr>
                <w:rFonts w:ascii="Calibri" w:eastAsia="Times New Roman" w:hAnsi="Calibri" w:cs="Times New Roman"/>
                <w:b/>
                <w:color w:val="000000"/>
                <w:sz w:val="18"/>
                <w:szCs w:val="18"/>
                <w:lang w:eastAsia="en-GB"/>
              </w:rPr>
            </w:pPr>
            <w:r w:rsidRPr="002D1E6F">
              <w:rPr>
                <w:rFonts w:ascii="Calibri" w:eastAsia="Times New Roman" w:hAnsi="Calibri" w:cs="Times New Roman"/>
                <w:b/>
                <w:color w:val="000000"/>
                <w:sz w:val="18"/>
                <w:szCs w:val="18"/>
                <w:lang w:eastAsia="en-GB"/>
              </w:rPr>
              <w:t>SSobservationActivity</w:t>
            </w:r>
          </w:p>
        </w:tc>
        <w:tc>
          <w:tcPr>
            <w:tcW w:w="1802" w:type="dxa"/>
            <w:shd w:val="clear" w:color="auto" w:fill="auto"/>
            <w:noWrap/>
            <w:vAlign w:val="center"/>
            <w:hideMark/>
          </w:tcPr>
          <w:p w14:paraId="617D61B2" w14:textId="569C3873" w:rsidR="008D5A1D" w:rsidRPr="002D1E6F" w:rsidRDefault="008D5A1D" w:rsidP="00A43A0C">
            <w:pPr>
              <w:spacing w:after="0" w:line="240" w:lineRule="auto"/>
              <w:jc w:val="center"/>
              <w:rPr>
                <w:rFonts w:ascii="Calibri" w:eastAsia="Times New Roman" w:hAnsi="Calibri" w:cs="Times New Roman"/>
                <w:b/>
                <w:color w:val="000000"/>
                <w:sz w:val="18"/>
                <w:szCs w:val="18"/>
                <w:lang w:eastAsia="en-GB"/>
              </w:rPr>
            </w:pPr>
            <w:r w:rsidRPr="002D1E6F">
              <w:rPr>
                <w:rFonts w:ascii="Calibri" w:eastAsia="Times New Roman" w:hAnsi="Calibri" w:cs="Times New Roman"/>
                <w:b/>
                <w:color w:val="000000"/>
                <w:sz w:val="18"/>
                <w:szCs w:val="18"/>
                <w:lang w:eastAsia="en-GB"/>
              </w:rPr>
              <w:t>SScatch</w:t>
            </w:r>
            <w:r w:rsidR="00A43A0C" w:rsidRPr="002D1E6F">
              <w:rPr>
                <w:rFonts w:ascii="Calibri" w:eastAsia="Times New Roman" w:hAnsi="Calibri" w:cs="Times New Roman"/>
                <w:b/>
                <w:color w:val="000000"/>
                <w:sz w:val="18"/>
                <w:szCs w:val="18"/>
                <w:lang w:eastAsia="en-GB"/>
              </w:rPr>
              <w:t>Fraction</w:t>
            </w:r>
          </w:p>
        </w:tc>
        <w:tc>
          <w:tcPr>
            <w:tcW w:w="1701" w:type="dxa"/>
            <w:shd w:val="clear" w:color="auto" w:fill="auto"/>
            <w:noWrap/>
            <w:vAlign w:val="center"/>
            <w:hideMark/>
          </w:tcPr>
          <w:p w14:paraId="2219D38A" w14:textId="36B475C7" w:rsidR="008D5A1D" w:rsidRPr="002D1E6F" w:rsidRDefault="0025787C" w:rsidP="008D5A1D">
            <w:pPr>
              <w:spacing w:after="0" w:line="240" w:lineRule="auto"/>
              <w:jc w:val="center"/>
              <w:rPr>
                <w:rFonts w:ascii="Calibri" w:eastAsia="Times New Roman" w:hAnsi="Calibri" w:cs="Times New Roman"/>
                <w:b/>
                <w:color w:val="000000"/>
                <w:sz w:val="18"/>
                <w:szCs w:val="18"/>
                <w:lang w:eastAsia="en-GB"/>
              </w:rPr>
            </w:pPr>
            <w:r w:rsidRPr="002D1E6F">
              <w:rPr>
                <w:rFonts w:ascii="Calibri" w:eastAsia="Times New Roman" w:hAnsi="Calibri" w:cs="Times New Roman"/>
                <w:b/>
                <w:color w:val="000000"/>
                <w:sz w:val="18"/>
                <w:szCs w:val="18"/>
                <w:lang w:eastAsia="en-GB"/>
              </w:rPr>
              <w:t>SSobservationType</w:t>
            </w:r>
          </w:p>
        </w:tc>
        <w:tc>
          <w:tcPr>
            <w:tcW w:w="1701" w:type="dxa"/>
            <w:vAlign w:val="center"/>
          </w:tcPr>
          <w:p w14:paraId="7F8CE066" w14:textId="0767B145" w:rsidR="008D5A1D" w:rsidRPr="002D1E6F" w:rsidRDefault="008D5A1D" w:rsidP="0025787C">
            <w:pPr>
              <w:spacing w:after="0" w:line="240" w:lineRule="auto"/>
              <w:jc w:val="center"/>
              <w:rPr>
                <w:rFonts w:ascii="Calibri" w:eastAsia="Times New Roman" w:hAnsi="Calibri" w:cs="Times New Roman"/>
                <w:b/>
                <w:color w:val="000000"/>
                <w:sz w:val="18"/>
                <w:szCs w:val="18"/>
                <w:lang w:eastAsia="en-GB"/>
              </w:rPr>
            </w:pPr>
            <w:r w:rsidRPr="002D1E6F">
              <w:rPr>
                <w:rFonts w:ascii="Calibri" w:eastAsia="Times New Roman" w:hAnsi="Calibri" w:cs="Times New Roman"/>
                <w:b/>
                <w:color w:val="000000"/>
                <w:sz w:val="18"/>
                <w:szCs w:val="18"/>
                <w:lang w:eastAsia="en-GB"/>
              </w:rPr>
              <w:t>SSsppListName</w:t>
            </w:r>
          </w:p>
        </w:tc>
      </w:tr>
      <w:tr w:rsidR="008D5A1D" w:rsidRPr="002D1E6F" w14:paraId="11B4C04B" w14:textId="08261732" w:rsidTr="008D5A1D">
        <w:trPr>
          <w:trHeight w:val="300"/>
          <w:jc w:val="center"/>
        </w:trPr>
        <w:tc>
          <w:tcPr>
            <w:tcW w:w="1170" w:type="dxa"/>
            <w:shd w:val="clear" w:color="auto" w:fill="auto"/>
            <w:noWrap/>
            <w:vAlign w:val="center"/>
            <w:hideMark/>
          </w:tcPr>
          <w:p w14:paraId="3280CEC3" w14:textId="77777777" w:rsidR="008D5A1D" w:rsidRPr="002D1E6F" w:rsidRDefault="008D5A1D" w:rsidP="008D5A1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1</w:t>
            </w:r>
          </w:p>
        </w:tc>
        <w:tc>
          <w:tcPr>
            <w:tcW w:w="1134" w:type="dxa"/>
          </w:tcPr>
          <w:p w14:paraId="1288E084" w14:textId="77777777" w:rsidR="008D5A1D" w:rsidRPr="002D1E6F" w:rsidRDefault="008D5A1D" w:rsidP="008D5A1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1</w:t>
            </w:r>
          </w:p>
        </w:tc>
        <w:tc>
          <w:tcPr>
            <w:tcW w:w="1134" w:type="dxa"/>
            <w:vAlign w:val="center"/>
          </w:tcPr>
          <w:p w14:paraId="2819DAFB" w14:textId="77777777" w:rsidR="008D5A1D" w:rsidRPr="002D1E6F" w:rsidRDefault="008D5A1D" w:rsidP="008D5A1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w:t>
            </w:r>
          </w:p>
        </w:tc>
        <w:tc>
          <w:tcPr>
            <w:tcW w:w="1985" w:type="dxa"/>
            <w:shd w:val="clear" w:color="auto" w:fill="auto"/>
            <w:noWrap/>
            <w:vAlign w:val="center"/>
            <w:hideMark/>
          </w:tcPr>
          <w:p w14:paraId="02F29D6A" w14:textId="665D2999" w:rsidR="008D5A1D" w:rsidRPr="002D1E6F" w:rsidRDefault="0031646D" w:rsidP="008D5A1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DROP</w:t>
            </w:r>
          </w:p>
        </w:tc>
        <w:tc>
          <w:tcPr>
            <w:tcW w:w="1802" w:type="dxa"/>
            <w:shd w:val="clear" w:color="auto" w:fill="auto"/>
            <w:noWrap/>
            <w:vAlign w:val="center"/>
            <w:hideMark/>
          </w:tcPr>
          <w:p w14:paraId="308D90E6" w14:textId="3B47502C" w:rsidR="008D5A1D" w:rsidRPr="002D1E6F" w:rsidRDefault="008D5A1D" w:rsidP="008D5A1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CATCH</w:t>
            </w:r>
          </w:p>
        </w:tc>
        <w:tc>
          <w:tcPr>
            <w:tcW w:w="1701" w:type="dxa"/>
            <w:shd w:val="clear" w:color="auto" w:fill="auto"/>
            <w:noWrap/>
            <w:vAlign w:val="center"/>
            <w:hideMark/>
          </w:tcPr>
          <w:p w14:paraId="41FC9389" w14:textId="35582A18" w:rsidR="008D5A1D" w:rsidRPr="002D1E6F" w:rsidRDefault="008D5A1D" w:rsidP="008D5A1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2</w:t>
            </w:r>
          </w:p>
        </w:tc>
        <w:tc>
          <w:tcPr>
            <w:tcW w:w="1701" w:type="dxa"/>
          </w:tcPr>
          <w:p w14:paraId="6AE7C07C" w14:textId="30085140" w:rsidR="008D5A1D" w:rsidRPr="002D1E6F" w:rsidRDefault="008D5A1D" w:rsidP="008D5A1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A</w:t>
            </w:r>
          </w:p>
        </w:tc>
      </w:tr>
      <w:tr w:rsidR="008D5A1D" w:rsidRPr="002D1E6F" w14:paraId="55E3AB9C" w14:textId="213683A3" w:rsidTr="008D5A1D">
        <w:trPr>
          <w:trHeight w:val="300"/>
          <w:jc w:val="center"/>
        </w:trPr>
        <w:tc>
          <w:tcPr>
            <w:tcW w:w="1170" w:type="dxa"/>
            <w:shd w:val="clear" w:color="auto" w:fill="auto"/>
            <w:noWrap/>
            <w:vAlign w:val="center"/>
            <w:hideMark/>
          </w:tcPr>
          <w:p w14:paraId="5E41C8B3" w14:textId="77777777" w:rsidR="008D5A1D" w:rsidRPr="002D1E6F" w:rsidRDefault="008D5A1D" w:rsidP="008D5A1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2</w:t>
            </w:r>
          </w:p>
        </w:tc>
        <w:tc>
          <w:tcPr>
            <w:tcW w:w="1134" w:type="dxa"/>
          </w:tcPr>
          <w:p w14:paraId="1CBD517F" w14:textId="77777777" w:rsidR="008D5A1D" w:rsidRPr="002D1E6F" w:rsidRDefault="008D5A1D" w:rsidP="008D5A1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1</w:t>
            </w:r>
          </w:p>
        </w:tc>
        <w:tc>
          <w:tcPr>
            <w:tcW w:w="1134" w:type="dxa"/>
            <w:vAlign w:val="center"/>
          </w:tcPr>
          <w:p w14:paraId="25EC4024" w14:textId="77777777" w:rsidR="008D5A1D" w:rsidRPr="002D1E6F" w:rsidRDefault="008D5A1D" w:rsidP="008D5A1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w:t>
            </w:r>
          </w:p>
        </w:tc>
        <w:tc>
          <w:tcPr>
            <w:tcW w:w="1985" w:type="dxa"/>
            <w:shd w:val="clear" w:color="auto" w:fill="auto"/>
            <w:noWrap/>
            <w:hideMark/>
          </w:tcPr>
          <w:p w14:paraId="73657819" w14:textId="53E675F8" w:rsidR="008D5A1D" w:rsidRPr="002D1E6F" w:rsidRDefault="00A43A0C" w:rsidP="008D5A1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PRESORT</w:t>
            </w:r>
          </w:p>
        </w:tc>
        <w:tc>
          <w:tcPr>
            <w:tcW w:w="1802" w:type="dxa"/>
            <w:shd w:val="clear" w:color="auto" w:fill="auto"/>
            <w:noWrap/>
            <w:vAlign w:val="center"/>
            <w:hideMark/>
          </w:tcPr>
          <w:p w14:paraId="16BD3AD0" w14:textId="349C70E3" w:rsidR="008D5A1D" w:rsidRPr="002D1E6F" w:rsidRDefault="008D5A1D" w:rsidP="008D5A1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CATCH</w:t>
            </w:r>
          </w:p>
        </w:tc>
        <w:tc>
          <w:tcPr>
            <w:tcW w:w="1701" w:type="dxa"/>
            <w:shd w:val="clear" w:color="auto" w:fill="auto"/>
            <w:noWrap/>
            <w:vAlign w:val="center"/>
            <w:hideMark/>
          </w:tcPr>
          <w:p w14:paraId="74860E68" w14:textId="2C4071CB" w:rsidR="008D5A1D" w:rsidRPr="002D1E6F" w:rsidRDefault="008D5A1D" w:rsidP="008D5A1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2</w:t>
            </w:r>
          </w:p>
        </w:tc>
        <w:tc>
          <w:tcPr>
            <w:tcW w:w="1701" w:type="dxa"/>
          </w:tcPr>
          <w:p w14:paraId="6BBA08B8" w14:textId="4A21CC08" w:rsidR="008D5A1D" w:rsidRPr="002D1E6F" w:rsidRDefault="008D5A1D" w:rsidP="008D5A1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A</w:t>
            </w:r>
          </w:p>
        </w:tc>
      </w:tr>
      <w:tr w:rsidR="0031646D" w:rsidRPr="002D1E6F" w14:paraId="3FD5BFE4" w14:textId="77777777" w:rsidTr="008D5A1D">
        <w:trPr>
          <w:trHeight w:val="300"/>
          <w:jc w:val="center"/>
        </w:trPr>
        <w:tc>
          <w:tcPr>
            <w:tcW w:w="1170" w:type="dxa"/>
            <w:shd w:val="clear" w:color="auto" w:fill="auto"/>
            <w:noWrap/>
            <w:vAlign w:val="center"/>
          </w:tcPr>
          <w:p w14:paraId="64868170" w14:textId="018A37ED" w:rsidR="0031646D" w:rsidRPr="002D1E6F" w:rsidRDefault="0031646D" w:rsidP="008D5A1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3</w:t>
            </w:r>
          </w:p>
        </w:tc>
        <w:tc>
          <w:tcPr>
            <w:tcW w:w="1134" w:type="dxa"/>
          </w:tcPr>
          <w:p w14:paraId="1720988E" w14:textId="7560BADC" w:rsidR="0031646D" w:rsidRPr="002D1E6F" w:rsidRDefault="0031646D" w:rsidP="008D5A1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1</w:t>
            </w:r>
          </w:p>
        </w:tc>
        <w:tc>
          <w:tcPr>
            <w:tcW w:w="1134" w:type="dxa"/>
            <w:vAlign w:val="center"/>
          </w:tcPr>
          <w:p w14:paraId="58894485" w14:textId="1DC2DDED" w:rsidR="0031646D" w:rsidRPr="002D1E6F" w:rsidRDefault="0031646D" w:rsidP="008D5A1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w:t>
            </w:r>
          </w:p>
        </w:tc>
        <w:tc>
          <w:tcPr>
            <w:tcW w:w="1985" w:type="dxa"/>
            <w:shd w:val="clear" w:color="auto" w:fill="auto"/>
            <w:noWrap/>
            <w:vAlign w:val="center"/>
          </w:tcPr>
          <w:p w14:paraId="2516805A" w14:textId="0470AD3A" w:rsidR="0031646D" w:rsidRPr="002D1E6F" w:rsidRDefault="0031646D" w:rsidP="008D5A1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SORT</w:t>
            </w:r>
          </w:p>
        </w:tc>
        <w:tc>
          <w:tcPr>
            <w:tcW w:w="1802" w:type="dxa"/>
            <w:shd w:val="clear" w:color="auto" w:fill="auto"/>
            <w:noWrap/>
            <w:vAlign w:val="center"/>
          </w:tcPr>
          <w:p w14:paraId="6B46D4F5" w14:textId="5DAB5C10" w:rsidR="0031646D" w:rsidRPr="002D1E6F" w:rsidRDefault="0031646D" w:rsidP="008D5A1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CATCH</w:t>
            </w:r>
          </w:p>
        </w:tc>
        <w:tc>
          <w:tcPr>
            <w:tcW w:w="1701" w:type="dxa"/>
            <w:shd w:val="clear" w:color="auto" w:fill="auto"/>
            <w:noWrap/>
            <w:vAlign w:val="center"/>
          </w:tcPr>
          <w:p w14:paraId="1764BA29" w14:textId="52BD1E95" w:rsidR="0031646D" w:rsidRPr="002D1E6F" w:rsidRDefault="0031646D" w:rsidP="008D5A1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2</w:t>
            </w:r>
          </w:p>
        </w:tc>
        <w:tc>
          <w:tcPr>
            <w:tcW w:w="1701" w:type="dxa"/>
          </w:tcPr>
          <w:p w14:paraId="0E4673D1" w14:textId="7252B550" w:rsidR="0031646D" w:rsidRPr="002D1E6F" w:rsidRDefault="0031646D" w:rsidP="008D5A1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A</w:t>
            </w:r>
          </w:p>
        </w:tc>
      </w:tr>
      <w:tr w:rsidR="008D5A1D" w:rsidRPr="002D1E6F" w14:paraId="03D77CFA" w14:textId="0C23D93E" w:rsidTr="008D5A1D">
        <w:trPr>
          <w:trHeight w:val="300"/>
          <w:jc w:val="center"/>
        </w:trPr>
        <w:tc>
          <w:tcPr>
            <w:tcW w:w="1170" w:type="dxa"/>
            <w:shd w:val="clear" w:color="auto" w:fill="auto"/>
            <w:noWrap/>
            <w:vAlign w:val="center"/>
          </w:tcPr>
          <w:p w14:paraId="1A3B5505" w14:textId="6B2222C9" w:rsidR="008D5A1D" w:rsidRPr="002D1E6F" w:rsidRDefault="0031646D" w:rsidP="008D5A1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4</w:t>
            </w:r>
          </w:p>
        </w:tc>
        <w:tc>
          <w:tcPr>
            <w:tcW w:w="1134" w:type="dxa"/>
          </w:tcPr>
          <w:p w14:paraId="71395005" w14:textId="77777777" w:rsidR="008D5A1D" w:rsidRPr="002D1E6F" w:rsidRDefault="008D5A1D" w:rsidP="008D5A1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2</w:t>
            </w:r>
          </w:p>
        </w:tc>
        <w:tc>
          <w:tcPr>
            <w:tcW w:w="1134" w:type="dxa"/>
            <w:vAlign w:val="center"/>
          </w:tcPr>
          <w:p w14:paraId="3EBFBA4A" w14:textId="77777777" w:rsidR="008D5A1D" w:rsidRPr="002D1E6F" w:rsidRDefault="008D5A1D" w:rsidP="008D5A1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w:t>
            </w:r>
          </w:p>
        </w:tc>
        <w:tc>
          <w:tcPr>
            <w:tcW w:w="1985" w:type="dxa"/>
            <w:shd w:val="clear" w:color="auto" w:fill="auto"/>
            <w:noWrap/>
            <w:vAlign w:val="center"/>
          </w:tcPr>
          <w:p w14:paraId="5C5A8711" w14:textId="486DDD5F" w:rsidR="008D5A1D" w:rsidRPr="002D1E6F" w:rsidRDefault="0031646D" w:rsidP="008D5A1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DROP</w:t>
            </w:r>
          </w:p>
        </w:tc>
        <w:tc>
          <w:tcPr>
            <w:tcW w:w="1802" w:type="dxa"/>
            <w:shd w:val="clear" w:color="auto" w:fill="auto"/>
            <w:noWrap/>
            <w:vAlign w:val="center"/>
          </w:tcPr>
          <w:p w14:paraId="17FC7D61" w14:textId="00F045E9" w:rsidR="008D5A1D" w:rsidRPr="002D1E6F" w:rsidRDefault="008D5A1D" w:rsidP="008D5A1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CATCH</w:t>
            </w:r>
          </w:p>
        </w:tc>
        <w:tc>
          <w:tcPr>
            <w:tcW w:w="1701" w:type="dxa"/>
            <w:shd w:val="clear" w:color="auto" w:fill="auto"/>
            <w:noWrap/>
            <w:vAlign w:val="center"/>
          </w:tcPr>
          <w:p w14:paraId="4C62C2C9" w14:textId="29A23EB4" w:rsidR="008D5A1D" w:rsidRPr="002D1E6F" w:rsidRDefault="008D5A1D" w:rsidP="008D5A1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2</w:t>
            </w:r>
          </w:p>
        </w:tc>
        <w:tc>
          <w:tcPr>
            <w:tcW w:w="1701" w:type="dxa"/>
          </w:tcPr>
          <w:p w14:paraId="627F79B9" w14:textId="00B6C988" w:rsidR="008D5A1D" w:rsidRPr="002D1E6F" w:rsidRDefault="008D5A1D" w:rsidP="008D5A1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A</w:t>
            </w:r>
          </w:p>
        </w:tc>
      </w:tr>
      <w:tr w:rsidR="008D5A1D" w:rsidRPr="002D1E6F" w14:paraId="42DF81DA" w14:textId="19DC7269" w:rsidTr="008D5A1D">
        <w:trPr>
          <w:trHeight w:val="300"/>
          <w:jc w:val="center"/>
        </w:trPr>
        <w:tc>
          <w:tcPr>
            <w:tcW w:w="1170" w:type="dxa"/>
            <w:shd w:val="clear" w:color="auto" w:fill="auto"/>
            <w:noWrap/>
            <w:vAlign w:val="center"/>
          </w:tcPr>
          <w:p w14:paraId="7CE24222" w14:textId="2AC937E2" w:rsidR="008D5A1D" w:rsidRPr="002D1E6F" w:rsidRDefault="0031646D" w:rsidP="008D5A1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5</w:t>
            </w:r>
          </w:p>
        </w:tc>
        <w:tc>
          <w:tcPr>
            <w:tcW w:w="1134" w:type="dxa"/>
          </w:tcPr>
          <w:p w14:paraId="0F0FFEDA" w14:textId="77777777" w:rsidR="008D5A1D" w:rsidRPr="002D1E6F" w:rsidRDefault="008D5A1D" w:rsidP="008D5A1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2</w:t>
            </w:r>
          </w:p>
        </w:tc>
        <w:tc>
          <w:tcPr>
            <w:tcW w:w="1134" w:type="dxa"/>
            <w:vAlign w:val="center"/>
          </w:tcPr>
          <w:p w14:paraId="73B0A545" w14:textId="77777777" w:rsidR="008D5A1D" w:rsidRPr="002D1E6F" w:rsidRDefault="008D5A1D" w:rsidP="008D5A1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w:t>
            </w:r>
          </w:p>
        </w:tc>
        <w:tc>
          <w:tcPr>
            <w:tcW w:w="1985" w:type="dxa"/>
            <w:shd w:val="clear" w:color="auto" w:fill="auto"/>
            <w:noWrap/>
          </w:tcPr>
          <w:p w14:paraId="5AC12B1F" w14:textId="0AE8F285" w:rsidR="008D5A1D" w:rsidRPr="002D1E6F" w:rsidRDefault="00A43A0C" w:rsidP="008D5A1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PRESORT</w:t>
            </w:r>
          </w:p>
        </w:tc>
        <w:tc>
          <w:tcPr>
            <w:tcW w:w="1802" w:type="dxa"/>
            <w:shd w:val="clear" w:color="auto" w:fill="auto"/>
            <w:noWrap/>
            <w:vAlign w:val="center"/>
          </w:tcPr>
          <w:p w14:paraId="3FA02332" w14:textId="39B148C2" w:rsidR="008D5A1D" w:rsidRPr="002D1E6F" w:rsidRDefault="008D5A1D" w:rsidP="008D5A1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CATCH</w:t>
            </w:r>
          </w:p>
        </w:tc>
        <w:tc>
          <w:tcPr>
            <w:tcW w:w="1701" w:type="dxa"/>
            <w:shd w:val="clear" w:color="auto" w:fill="auto"/>
            <w:noWrap/>
            <w:vAlign w:val="center"/>
          </w:tcPr>
          <w:p w14:paraId="7D731452" w14:textId="16DDCE4F" w:rsidR="008D5A1D" w:rsidRPr="002D1E6F" w:rsidRDefault="008D5A1D" w:rsidP="008D5A1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2</w:t>
            </w:r>
          </w:p>
        </w:tc>
        <w:tc>
          <w:tcPr>
            <w:tcW w:w="1701" w:type="dxa"/>
          </w:tcPr>
          <w:p w14:paraId="3C7872F3" w14:textId="55FD1CD4" w:rsidR="008D5A1D" w:rsidRPr="002D1E6F" w:rsidRDefault="008D5A1D" w:rsidP="008D5A1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A</w:t>
            </w:r>
          </w:p>
        </w:tc>
      </w:tr>
      <w:tr w:rsidR="0031646D" w:rsidRPr="002D1E6F" w14:paraId="34B28159" w14:textId="77777777" w:rsidTr="008B51C2">
        <w:trPr>
          <w:trHeight w:val="300"/>
          <w:jc w:val="center"/>
        </w:trPr>
        <w:tc>
          <w:tcPr>
            <w:tcW w:w="1170" w:type="dxa"/>
            <w:shd w:val="clear" w:color="auto" w:fill="auto"/>
            <w:noWrap/>
            <w:vAlign w:val="center"/>
          </w:tcPr>
          <w:p w14:paraId="0810AD2F" w14:textId="5F276D19" w:rsidR="0031646D" w:rsidRPr="002D1E6F" w:rsidRDefault="0031646D" w:rsidP="0031646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6</w:t>
            </w:r>
          </w:p>
        </w:tc>
        <w:tc>
          <w:tcPr>
            <w:tcW w:w="1134" w:type="dxa"/>
          </w:tcPr>
          <w:p w14:paraId="02D08EDD" w14:textId="4D8CD5DF" w:rsidR="0031646D" w:rsidRPr="002D1E6F" w:rsidRDefault="0031646D" w:rsidP="0031646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2</w:t>
            </w:r>
          </w:p>
        </w:tc>
        <w:tc>
          <w:tcPr>
            <w:tcW w:w="1134" w:type="dxa"/>
            <w:vAlign w:val="center"/>
          </w:tcPr>
          <w:p w14:paraId="16055CE6" w14:textId="63F09B17" w:rsidR="0031646D" w:rsidRPr="002D1E6F" w:rsidRDefault="0031646D" w:rsidP="0031646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w:t>
            </w:r>
          </w:p>
        </w:tc>
        <w:tc>
          <w:tcPr>
            <w:tcW w:w="1985" w:type="dxa"/>
            <w:shd w:val="clear" w:color="auto" w:fill="auto"/>
            <w:noWrap/>
            <w:vAlign w:val="center"/>
          </w:tcPr>
          <w:p w14:paraId="66C9A844" w14:textId="64AB0451" w:rsidR="0031646D" w:rsidRPr="002D1E6F" w:rsidDel="00A43A0C" w:rsidRDefault="0031646D" w:rsidP="0031646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SORT</w:t>
            </w:r>
          </w:p>
        </w:tc>
        <w:tc>
          <w:tcPr>
            <w:tcW w:w="1802" w:type="dxa"/>
            <w:shd w:val="clear" w:color="auto" w:fill="auto"/>
            <w:noWrap/>
            <w:vAlign w:val="center"/>
          </w:tcPr>
          <w:p w14:paraId="614918D6" w14:textId="1C050ECD" w:rsidR="0031646D" w:rsidRPr="002D1E6F" w:rsidRDefault="0031646D" w:rsidP="0031646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CATCH</w:t>
            </w:r>
          </w:p>
        </w:tc>
        <w:tc>
          <w:tcPr>
            <w:tcW w:w="1701" w:type="dxa"/>
            <w:shd w:val="clear" w:color="auto" w:fill="auto"/>
            <w:noWrap/>
            <w:vAlign w:val="center"/>
          </w:tcPr>
          <w:p w14:paraId="4C4AA54E" w14:textId="09159B94" w:rsidR="0031646D" w:rsidRPr="002D1E6F" w:rsidRDefault="0031646D" w:rsidP="0031646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2</w:t>
            </w:r>
          </w:p>
        </w:tc>
        <w:tc>
          <w:tcPr>
            <w:tcW w:w="1701" w:type="dxa"/>
          </w:tcPr>
          <w:p w14:paraId="66B479D3" w14:textId="1CFE2CB9" w:rsidR="0031646D" w:rsidRPr="002D1E6F" w:rsidRDefault="0031646D" w:rsidP="0031646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A</w:t>
            </w:r>
          </w:p>
        </w:tc>
      </w:tr>
      <w:tr w:rsidR="008D5A1D" w:rsidRPr="002D1E6F" w14:paraId="1A7A0613" w14:textId="4B4C0240" w:rsidTr="000B3C0E">
        <w:trPr>
          <w:trHeight w:val="300"/>
          <w:jc w:val="center"/>
        </w:trPr>
        <w:tc>
          <w:tcPr>
            <w:tcW w:w="1170" w:type="dxa"/>
            <w:shd w:val="clear" w:color="auto" w:fill="auto"/>
            <w:noWrap/>
            <w:vAlign w:val="center"/>
          </w:tcPr>
          <w:p w14:paraId="13856FF9" w14:textId="77777777" w:rsidR="008D5A1D" w:rsidRPr="002D1E6F" w:rsidRDefault="008D5A1D" w:rsidP="008D5A1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w:t>
            </w:r>
          </w:p>
        </w:tc>
        <w:tc>
          <w:tcPr>
            <w:tcW w:w="1134" w:type="dxa"/>
          </w:tcPr>
          <w:p w14:paraId="01256CE4" w14:textId="0FBE3304" w:rsidR="008D5A1D" w:rsidRPr="002D1E6F" w:rsidRDefault="008D5A1D" w:rsidP="008D5A1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w:t>
            </w:r>
          </w:p>
        </w:tc>
        <w:tc>
          <w:tcPr>
            <w:tcW w:w="1134" w:type="dxa"/>
          </w:tcPr>
          <w:p w14:paraId="13CF1A9B" w14:textId="0EB7E53E" w:rsidR="008D5A1D" w:rsidRPr="002D1E6F" w:rsidRDefault="008D5A1D" w:rsidP="008D5A1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w:t>
            </w:r>
          </w:p>
        </w:tc>
        <w:tc>
          <w:tcPr>
            <w:tcW w:w="1985" w:type="dxa"/>
            <w:shd w:val="clear" w:color="auto" w:fill="auto"/>
            <w:noWrap/>
          </w:tcPr>
          <w:p w14:paraId="0B3C737F" w14:textId="3FE22542" w:rsidR="008D5A1D" w:rsidRPr="002D1E6F" w:rsidRDefault="008D5A1D" w:rsidP="008D5A1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w:t>
            </w:r>
          </w:p>
        </w:tc>
        <w:tc>
          <w:tcPr>
            <w:tcW w:w="1802" w:type="dxa"/>
            <w:shd w:val="clear" w:color="auto" w:fill="auto"/>
            <w:noWrap/>
          </w:tcPr>
          <w:p w14:paraId="29277D2F" w14:textId="61BC357C" w:rsidR="008D5A1D" w:rsidRPr="002D1E6F" w:rsidRDefault="008D5A1D" w:rsidP="008D5A1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w:t>
            </w:r>
          </w:p>
        </w:tc>
        <w:tc>
          <w:tcPr>
            <w:tcW w:w="1701" w:type="dxa"/>
            <w:shd w:val="clear" w:color="auto" w:fill="auto"/>
            <w:noWrap/>
          </w:tcPr>
          <w:p w14:paraId="6AFA2C15" w14:textId="0C5CAE17" w:rsidR="008D5A1D" w:rsidRPr="002D1E6F" w:rsidRDefault="008D5A1D" w:rsidP="008D5A1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w:t>
            </w:r>
          </w:p>
        </w:tc>
        <w:tc>
          <w:tcPr>
            <w:tcW w:w="1701" w:type="dxa"/>
          </w:tcPr>
          <w:p w14:paraId="3E3E03ED" w14:textId="4476092F" w:rsidR="008D5A1D" w:rsidRPr="002D1E6F" w:rsidRDefault="008D5A1D" w:rsidP="008D5A1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w:t>
            </w:r>
          </w:p>
        </w:tc>
      </w:tr>
    </w:tbl>
    <w:p w14:paraId="5647BA14" w14:textId="77777777" w:rsidR="00EA5DB3" w:rsidRPr="002D1E6F" w:rsidRDefault="00EA5DB3" w:rsidP="00EA5DB3"/>
    <w:p w14:paraId="2D5E6744" w14:textId="025F755B" w:rsidR="00EA5DB3" w:rsidRPr="002D1E6F" w:rsidRDefault="00EA5DB3">
      <w:r w:rsidRPr="002D1E6F">
        <w:br w:type="page"/>
      </w:r>
    </w:p>
    <w:p w14:paraId="41360250" w14:textId="0CF8901D" w:rsidR="00DF718B" w:rsidRPr="002D1E6F" w:rsidRDefault="00DF718B" w:rsidP="00DF718B">
      <w:r w:rsidRPr="002D1E6F">
        <w:rPr>
          <w:b/>
        </w:rPr>
        <w:lastRenderedPageBreak/>
        <w:t>Situation 3:</w:t>
      </w:r>
      <w:r w:rsidRPr="002D1E6F">
        <w:t xml:space="preserve"> In a purse-seiner, observers visually screen the entire closure of the net and the hauling of the catch onboard with regards to the occurrence (or not) of individuals from a short-list of incidental by-catch species (List A)</w:t>
      </w:r>
      <w:r w:rsidR="003E47BD" w:rsidRPr="002D1E6F">
        <w:t>. Throughout they pay attention and record the occurrence of slipping and drop-outs</w:t>
      </w:r>
      <w:r w:rsidRPr="002D1E6F">
        <w:t xml:space="preserve">. Then they take volume samples from both landings and discards where they weight all species found (list B). </w:t>
      </w:r>
    </w:p>
    <w:p w14:paraId="40085474" w14:textId="77777777" w:rsidR="00DF718B" w:rsidRPr="002D1E6F" w:rsidRDefault="00DF718B" w:rsidP="00DF718B"/>
    <w:p w14:paraId="50038450" w14:textId="59CF7BC9" w:rsidR="00DF718B" w:rsidRPr="002D1E6F" w:rsidRDefault="003E47BD" w:rsidP="00DF718B">
      <w:r w:rsidRPr="002D1E6F">
        <w:rPr>
          <w:noProof/>
          <w:lang w:val="en-US"/>
        </w:rPr>
        <w:drawing>
          <wp:inline distT="0" distB="0" distL="0" distR="0" wp14:anchorId="000EB31E" wp14:editId="7479C9C2">
            <wp:extent cx="5350247" cy="2998800"/>
            <wp:effectExtent l="0" t="0" r="0" b="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50247" cy="2998800"/>
                    </a:xfrm>
                    <a:prstGeom prst="rect">
                      <a:avLst/>
                    </a:prstGeom>
                    <a:noFill/>
                  </pic:spPr>
                </pic:pic>
              </a:graphicData>
            </a:graphic>
          </wp:inline>
        </w:drawing>
      </w:r>
    </w:p>
    <w:p w14:paraId="31F7D551" w14:textId="77777777" w:rsidR="00DF718B" w:rsidRPr="002D1E6F" w:rsidRDefault="00DF718B" w:rsidP="00DF718B"/>
    <w:p w14:paraId="0BBF5F9E" w14:textId="77777777" w:rsidR="00DF718B" w:rsidRPr="002D1E6F" w:rsidRDefault="00DF718B" w:rsidP="00DF718B">
      <w:r w:rsidRPr="002D1E6F">
        <w:t>FO Table</w:t>
      </w:r>
    </w:p>
    <w:tbl>
      <w:tblPr>
        <w:tblW w:w="736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70"/>
        <w:gridCol w:w="1134"/>
        <w:gridCol w:w="1985"/>
        <w:gridCol w:w="3077"/>
      </w:tblGrid>
      <w:tr w:rsidR="00B313B7" w:rsidRPr="002D1E6F" w14:paraId="1EE3FFAB" w14:textId="77777777" w:rsidTr="000B3C0E">
        <w:trPr>
          <w:trHeight w:val="300"/>
          <w:jc w:val="center"/>
        </w:trPr>
        <w:tc>
          <w:tcPr>
            <w:tcW w:w="1170" w:type="dxa"/>
            <w:shd w:val="clear" w:color="auto" w:fill="auto"/>
            <w:noWrap/>
            <w:vAlign w:val="center"/>
            <w:hideMark/>
          </w:tcPr>
          <w:p w14:paraId="47C3E60C" w14:textId="77777777" w:rsidR="00B313B7" w:rsidRPr="002D1E6F" w:rsidRDefault="00B313B7" w:rsidP="00B313B7">
            <w:pPr>
              <w:spacing w:after="0" w:line="240" w:lineRule="auto"/>
              <w:jc w:val="center"/>
              <w:rPr>
                <w:rFonts w:ascii="Calibri" w:eastAsia="Times New Roman" w:hAnsi="Calibri" w:cs="Times New Roman"/>
                <w:b/>
                <w:color w:val="000000"/>
                <w:sz w:val="18"/>
                <w:szCs w:val="18"/>
                <w:lang w:eastAsia="en-GB"/>
              </w:rPr>
            </w:pPr>
            <w:r w:rsidRPr="002D1E6F">
              <w:rPr>
                <w:rFonts w:ascii="Calibri" w:eastAsia="Times New Roman" w:hAnsi="Calibri" w:cs="Times New Roman"/>
                <w:b/>
                <w:color w:val="000000"/>
                <w:sz w:val="18"/>
                <w:szCs w:val="18"/>
                <w:lang w:eastAsia="en-GB"/>
              </w:rPr>
              <w:t>FOid</w:t>
            </w:r>
          </w:p>
        </w:tc>
        <w:tc>
          <w:tcPr>
            <w:tcW w:w="1134" w:type="dxa"/>
            <w:vAlign w:val="center"/>
          </w:tcPr>
          <w:p w14:paraId="415D364C" w14:textId="77777777" w:rsidR="00B313B7" w:rsidRPr="002D1E6F" w:rsidRDefault="00B313B7" w:rsidP="00B313B7">
            <w:pPr>
              <w:spacing w:after="0" w:line="240" w:lineRule="auto"/>
              <w:jc w:val="center"/>
              <w:rPr>
                <w:rFonts w:ascii="Calibri" w:eastAsia="Times New Roman" w:hAnsi="Calibri" w:cs="Times New Roman"/>
                <w:b/>
                <w:color w:val="000000"/>
                <w:sz w:val="18"/>
                <w:szCs w:val="18"/>
                <w:lang w:eastAsia="en-GB"/>
              </w:rPr>
            </w:pPr>
            <w:r w:rsidRPr="002D1E6F">
              <w:rPr>
                <w:rFonts w:ascii="Calibri" w:eastAsia="Times New Roman" w:hAnsi="Calibri" w:cs="Times New Roman"/>
                <w:b/>
                <w:color w:val="000000"/>
                <w:sz w:val="18"/>
                <w:szCs w:val="18"/>
                <w:lang w:eastAsia="en-GB"/>
              </w:rPr>
              <w:t>...</w:t>
            </w:r>
          </w:p>
        </w:tc>
        <w:tc>
          <w:tcPr>
            <w:tcW w:w="1985" w:type="dxa"/>
            <w:shd w:val="clear" w:color="auto" w:fill="auto"/>
            <w:noWrap/>
            <w:vAlign w:val="center"/>
            <w:hideMark/>
          </w:tcPr>
          <w:p w14:paraId="2FF8D694" w14:textId="3C41C1DC" w:rsidR="00B313B7" w:rsidRPr="002D1E6F" w:rsidRDefault="00B313B7" w:rsidP="00B313B7">
            <w:pPr>
              <w:spacing w:after="0" w:line="240" w:lineRule="auto"/>
              <w:jc w:val="center"/>
              <w:rPr>
                <w:rFonts w:ascii="Calibri" w:eastAsia="Times New Roman" w:hAnsi="Calibri" w:cs="Times New Roman"/>
                <w:b/>
                <w:color w:val="000000"/>
                <w:sz w:val="18"/>
                <w:szCs w:val="18"/>
                <w:lang w:eastAsia="en-GB"/>
              </w:rPr>
            </w:pPr>
            <w:r w:rsidRPr="002D1E6F">
              <w:rPr>
                <w:rFonts w:ascii="Calibri" w:eastAsia="Times New Roman" w:hAnsi="Calibri" w:cs="Times New Roman"/>
                <w:b/>
                <w:color w:val="000000"/>
                <w:sz w:val="18"/>
                <w:szCs w:val="18"/>
                <w:lang w:eastAsia="en-GB"/>
              </w:rPr>
              <w:t>FOobservationCode</w:t>
            </w:r>
          </w:p>
        </w:tc>
        <w:tc>
          <w:tcPr>
            <w:tcW w:w="3077" w:type="dxa"/>
            <w:shd w:val="clear" w:color="auto" w:fill="auto"/>
            <w:noWrap/>
            <w:vAlign w:val="center"/>
            <w:hideMark/>
          </w:tcPr>
          <w:p w14:paraId="784CC4DA" w14:textId="209C6FE7" w:rsidR="00B313B7" w:rsidRPr="002D1E6F" w:rsidRDefault="00B313B7" w:rsidP="00B313B7">
            <w:pPr>
              <w:spacing w:after="0" w:line="240" w:lineRule="auto"/>
              <w:jc w:val="center"/>
              <w:rPr>
                <w:rFonts w:ascii="Calibri" w:eastAsia="Times New Roman" w:hAnsi="Calibri" w:cs="Times New Roman"/>
                <w:b/>
                <w:color w:val="000000"/>
                <w:sz w:val="18"/>
                <w:szCs w:val="18"/>
                <w:lang w:eastAsia="en-GB"/>
              </w:rPr>
            </w:pPr>
            <w:r w:rsidRPr="002D1E6F">
              <w:rPr>
                <w:rFonts w:ascii="Calibri" w:eastAsia="Times New Roman" w:hAnsi="Calibri" w:cs="Times New Roman"/>
                <w:b/>
                <w:color w:val="000000"/>
                <w:sz w:val="18"/>
                <w:szCs w:val="18"/>
                <w:lang w:eastAsia="en-GB"/>
              </w:rPr>
              <w:t>Observation code explained</w:t>
            </w:r>
          </w:p>
        </w:tc>
      </w:tr>
      <w:tr w:rsidR="00B313B7" w:rsidRPr="002D1E6F" w14:paraId="630D64E1" w14:textId="77777777" w:rsidTr="000B3C0E">
        <w:trPr>
          <w:trHeight w:val="300"/>
          <w:jc w:val="center"/>
        </w:trPr>
        <w:tc>
          <w:tcPr>
            <w:tcW w:w="1170" w:type="dxa"/>
            <w:shd w:val="clear" w:color="auto" w:fill="auto"/>
            <w:noWrap/>
            <w:vAlign w:val="center"/>
            <w:hideMark/>
          </w:tcPr>
          <w:p w14:paraId="2BD40D9A" w14:textId="77777777" w:rsidR="00B313B7" w:rsidRPr="002D1E6F" w:rsidRDefault="00B313B7" w:rsidP="00791991">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1</w:t>
            </w:r>
          </w:p>
        </w:tc>
        <w:tc>
          <w:tcPr>
            <w:tcW w:w="1134" w:type="dxa"/>
            <w:vAlign w:val="center"/>
          </w:tcPr>
          <w:p w14:paraId="011A958E" w14:textId="77777777" w:rsidR="00B313B7" w:rsidRPr="002D1E6F" w:rsidRDefault="00B313B7" w:rsidP="00791991">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w:t>
            </w:r>
          </w:p>
        </w:tc>
        <w:tc>
          <w:tcPr>
            <w:tcW w:w="1985" w:type="dxa"/>
            <w:shd w:val="clear" w:color="auto" w:fill="auto"/>
            <w:noWrap/>
            <w:vAlign w:val="center"/>
            <w:hideMark/>
          </w:tcPr>
          <w:p w14:paraId="73E81C6F" w14:textId="69F894A8" w:rsidR="00B313B7" w:rsidRPr="002D1E6F" w:rsidRDefault="00B313B7" w:rsidP="003E47BD">
            <w:pPr>
              <w:spacing w:after="0" w:line="240" w:lineRule="auto"/>
              <w:jc w:val="center"/>
              <w:rPr>
                <w:rFonts w:ascii="Calibri" w:eastAsia="Times New Roman" w:hAnsi="Calibri" w:cs="Times New Roman"/>
                <w:color w:val="000000"/>
                <w:sz w:val="18"/>
                <w:szCs w:val="18"/>
                <w:lang w:eastAsia="en-GB"/>
              </w:rPr>
            </w:pPr>
            <w:r w:rsidRPr="002D1E6F">
              <w:rPr>
                <w:sz w:val="18"/>
                <w:szCs w:val="18"/>
              </w:rPr>
              <w:t>Sl</w:t>
            </w:r>
            <w:r w:rsidR="003E47BD" w:rsidRPr="002D1E6F">
              <w:rPr>
                <w:sz w:val="18"/>
                <w:szCs w:val="18"/>
              </w:rPr>
              <w:t>DrPr</w:t>
            </w:r>
            <w:r w:rsidRPr="002D1E6F">
              <w:rPr>
                <w:sz w:val="18"/>
                <w:szCs w:val="18"/>
              </w:rPr>
              <w:t>So</w:t>
            </w:r>
          </w:p>
        </w:tc>
        <w:tc>
          <w:tcPr>
            <w:tcW w:w="3077" w:type="dxa"/>
            <w:shd w:val="clear" w:color="auto" w:fill="auto"/>
            <w:noWrap/>
            <w:vAlign w:val="center"/>
            <w:hideMark/>
          </w:tcPr>
          <w:p w14:paraId="2A97C2D7" w14:textId="5E42235F" w:rsidR="00B313B7" w:rsidRPr="002D1E6F" w:rsidRDefault="00B313B7" w:rsidP="0031646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u w:val="single"/>
                <w:lang w:eastAsia="en-GB"/>
              </w:rPr>
              <w:t>Sl</w:t>
            </w:r>
            <w:r w:rsidRPr="002D1E6F">
              <w:rPr>
                <w:rFonts w:ascii="Calibri" w:eastAsia="Times New Roman" w:hAnsi="Calibri" w:cs="Times New Roman"/>
                <w:color w:val="000000"/>
                <w:sz w:val="18"/>
                <w:szCs w:val="18"/>
                <w:lang w:eastAsia="en-GB"/>
              </w:rPr>
              <w:t>ipping,</w:t>
            </w:r>
            <w:r w:rsidR="003E47BD" w:rsidRPr="002D1E6F">
              <w:rPr>
                <w:rFonts w:ascii="Calibri" w:eastAsia="Times New Roman" w:hAnsi="Calibri" w:cs="Times New Roman"/>
                <w:color w:val="000000"/>
                <w:sz w:val="18"/>
                <w:szCs w:val="18"/>
                <w:lang w:eastAsia="en-GB"/>
              </w:rPr>
              <w:t xml:space="preserve"> </w:t>
            </w:r>
            <w:r w:rsidR="003E47BD" w:rsidRPr="002D1E6F">
              <w:rPr>
                <w:rFonts w:ascii="Calibri" w:eastAsia="Times New Roman" w:hAnsi="Calibri" w:cs="Times New Roman"/>
                <w:color w:val="000000"/>
                <w:sz w:val="18"/>
                <w:szCs w:val="18"/>
                <w:u w:val="single"/>
                <w:lang w:eastAsia="en-GB"/>
              </w:rPr>
              <w:t>Dr</w:t>
            </w:r>
            <w:r w:rsidR="003E47BD" w:rsidRPr="002D1E6F">
              <w:rPr>
                <w:rFonts w:ascii="Calibri" w:eastAsia="Times New Roman" w:hAnsi="Calibri" w:cs="Times New Roman"/>
                <w:color w:val="000000"/>
                <w:sz w:val="18"/>
                <w:szCs w:val="18"/>
                <w:lang w:eastAsia="en-GB"/>
              </w:rPr>
              <w:t xml:space="preserve">op-outs, </w:t>
            </w:r>
            <w:r w:rsidR="003E47BD" w:rsidRPr="002D1E6F">
              <w:rPr>
                <w:rFonts w:ascii="Calibri" w:eastAsia="Times New Roman" w:hAnsi="Calibri" w:cs="Times New Roman"/>
                <w:color w:val="000000"/>
                <w:sz w:val="18"/>
                <w:szCs w:val="18"/>
                <w:u w:val="single"/>
                <w:lang w:eastAsia="en-GB"/>
              </w:rPr>
              <w:t>Pr</w:t>
            </w:r>
            <w:r w:rsidR="003E47BD" w:rsidRPr="002D1E6F">
              <w:rPr>
                <w:rFonts w:ascii="Calibri" w:eastAsia="Times New Roman" w:hAnsi="Calibri" w:cs="Times New Roman"/>
                <w:color w:val="000000"/>
                <w:sz w:val="18"/>
                <w:szCs w:val="18"/>
                <w:lang w:eastAsia="en-GB"/>
              </w:rPr>
              <w:t>esorting</w:t>
            </w:r>
            <w:r w:rsidRPr="002D1E6F">
              <w:rPr>
                <w:rFonts w:ascii="Calibri" w:eastAsia="Times New Roman" w:hAnsi="Calibri" w:cs="Times New Roman"/>
                <w:color w:val="000000"/>
                <w:sz w:val="18"/>
                <w:szCs w:val="18"/>
                <w:lang w:eastAsia="en-GB"/>
              </w:rPr>
              <w:t xml:space="preserve"> and </w:t>
            </w:r>
            <w:r w:rsidRPr="002D1E6F">
              <w:rPr>
                <w:rFonts w:ascii="Calibri" w:eastAsia="Times New Roman" w:hAnsi="Calibri" w:cs="Times New Roman"/>
                <w:color w:val="000000"/>
                <w:sz w:val="18"/>
                <w:szCs w:val="18"/>
                <w:u w:val="single"/>
                <w:lang w:eastAsia="en-GB"/>
              </w:rPr>
              <w:t>So</w:t>
            </w:r>
            <w:r w:rsidRPr="002D1E6F">
              <w:rPr>
                <w:rFonts w:ascii="Calibri" w:eastAsia="Times New Roman" w:hAnsi="Calibri" w:cs="Times New Roman"/>
                <w:color w:val="000000"/>
                <w:sz w:val="18"/>
                <w:szCs w:val="18"/>
                <w:lang w:eastAsia="en-GB"/>
              </w:rPr>
              <w:t>rting observed</w:t>
            </w:r>
          </w:p>
        </w:tc>
      </w:tr>
      <w:tr w:rsidR="00B313B7" w:rsidRPr="002D1E6F" w14:paraId="0D9639F3" w14:textId="77777777" w:rsidTr="000B3C0E">
        <w:trPr>
          <w:trHeight w:val="300"/>
          <w:jc w:val="center"/>
        </w:trPr>
        <w:tc>
          <w:tcPr>
            <w:tcW w:w="1170" w:type="dxa"/>
            <w:shd w:val="clear" w:color="auto" w:fill="auto"/>
            <w:noWrap/>
            <w:vAlign w:val="center"/>
          </w:tcPr>
          <w:p w14:paraId="13E3F9A9" w14:textId="77777777" w:rsidR="00B313B7" w:rsidRPr="002D1E6F" w:rsidRDefault="00B313B7" w:rsidP="00791991">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w:t>
            </w:r>
          </w:p>
        </w:tc>
        <w:tc>
          <w:tcPr>
            <w:tcW w:w="1134" w:type="dxa"/>
            <w:vAlign w:val="center"/>
          </w:tcPr>
          <w:p w14:paraId="2BED8DC8" w14:textId="77777777" w:rsidR="00B313B7" w:rsidRPr="002D1E6F" w:rsidRDefault="00B313B7" w:rsidP="00791991">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w:t>
            </w:r>
          </w:p>
        </w:tc>
        <w:tc>
          <w:tcPr>
            <w:tcW w:w="1985" w:type="dxa"/>
            <w:shd w:val="clear" w:color="auto" w:fill="auto"/>
            <w:noWrap/>
          </w:tcPr>
          <w:p w14:paraId="5364ECC6" w14:textId="77777777" w:rsidR="00B313B7" w:rsidRPr="002D1E6F" w:rsidRDefault="00B313B7" w:rsidP="00791991">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w:t>
            </w:r>
          </w:p>
        </w:tc>
        <w:tc>
          <w:tcPr>
            <w:tcW w:w="3077" w:type="dxa"/>
            <w:shd w:val="clear" w:color="auto" w:fill="auto"/>
            <w:noWrap/>
            <w:vAlign w:val="center"/>
          </w:tcPr>
          <w:p w14:paraId="61DC4DD5" w14:textId="77777777" w:rsidR="00B313B7" w:rsidRPr="002D1E6F" w:rsidRDefault="00B313B7" w:rsidP="00791991">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w:t>
            </w:r>
          </w:p>
        </w:tc>
      </w:tr>
    </w:tbl>
    <w:p w14:paraId="5739DD18" w14:textId="77777777" w:rsidR="00DF718B" w:rsidRPr="002D1E6F" w:rsidRDefault="00DF718B" w:rsidP="00DF718B"/>
    <w:p w14:paraId="61E3B5F0" w14:textId="77777777" w:rsidR="00DF718B" w:rsidRPr="002D1E6F" w:rsidRDefault="00DF718B" w:rsidP="00DF718B">
      <w:r w:rsidRPr="002D1E6F">
        <w:t>SS Table</w:t>
      </w:r>
    </w:p>
    <w:tbl>
      <w:tblPr>
        <w:tblW w:w="1062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70"/>
        <w:gridCol w:w="1134"/>
        <w:gridCol w:w="1134"/>
        <w:gridCol w:w="1985"/>
        <w:gridCol w:w="1802"/>
        <w:gridCol w:w="1701"/>
        <w:gridCol w:w="1701"/>
      </w:tblGrid>
      <w:tr w:rsidR="0025787C" w:rsidRPr="002D1E6F" w14:paraId="43368A6C" w14:textId="6E36C66A" w:rsidTr="0025787C">
        <w:trPr>
          <w:trHeight w:val="300"/>
          <w:jc w:val="center"/>
        </w:trPr>
        <w:tc>
          <w:tcPr>
            <w:tcW w:w="1170" w:type="dxa"/>
            <w:shd w:val="clear" w:color="auto" w:fill="auto"/>
            <w:noWrap/>
            <w:vAlign w:val="center"/>
            <w:hideMark/>
          </w:tcPr>
          <w:p w14:paraId="77C79851" w14:textId="77777777" w:rsidR="0025787C" w:rsidRPr="002D1E6F" w:rsidRDefault="0025787C" w:rsidP="0025787C">
            <w:pPr>
              <w:spacing w:after="0" w:line="240" w:lineRule="auto"/>
              <w:jc w:val="center"/>
              <w:rPr>
                <w:rFonts w:ascii="Calibri" w:eastAsia="Times New Roman" w:hAnsi="Calibri" w:cs="Times New Roman"/>
                <w:b/>
                <w:color w:val="000000"/>
                <w:sz w:val="18"/>
                <w:szCs w:val="18"/>
                <w:lang w:eastAsia="en-GB"/>
              </w:rPr>
            </w:pPr>
            <w:r w:rsidRPr="002D1E6F">
              <w:rPr>
                <w:rFonts w:ascii="Calibri" w:eastAsia="Times New Roman" w:hAnsi="Calibri" w:cs="Times New Roman"/>
                <w:b/>
                <w:color w:val="000000"/>
                <w:sz w:val="18"/>
                <w:szCs w:val="18"/>
                <w:lang w:eastAsia="en-GB"/>
              </w:rPr>
              <w:t>SSid</w:t>
            </w:r>
          </w:p>
        </w:tc>
        <w:tc>
          <w:tcPr>
            <w:tcW w:w="1134" w:type="dxa"/>
          </w:tcPr>
          <w:p w14:paraId="3F2B5D5A" w14:textId="77777777" w:rsidR="0025787C" w:rsidRPr="002D1E6F" w:rsidRDefault="0025787C" w:rsidP="0025787C">
            <w:pPr>
              <w:spacing w:after="0" w:line="240" w:lineRule="auto"/>
              <w:jc w:val="center"/>
              <w:rPr>
                <w:rFonts w:ascii="Calibri" w:eastAsia="Times New Roman" w:hAnsi="Calibri" w:cs="Times New Roman"/>
                <w:b/>
                <w:color w:val="000000"/>
                <w:sz w:val="18"/>
                <w:szCs w:val="18"/>
                <w:lang w:eastAsia="en-GB"/>
              </w:rPr>
            </w:pPr>
            <w:r w:rsidRPr="002D1E6F">
              <w:rPr>
                <w:rFonts w:ascii="Calibri" w:eastAsia="Times New Roman" w:hAnsi="Calibri" w:cs="Times New Roman"/>
                <w:b/>
                <w:color w:val="000000"/>
                <w:sz w:val="18"/>
                <w:szCs w:val="18"/>
                <w:lang w:eastAsia="en-GB"/>
              </w:rPr>
              <w:t>Foid</w:t>
            </w:r>
          </w:p>
        </w:tc>
        <w:tc>
          <w:tcPr>
            <w:tcW w:w="1134" w:type="dxa"/>
            <w:vAlign w:val="center"/>
          </w:tcPr>
          <w:p w14:paraId="7DA91E55" w14:textId="77777777" w:rsidR="0025787C" w:rsidRPr="002D1E6F" w:rsidRDefault="0025787C" w:rsidP="0025787C">
            <w:pPr>
              <w:spacing w:after="0" w:line="240" w:lineRule="auto"/>
              <w:jc w:val="center"/>
              <w:rPr>
                <w:rFonts w:ascii="Calibri" w:eastAsia="Times New Roman" w:hAnsi="Calibri" w:cs="Times New Roman"/>
                <w:b/>
                <w:color w:val="000000"/>
                <w:sz w:val="18"/>
                <w:szCs w:val="18"/>
                <w:lang w:eastAsia="en-GB"/>
              </w:rPr>
            </w:pPr>
            <w:r w:rsidRPr="002D1E6F">
              <w:rPr>
                <w:rFonts w:ascii="Calibri" w:eastAsia="Times New Roman" w:hAnsi="Calibri" w:cs="Times New Roman"/>
                <w:b/>
                <w:color w:val="000000"/>
                <w:sz w:val="18"/>
                <w:szCs w:val="18"/>
                <w:lang w:eastAsia="en-GB"/>
              </w:rPr>
              <w:t>...</w:t>
            </w:r>
          </w:p>
        </w:tc>
        <w:tc>
          <w:tcPr>
            <w:tcW w:w="1985" w:type="dxa"/>
            <w:shd w:val="clear" w:color="auto" w:fill="auto"/>
            <w:noWrap/>
            <w:vAlign w:val="center"/>
            <w:hideMark/>
          </w:tcPr>
          <w:p w14:paraId="5BFD9E82" w14:textId="5EB5B52E" w:rsidR="0025787C" w:rsidRPr="002D1E6F" w:rsidRDefault="0025787C" w:rsidP="0025787C">
            <w:pPr>
              <w:spacing w:after="0" w:line="240" w:lineRule="auto"/>
              <w:jc w:val="center"/>
              <w:rPr>
                <w:rFonts w:ascii="Calibri" w:eastAsia="Times New Roman" w:hAnsi="Calibri" w:cs="Times New Roman"/>
                <w:b/>
                <w:color w:val="000000"/>
                <w:sz w:val="18"/>
                <w:szCs w:val="18"/>
                <w:lang w:eastAsia="en-GB"/>
              </w:rPr>
            </w:pPr>
            <w:r w:rsidRPr="002D1E6F">
              <w:rPr>
                <w:rFonts w:ascii="Calibri" w:eastAsia="Times New Roman" w:hAnsi="Calibri" w:cs="Times New Roman"/>
                <w:b/>
                <w:color w:val="000000"/>
                <w:sz w:val="18"/>
                <w:szCs w:val="18"/>
                <w:lang w:eastAsia="en-GB"/>
              </w:rPr>
              <w:t>SSobservationActivity</w:t>
            </w:r>
          </w:p>
        </w:tc>
        <w:tc>
          <w:tcPr>
            <w:tcW w:w="1802" w:type="dxa"/>
            <w:shd w:val="clear" w:color="auto" w:fill="auto"/>
            <w:noWrap/>
            <w:vAlign w:val="center"/>
            <w:hideMark/>
          </w:tcPr>
          <w:p w14:paraId="2BB6D657" w14:textId="01819ED5" w:rsidR="0025787C" w:rsidRPr="002D1E6F" w:rsidRDefault="0025787C" w:rsidP="00A43A0C">
            <w:pPr>
              <w:spacing w:after="0" w:line="240" w:lineRule="auto"/>
              <w:jc w:val="center"/>
              <w:rPr>
                <w:rFonts w:ascii="Calibri" w:eastAsia="Times New Roman" w:hAnsi="Calibri" w:cs="Times New Roman"/>
                <w:b/>
                <w:color w:val="000000"/>
                <w:sz w:val="18"/>
                <w:szCs w:val="18"/>
                <w:lang w:eastAsia="en-GB"/>
              </w:rPr>
            </w:pPr>
            <w:r w:rsidRPr="002D1E6F">
              <w:rPr>
                <w:rFonts w:ascii="Calibri" w:eastAsia="Times New Roman" w:hAnsi="Calibri" w:cs="Times New Roman"/>
                <w:b/>
                <w:color w:val="000000"/>
                <w:sz w:val="18"/>
                <w:szCs w:val="18"/>
                <w:lang w:eastAsia="en-GB"/>
              </w:rPr>
              <w:t>SScatch</w:t>
            </w:r>
            <w:r w:rsidR="00A43A0C" w:rsidRPr="002D1E6F">
              <w:rPr>
                <w:rFonts w:ascii="Calibri" w:eastAsia="Times New Roman" w:hAnsi="Calibri" w:cs="Times New Roman"/>
                <w:b/>
                <w:color w:val="000000"/>
                <w:sz w:val="18"/>
                <w:szCs w:val="18"/>
                <w:lang w:eastAsia="en-GB"/>
              </w:rPr>
              <w:t>Fraction</w:t>
            </w:r>
          </w:p>
        </w:tc>
        <w:tc>
          <w:tcPr>
            <w:tcW w:w="1701" w:type="dxa"/>
            <w:shd w:val="clear" w:color="auto" w:fill="auto"/>
            <w:noWrap/>
            <w:vAlign w:val="center"/>
            <w:hideMark/>
          </w:tcPr>
          <w:p w14:paraId="20499DC6" w14:textId="717E58B5" w:rsidR="0025787C" w:rsidRPr="002D1E6F" w:rsidRDefault="0025787C" w:rsidP="0025787C">
            <w:pPr>
              <w:spacing w:after="0" w:line="240" w:lineRule="auto"/>
              <w:jc w:val="center"/>
              <w:rPr>
                <w:rFonts w:ascii="Calibri" w:eastAsia="Times New Roman" w:hAnsi="Calibri" w:cs="Times New Roman"/>
                <w:b/>
                <w:color w:val="000000"/>
                <w:sz w:val="18"/>
                <w:szCs w:val="18"/>
                <w:lang w:eastAsia="en-GB"/>
              </w:rPr>
            </w:pPr>
            <w:r w:rsidRPr="002D1E6F">
              <w:rPr>
                <w:rFonts w:ascii="Calibri" w:eastAsia="Times New Roman" w:hAnsi="Calibri" w:cs="Times New Roman"/>
                <w:b/>
                <w:color w:val="000000"/>
                <w:sz w:val="18"/>
                <w:szCs w:val="18"/>
                <w:lang w:eastAsia="en-GB"/>
              </w:rPr>
              <w:t>SSobservationType</w:t>
            </w:r>
          </w:p>
        </w:tc>
        <w:tc>
          <w:tcPr>
            <w:tcW w:w="1701" w:type="dxa"/>
            <w:vAlign w:val="center"/>
          </w:tcPr>
          <w:p w14:paraId="4666C4CC" w14:textId="742E95ED" w:rsidR="0025787C" w:rsidRPr="002D1E6F" w:rsidRDefault="0025787C" w:rsidP="0025787C">
            <w:pPr>
              <w:spacing w:after="0" w:line="240" w:lineRule="auto"/>
              <w:jc w:val="center"/>
              <w:rPr>
                <w:rFonts w:ascii="Calibri" w:eastAsia="Times New Roman" w:hAnsi="Calibri" w:cs="Times New Roman"/>
                <w:b/>
                <w:color w:val="000000"/>
                <w:sz w:val="18"/>
                <w:szCs w:val="18"/>
                <w:lang w:eastAsia="en-GB"/>
              </w:rPr>
            </w:pPr>
            <w:r w:rsidRPr="002D1E6F">
              <w:rPr>
                <w:rFonts w:ascii="Calibri" w:eastAsia="Times New Roman" w:hAnsi="Calibri" w:cs="Times New Roman"/>
                <w:b/>
                <w:color w:val="000000"/>
                <w:sz w:val="18"/>
                <w:szCs w:val="18"/>
                <w:lang w:eastAsia="en-GB"/>
              </w:rPr>
              <w:t>SSsppListName</w:t>
            </w:r>
          </w:p>
        </w:tc>
      </w:tr>
      <w:tr w:rsidR="00DF718B" w:rsidRPr="002D1E6F" w14:paraId="0FB1EAEC" w14:textId="6F989C59" w:rsidTr="0025787C">
        <w:trPr>
          <w:trHeight w:val="300"/>
          <w:jc w:val="center"/>
        </w:trPr>
        <w:tc>
          <w:tcPr>
            <w:tcW w:w="1170" w:type="dxa"/>
            <w:shd w:val="clear" w:color="auto" w:fill="auto"/>
            <w:noWrap/>
            <w:vAlign w:val="center"/>
            <w:hideMark/>
          </w:tcPr>
          <w:p w14:paraId="1E6934BE" w14:textId="77777777" w:rsidR="00DF718B" w:rsidRPr="002D1E6F" w:rsidRDefault="00DF718B" w:rsidP="00DF718B">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1</w:t>
            </w:r>
          </w:p>
        </w:tc>
        <w:tc>
          <w:tcPr>
            <w:tcW w:w="1134" w:type="dxa"/>
          </w:tcPr>
          <w:p w14:paraId="451918E4" w14:textId="77777777" w:rsidR="00DF718B" w:rsidRPr="002D1E6F" w:rsidRDefault="00DF718B" w:rsidP="00DF718B">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1</w:t>
            </w:r>
          </w:p>
        </w:tc>
        <w:tc>
          <w:tcPr>
            <w:tcW w:w="1134" w:type="dxa"/>
            <w:vAlign w:val="center"/>
          </w:tcPr>
          <w:p w14:paraId="6EDCC1AF" w14:textId="77777777" w:rsidR="00DF718B" w:rsidRPr="002D1E6F" w:rsidRDefault="00DF718B" w:rsidP="00DF718B">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w:t>
            </w:r>
          </w:p>
        </w:tc>
        <w:tc>
          <w:tcPr>
            <w:tcW w:w="1985" w:type="dxa"/>
            <w:shd w:val="clear" w:color="auto" w:fill="auto"/>
            <w:noWrap/>
          </w:tcPr>
          <w:p w14:paraId="25FF5521" w14:textId="51D92597" w:rsidR="00DF718B" w:rsidRPr="002D1E6F" w:rsidRDefault="00DF718B" w:rsidP="00DF718B">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SLIP</w:t>
            </w:r>
          </w:p>
        </w:tc>
        <w:tc>
          <w:tcPr>
            <w:tcW w:w="1802" w:type="dxa"/>
            <w:shd w:val="clear" w:color="auto" w:fill="auto"/>
            <w:noWrap/>
            <w:vAlign w:val="center"/>
          </w:tcPr>
          <w:p w14:paraId="4F71A4E2" w14:textId="1283E46E" w:rsidR="00DF718B" w:rsidRPr="002D1E6F" w:rsidRDefault="00DF718B" w:rsidP="00DF718B">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CATCH</w:t>
            </w:r>
          </w:p>
        </w:tc>
        <w:tc>
          <w:tcPr>
            <w:tcW w:w="1701" w:type="dxa"/>
            <w:shd w:val="clear" w:color="auto" w:fill="auto"/>
            <w:noWrap/>
            <w:vAlign w:val="center"/>
          </w:tcPr>
          <w:p w14:paraId="55CF6065" w14:textId="68DF09E1" w:rsidR="00DF718B" w:rsidRPr="002D1E6F" w:rsidRDefault="00DF718B" w:rsidP="00DF718B">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2</w:t>
            </w:r>
          </w:p>
        </w:tc>
        <w:tc>
          <w:tcPr>
            <w:tcW w:w="1701" w:type="dxa"/>
          </w:tcPr>
          <w:p w14:paraId="4CB30528" w14:textId="4F8AE63D" w:rsidR="00DF718B" w:rsidRPr="002D1E6F" w:rsidRDefault="00DF718B" w:rsidP="00DF718B">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A</w:t>
            </w:r>
          </w:p>
        </w:tc>
      </w:tr>
      <w:tr w:rsidR="003E47BD" w:rsidRPr="002D1E6F" w14:paraId="3C1D292A" w14:textId="77777777" w:rsidTr="0025787C">
        <w:trPr>
          <w:trHeight w:val="300"/>
          <w:jc w:val="center"/>
        </w:trPr>
        <w:tc>
          <w:tcPr>
            <w:tcW w:w="1170" w:type="dxa"/>
            <w:shd w:val="clear" w:color="auto" w:fill="auto"/>
            <w:noWrap/>
            <w:vAlign w:val="center"/>
          </w:tcPr>
          <w:p w14:paraId="241888A5" w14:textId="432D39DB" w:rsidR="003E47BD" w:rsidRPr="002D1E6F" w:rsidRDefault="003E47BD" w:rsidP="00DF718B">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2</w:t>
            </w:r>
          </w:p>
        </w:tc>
        <w:tc>
          <w:tcPr>
            <w:tcW w:w="1134" w:type="dxa"/>
          </w:tcPr>
          <w:p w14:paraId="5C3ED9E9" w14:textId="05DD635A" w:rsidR="003E47BD" w:rsidRPr="002D1E6F" w:rsidRDefault="003E47BD" w:rsidP="00DF718B">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1</w:t>
            </w:r>
          </w:p>
        </w:tc>
        <w:tc>
          <w:tcPr>
            <w:tcW w:w="1134" w:type="dxa"/>
            <w:vAlign w:val="center"/>
          </w:tcPr>
          <w:p w14:paraId="723AB3C8" w14:textId="044929E4" w:rsidR="003E47BD" w:rsidRPr="002D1E6F" w:rsidRDefault="003E47BD" w:rsidP="00DF718B">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w:t>
            </w:r>
          </w:p>
        </w:tc>
        <w:tc>
          <w:tcPr>
            <w:tcW w:w="1985" w:type="dxa"/>
            <w:shd w:val="clear" w:color="auto" w:fill="auto"/>
            <w:noWrap/>
          </w:tcPr>
          <w:p w14:paraId="510FEE53" w14:textId="0BCDB8A3" w:rsidR="003E47BD" w:rsidRPr="002D1E6F" w:rsidRDefault="003E47BD" w:rsidP="00DF718B">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DROP</w:t>
            </w:r>
          </w:p>
        </w:tc>
        <w:tc>
          <w:tcPr>
            <w:tcW w:w="1802" w:type="dxa"/>
            <w:shd w:val="clear" w:color="auto" w:fill="auto"/>
            <w:noWrap/>
            <w:vAlign w:val="center"/>
          </w:tcPr>
          <w:p w14:paraId="6B36CAEE" w14:textId="53BB08CE" w:rsidR="003E47BD" w:rsidRPr="002D1E6F" w:rsidRDefault="003E47BD" w:rsidP="00DF718B">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CATCH</w:t>
            </w:r>
          </w:p>
        </w:tc>
        <w:tc>
          <w:tcPr>
            <w:tcW w:w="1701" w:type="dxa"/>
            <w:shd w:val="clear" w:color="auto" w:fill="auto"/>
            <w:noWrap/>
            <w:vAlign w:val="center"/>
          </w:tcPr>
          <w:p w14:paraId="3013F211" w14:textId="33DE19C9" w:rsidR="003E47BD" w:rsidRPr="002D1E6F" w:rsidRDefault="003E47BD" w:rsidP="00DF718B">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2</w:t>
            </w:r>
          </w:p>
        </w:tc>
        <w:tc>
          <w:tcPr>
            <w:tcW w:w="1701" w:type="dxa"/>
          </w:tcPr>
          <w:p w14:paraId="083A3558" w14:textId="6EBF7E6E" w:rsidR="003E47BD" w:rsidRPr="002D1E6F" w:rsidRDefault="003E47BD" w:rsidP="00DF718B">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A</w:t>
            </w:r>
          </w:p>
        </w:tc>
      </w:tr>
      <w:tr w:rsidR="003E47BD" w:rsidRPr="002D1E6F" w14:paraId="3D59A744" w14:textId="77777777" w:rsidTr="0025787C">
        <w:trPr>
          <w:trHeight w:val="300"/>
          <w:jc w:val="center"/>
        </w:trPr>
        <w:tc>
          <w:tcPr>
            <w:tcW w:w="1170" w:type="dxa"/>
            <w:shd w:val="clear" w:color="auto" w:fill="auto"/>
            <w:noWrap/>
            <w:vAlign w:val="center"/>
          </w:tcPr>
          <w:p w14:paraId="4A6792CD" w14:textId="263DE394" w:rsidR="003E47BD" w:rsidRPr="002D1E6F" w:rsidRDefault="003E47BD" w:rsidP="00DF718B">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3</w:t>
            </w:r>
          </w:p>
        </w:tc>
        <w:tc>
          <w:tcPr>
            <w:tcW w:w="1134" w:type="dxa"/>
          </w:tcPr>
          <w:p w14:paraId="0277A887" w14:textId="3024B841" w:rsidR="003E47BD" w:rsidRPr="002D1E6F" w:rsidRDefault="003E47BD" w:rsidP="00DF718B">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1</w:t>
            </w:r>
          </w:p>
        </w:tc>
        <w:tc>
          <w:tcPr>
            <w:tcW w:w="1134" w:type="dxa"/>
            <w:vAlign w:val="center"/>
          </w:tcPr>
          <w:p w14:paraId="438905A8" w14:textId="459FB4CC" w:rsidR="003E47BD" w:rsidRPr="002D1E6F" w:rsidRDefault="003E47BD" w:rsidP="00DF718B">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w:t>
            </w:r>
          </w:p>
        </w:tc>
        <w:tc>
          <w:tcPr>
            <w:tcW w:w="1985" w:type="dxa"/>
            <w:shd w:val="clear" w:color="auto" w:fill="auto"/>
            <w:noWrap/>
          </w:tcPr>
          <w:p w14:paraId="7AAAC3DD" w14:textId="47A34DD5" w:rsidR="003E47BD" w:rsidRPr="002D1E6F" w:rsidRDefault="003E47BD" w:rsidP="00DF718B">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PRESORT</w:t>
            </w:r>
          </w:p>
        </w:tc>
        <w:tc>
          <w:tcPr>
            <w:tcW w:w="1802" w:type="dxa"/>
            <w:shd w:val="clear" w:color="auto" w:fill="auto"/>
            <w:noWrap/>
            <w:vAlign w:val="center"/>
          </w:tcPr>
          <w:p w14:paraId="0428F138" w14:textId="3390D9EC" w:rsidR="003E47BD" w:rsidRPr="002D1E6F" w:rsidRDefault="003E47BD" w:rsidP="00DF718B">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CATCH</w:t>
            </w:r>
          </w:p>
        </w:tc>
        <w:tc>
          <w:tcPr>
            <w:tcW w:w="1701" w:type="dxa"/>
            <w:shd w:val="clear" w:color="auto" w:fill="auto"/>
            <w:noWrap/>
            <w:vAlign w:val="center"/>
          </w:tcPr>
          <w:p w14:paraId="31BAB59B" w14:textId="60FDD37B" w:rsidR="003E47BD" w:rsidRPr="002D1E6F" w:rsidRDefault="003E47BD" w:rsidP="00DF718B">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2</w:t>
            </w:r>
          </w:p>
        </w:tc>
        <w:tc>
          <w:tcPr>
            <w:tcW w:w="1701" w:type="dxa"/>
          </w:tcPr>
          <w:p w14:paraId="62D5C0FD" w14:textId="417BB176" w:rsidR="003E47BD" w:rsidRPr="002D1E6F" w:rsidRDefault="003E47BD" w:rsidP="00DF718B">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A</w:t>
            </w:r>
          </w:p>
        </w:tc>
      </w:tr>
      <w:tr w:rsidR="00DF718B" w:rsidRPr="002D1E6F" w14:paraId="4A9BD92F" w14:textId="028E1B28" w:rsidTr="0025787C">
        <w:trPr>
          <w:trHeight w:val="300"/>
          <w:jc w:val="center"/>
        </w:trPr>
        <w:tc>
          <w:tcPr>
            <w:tcW w:w="1170" w:type="dxa"/>
            <w:shd w:val="clear" w:color="auto" w:fill="auto"/>
            <w:noWrap/>
            <w:vAlign w:val="center"/>
          </w:tcPr>
          <w:p w14:paraId="47ED8F23" w14:textId="2253643C" w:rsidR="00DF718B" w:rsidRPr="002D1E6F" w:rsidRDefault="0031646D" w:rsidP="00DF718B">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2</w:t>
            </w:r>
          </w:p>
        </w:tc>
        <w:tc>
          <w:tcPr>
            <w:tcW w:w="1134" w:type="dxa"/>
          </w:tcPr>
          <w:p w14:paraId="7F991E5B" w14:textId="77777777" w:rsidR="00DF718B" w:rsidRPr="002D1E6F" w:rsidRDefault="00DF718B" w:rsidP="00DF718B">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1</w:t>
            </w:r>
          </w:p>
        </w:tc>
        <w:tc>
          <w:tcPr>
            <w:tcW w:w="1134" w:type="dxa"/>
            <w:vAlign w:val="center"/>
          </w:tcPr>
          <w:p w14:paraId="302E97CC" w14:textId="77777777" w:rsidR="00DF718B" w:rsidRPr="002D1E6F" w:rsidRDefault="00DF718B" w:rsidP="00DF718B">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w:t>
            </w:r>
          </w:p>
        </w:tc>
        <w:tc>
          <w:tcPr>
            <w:tcW w:w="1985" w:type="dxa"/>
            <w:shd w:val="clear" w:color="auto" w:fill="auto"/>
            <w:noWrap/>
            <w:vAlign w:val="center"/>
          </w:tcPr>
          <w:p w14:paraId="06824800" w14:textId="714FEC9B" w:rsidR="00DF718B" w:rsidRPr="002D1E6F" w:rsidRDefault="00DF718B" w:rsidP="00DF718B">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SORT</w:t>
            </w:r>
          </w:p>
        </w:tc>
        <w:tc>
          <w:tcPr>
            <w:tcW w:w="1802" w:type="dxa"/>
            <w:shd w:val="clear" w:color="auto" w:fill="auto"/>
            <w:noWrap/>
            <w:vAlign w:val="center"/>
          </w:tcPr>
          <w:p w14:paraId="4F10E823" w14:textId="2234FADC" w:rsidR="00DF718B" w:rsidRPr="002D1E6F" w:rsidRDefault="00DF718B" w:rsidP="00DF718B">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LAND</w:t>
            </w:r>
          </w:p>
        </w:tc>
        <w:tc>
          <w:tcPr>
            <w:tcW w:w="1701" w:type="dxa"/>
            <w:shd w:val="clear" w:color="auto" w:fill="auto"/>
            <w:noWrap/>
            <w:vAlign w:val="center"/>
          </w:tcPr>
          <w:p w14:paraId="56A67323" w14:textId="658889D5" w:rsidR="00DF718B" w:rsidRPr="002D1E6F" w:rsidRDefault="00DF718B" w:rsidP="00DF718B">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1</w:t>
            </w:r>
          </w:p>
        </w:tc>
        <w:tc>
          <w:tcPr>
            <w:tcW w:w="1701" w:type="dxa"/>
          </w:tcPr>
          <w:p w14:paraId="20B491DE" w14:textId="421CAE42" w:rsidR="00DF718B" w:rsidRPr="002D1E6F" w:rsidRDefault="00DF718B" w:rsidP="00DF718B">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B</w:t>
            </w:r>
          </w:p>
        </w:tc>
      </w:tr>
      <w:tr w:rsidR="00DF718B" w:rsidRPr="002D1E6F" w14:paraId="2ECE3BCB" w14:textId="4A4CBE4D" w:rsidTr="0025787C">
        <w:trPr>
          <w:trHeight w:val="300"/>
          <w:jc w:val="center"/>
        </w:trPr>
        <w:tc>
          <w:tcPr>
            <w:tcW w:w="1170" w:type="dxa"/>
            <w:shd w:val="clear" w:color="auto" w:fill="auto"/>
            <w:noWrap/>
            <w:vAlign w:val="center"/>
          </w:tcPr>
          <w:p w14:paraId="57E7C740" w14:textId="7831E210" w:rsidR="00DF718B" w:rsidRPr="002D1E6F" w:rsidRDefault="0031646D" w:rsidP="00DF718B">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3</w:t>
            </w:r>
          </w:p>
        </w:tc>
        <w:tc>
          <w:tcPr>
            <w:tcW w:w="1134" w:type="dxa"/>
          </w:tcPr>
          <w:p w14:paraId="71D3C0A8" w14:textId="77777777" w:rsidR="00DF718B" w:rsidRPr="002D1E6F" w:rsidRDefault="00DF718B" w:rsidP="00DF718B">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1</w:t>
            </w:r>
          </w:p>
        </w:tc>
        <w:tc>
          <w:tcPr>
            <w:tcW w:w="1134" w:type="dxa"/>
            <w:vAlign w:val="center"/>
          </w:tcPr>
          <w:p w14:paraId="6392E823" w14:textId="77777777" w:rsidR="00DF718B" w:rsidRPr="002D1E6F" w:rsidRDefault="00DF718B" w:rsidP="00DF718B">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w:t>
            </w:r>
          </w:p>
        </w:tc>
        <w:tc>
          <w:tcPr>
            <w:tcW w:w="1985" w:type="dxa"/>
            <w:shd w:val="clear" w:color="auto" w:fill="auto"/>
            <w:noWrap/>
          </w:tcPr>
          <w:p w14:paraId="15E07157" w14:textId="6155F9CF" w:rsidR="00DF718B" w:rsidRPr="002D1E6F" w:rsidRDefault="00DF718B" w:rsidP="00DF718B">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SORT</w:t>
            </w:r>
          </w:p>
        </w:tc>
        <w:tc>
          <w:tcPr>
            <w:tcW w:w="1802" w:type="dxa"/>
            <w:shd w:val="clear" w:color="auto" w:fill="auto"/>
            <w:noWrap/>
            <w:vAlign w:val="center"/>
          </w:tcPr>
          <w:p w14:paraId="5E68DC4A" w14:textId="3A5D6041" w:rsidR="00DF718B" w:rsidRPr="002D1E6F" w:rsidRDefault="00DF718B" w:rsidP="00DF718B">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DIS</w:t>
            </w:r>
          </w:p>
        </w:tc>
        <w:tc>
          <w:tcPr>
            <w:tcW w:w="1701" w:type="dxa"/>
            <w:shd w:val="clear" w:color="auto" w:fill="auto"/>
            <w:noWrap/>
            <w:vAlign w:val="center"/>
          </w:tcPr>
          <w:p w14:paraId="77D7D9DF" w14:textId="2B42603A" w:rsidR="00DF718B" w:rsidRPr="002D1E6F" w:rsidRDefault="00DF718B" w:rsidP="00DF718B">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1</w:t>
            </w:r>
          </w:p>
        </w:tc>
        <w:tc>
          <w:tcPr>
            <w:tcW w:w="1701" w:type="dxa"/>
          </w:tcPr>
          <w:p w14:paraId="7D2D79D8" w14:textId="2C7256E8" w:rsidR="00DF718B" w:rsidRPr="002D1E6F" w:rsidRDefault="00DF718B" w:rsidP="00DF718B">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B</w:t>
            </w:r>
          </w:p>
        </w:tc>
      </w:tr>
      <w:tr w:rsidR="00DF718B" w:rsidRPr="002D1E6F" w14:paraId="77DBE0A7" w14:textId="54A8468F" w:rsidTr="0025787C">
        <w:trPr>
          <w:trHeight w:val="300"/>
          <w:jc w:val="center"/>
        </w:trPr>
        <w:tc>
          <w:tcPr>
            <w:tcW w:w="1170" w:type="dxa"/>
            <w:shd w:val="clear" w:color="auto" w:fill="auto"/>
            <w:noWrap/>
            <w:vAlign w:val="center"/>
          </w:tcPr>
          <w:p w14:paraId="38D8B749" w14:textId="77777777" w:rsidR="00DF718B" w:rsidRPr="002D1E6F" w:rsidRDefault="00DF718B" w:rsidP="00DF718B">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w:t>
            </w:r>
          </w:p>
        </w:tc>
        <w:tc>
          <w:tcPr>
            <w:tcW w:w="1134" w:type="dxa"/>
          </w:tcPr>
          <w:p w14:paraId="6CFC2B82" w14:textId="66F4718E" w:rsidR="00DF718B" w:rsidRPr="002D1E6F" w:rsidRDefault="00DF718B" w:rsidP="00DF718B">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w:t>
            </w:r>
          </w:p>
        </w:tc>
        <w:tc>
          <w:tcPr>
            <w:tcW w:w="1134" w:type="dxa"/>
            <w:vAlign w:val="center"/>
          </w:tcPr>
          <w:p w14:paraId="211DF8B7" w14:textId="4AB5553D" w:rsidR="00DF718B" w:rsidRPr="002D1E6F" w:rsidRDefault="00DF718B" w:rsidP="00DF718B">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w:t>
            </w:r>
          </w:p>
        </w:tc>
        <w:tc>
          <w:tcPr>
            <w:tcW w:w="1985" w:type="dxa"/>
            <w:shd w:val="clear" w:color="auto" w:fill="auto"/>
            <w:noWrap/>
          </w:tcPr>
          <w:p w14:paraId="15DB39E8" w14:textId="0A2800C0" w:rsidR="00DF718B" w:rsidRPr="002D1E6F" w:rsidRDefault="00DF718B" w:rsidP="00DF718B">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w:t>
            </w:r>
          </w:p>
        </w:tc>
        <w:tc>
          <w:tcPr>
            <w:tcW w:w="1802" w:type="dxa"/>
            <w:shd w:val="clear" w:color="auto" w:fill="auto"/>
            <w:noWrap/>
          </w:tcPr>
          <w:p w14:paraId="16494051" w14:textId="3BB18896" w:rsidR="00DF718B" w:rsidRPr="002D1E6F" w:rsidRDefault="00DF718B" w:rsidP="00DF718B">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w:t>
            </w:r>
          </w:p>
        </w:tc>
        <w:tc>
          <w:tcPr>
            <w:tcW w:w="1701" w:type="dxa"/>
            <w:shd w:val="clear" w:color="auto" w:fill="auto"/>
            <w:noWrap/>
          </w:tcPr>
          <w:p w14:paraId="13351E66" w14:textId="24D1BD3B" w:rsidR="00DF718B" w:rsidRPr="002D1E6F" w:rsidRDefault="00DF718B" w:rsidP="00DF718B">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w:t>
            </w:r>
          </w:p>
        </w:tc>
        <w:tc>
          <w:tcPr>
            <w:tcW w:w="1701" w:type="dxa"/>
          </w:tcPr>
          <w:p w14:paraId="56A7B5CA" w14:textId="1D555900" w:rsidR="00DF718B" w:rsidRPr="002D1E6F" w:rsidRDefault="00DF718B" w:rsidP="00DF718B">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w:t>
            </w:r>
          </w:p>
        </w:tc>
      </w:tr>
    </w:tbl>
    <w:p w14:paraId="49467050" w14:textId="77777777" w:rsidR="00DF718B" w:rsidRPr="002D1E6F" w:rsidRDefault="00DF718B" w:rsidP="00DF718B"/>
    <w:p w14:paraId="2E4F7A77" w14:textId="77777777" w:rsidR="00DF718B" w:rsidRPr="002D1E6F" w:rsidRDefault="00DF718B" w:rsidP="00DF718B"/>
    <w:p w14:paraId="09C01A65" w14:textId="77777777" w:rsidR="00DF718B" w:rsidRPr="002D1E6F" w:rsidRDefault="00DF718B">
      <w:r w:rsidRPr="002D1E6F">
        <w:br w:type="page"/>
      </w:r>
    </w:p>
    <w:p w14:paraId="7BCACB76" w14:textId="61894067" w:rsidR="00EA5DB3" w:rsidRPr="002D1E6F" w:rsidRDefault="00EA5DB3" w:rsidP="00EA5DB3">
      <w:r w:rsidRPr="002D1E6F">
        <w:rPr>
          <w:b/>
        </w:rPr>
        <w:lastRenderedPageBreak/>
        <w:t xml:space="preserve">Situation </w:t>
      </w:r>
      <w:r w:rsidR="00DF718B" w:rsidRPr="002D1E6F">
        <w:rPr>
          <w:b/>
        </w:rPr>
        <w:t>4</w:t>
      </w:r>
      <w:r w:rsidRPr="002D1E6F">
        <w:rPr>
          <w:b/>
        </w:rPr>
        <w:t>:</w:t>
      </w:r>
      <w:r w:rsidRPr="002D1E6F">
        <w:t xml:space="preserve"> </w:t>
      </w:r>
      <w:r w:rsidR="00DF718B" w:rsidRPr="002D1E6F">
        <w:t xml:space="preserve">Similar to situation 3 but observers also visually screen the occurrence </w:t>
      </w:r>
      <w:r w:rsidR="008D5A1D" w:rsidRPr="002D1E6F">
        <w:t xml:space="preserve">(or not) </w:t>
      </w:r>
      <w:r w:rsidR="00DF718B" w:rsidRPr="002D1E6F">
        <w:t xml:space="preserve">of individuals from a </w:t>
      </w:r>
      <w:r w:rsidR="008D5A1D" w:rsidRPr="002D1E6F">
        <w:t>short-</w:t>
      </w:r>
      <w:r w:rsidR="00DF718B" w:rsidRPr="002D1E6F">
        <w:t>list of incidental by-catch species (List A) during the sorting of the catch.</w:t>
      </w:r>
    </w:p>
    <w:p w14:paraId="6978A55A" w14:textId="77777777" w:rsidR="008D5A1D" w:rsidRPr="002D1E6F" w:rsidRDefault="008D5A1D" w:rsidP="00EA5DB3"/>
    <w:p w14:paraId="2DEC62E8" w14:textId="2EE62679" w:rsidR="00EA5DB3" w:rsidRPr="002D1E6F" w:rsidRDefault="003E47BD" w:rsidP="00EA5DB3">
      <w:r w:rsidRPr="002D1E6F">
        <w:rPr>
          <w:noProof/>
          <w:lang w:val="en-US"/>
        </w:rPr>
        <w:drawing>
          <wp:inline distT="0" distB="0" distL="0" distR="0" wp14:anchorId="4EE6F03D" wp14:editId="776B4C45">
            <wp:extent cx="5350247" cy="2998800"/>
            <wp:effectExtent l="0" t="0" r="0"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50247" cy="2998800"/>
                    </a:xfrm>
                    <a:prstGeom prst="rect">
                      <a:avLst/>
                    </a:prstGeom>
                    <a:noFill/>
                  </pic:spPr>
                </pic:pic>
              </a:graphicData>
            </a:graphic>
          </wp:inline>
        </w:drawing>
      </w:r>
    </w:p>
    <w:p w14:paraId="609B2DA1" w14:textId="2716FBE6" w:rsidR="00EA5DB3" w:rsidRPr="002D1E6F" w:rsidRDefault="00EA5DB3" w:rsidP="00EA5DB3"/>
    <w:p w14:paraId="014A141B" w14:textId="77777777" w:rsidR="00DF718B" w:rsidRPr="002D1E6F" w:rsidRDefault="00DF718B" w:rsidP="00DF718B">
      <w:r w:rsidRPr="002D1E6F">
        <w:t>FO Table</w:t>
      </w:r>
    </w:p>
    <w:tbl>
      <w:tblPr>
        <w:tblW w:w="736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70"/>
        <w:gridCol w:w="1134"/>
        <w:gridCol w:w="1985"/>
        <w:gridCol w:w="3077"/>
      </w:tblGrid>
      <w:tr w:rsidR="00B313B7" w:rsidRPr="002D1E6F" w14:paraId="64E8414D" w14:textId="77777777" w:rsidTr="000B3C0E">
        <w:trPr>
          <w:trHeight w:val="300"/>
          <w:jc w:val="center"/>
        </w:trPr>
        <w:tc>
          <w:tcPr>
            <w:tcW w:w="1170" w:type="dxa"/>
            <w:shd w:val="clear" w:color="auto" w:fill="auto"/>
            <w:noWrap/>
            <w:vAlign w:val="center"/>
            <w:hideMark/>
          </w:tcPr>
          <w:p w14:paraId="11F20204" w14:textId="77777777" w:rsidR="00B313B7" w:rsidRPr="002D1E6F" w:rsidRDefault="00B313B7" w:rsidP="00B313B7">
            <w:pPr>
              <w:spacing w:after="0" w:line="240" w:lineRule="auto"/>
              <w:jc w:val="center"/>
              <w:rPr>
                <w:rFonts w:ascii="Calibri" w:eastAsia="Times New Roman" w:hAnsi="Calibri" w:cs="Times New Roman"/>
                <w:b/>
                <w:color w:val="000000"/>
                <w:sz w:val="18"/>
                <w:szCs w:val="18"/>
                <w:lang w:eastAsia="en-GB"/>
              </w:rPr>
            </w:pPr>
            <w:r w:rsidRPr="002D1E6F">
              <w:rPr>
                <w:rFonts w:ascii="Calibri" w:eastAsia="Times New Roman" w:hAnsi="Calibri" w:cs="Times New Roman"/>
                <w:b/>
                <w:color w:val="000000"/>
                <w:sz w:val="18"/>
                <w:szCs w:val="18"/>
                <w:lang w:eastAsia="en-GB"/>
              </w:rPr>
              <w:t>FOid</w:t>
            </w:r>
          </w:p>
        </w:tc>
        <w:tc>
          <w:tcPr>
            <w:tcW w:w="1134" w:type="dxa"/>
            <w:vAlign w:val="center"/>
          </w:tcPr>
          <w:p w14:paraId="0C43FB65" w14:textId="77777777" w:rsidR="00B313B7" w:rsidRPr="002D1E6F" w:rsidRDefault="00B313B7" w:rsidP="00B313B7">
            <w:pPr>
              <w:spacing w:after="0" w:line="240" w:lineRule="auto"/>
              <w:jc w:val="center"/>
              <w:rPr>
                <w:rFonts w:ascii="Calibri" w:eastAsia="Times New Roman" w:hAnsi="Calibri" w:cs="Times New Roman"/>
                <w:b/>
                <w:color w:val="000000"/>
                <w:sz w:val="18"/>
                <w:szCs w:val="18"/>
                <w:lang w:eastAsia="en-GB"/>
              </w:rPr>
            </w:pPr>
            <w:r w:rsidRPr="002D1E6F">
              <w:rPr>
                <w:rFonts w:ascii="Calibri" w:eastAsia="Times New Roman" w:hAnsi="Calibri" w:cs="Times New Roman"/>
                <w:b/>
                <w:color w:val="000000"/>
                <w:sz w:val="18"/>
                <w:szCs w:val="18"/>
                <w:lang w:eastAsia="en-GB"/>
              </w:rPr>
              <w:t>...</w:t>
            </w:r>
          </w:p>
        </w:tc>
        <w:tc>
          <w:tcPr>
            <w:tcW w:w="1985" w:type="dxa"/>
            <w:shd w:val="clear" w:color="auto" w:fill="auto"/>
            <w:noWrap/>
            <w:vAlign w:val="center"/>
            <w:hideMark/>
          </w:tcPr>
          <w:p w14:paraId="2710098D" w14:textId="5BE85D60" w:rsidR="00B313B7" w:rsidRPr="002D1E6F" w:rsidRDefault="00B313B7" w:rsidP="00B313B7">
            <w:pPr>
              <w:spacing w:after="0" w:line="240" w:lineRule="auto"/>
              <w:jc w:val="center"/>
              <w:rPr>
                <w:rFonts w:ascii="Calibri" w:eastAsia="Times New Roman" w:hAnsi="Calibri" w:cs="Times New Roman"/>
                <w:b/>
                <w:color w:val="000000"/>
                <w:sz w:val="18"/>
                <w:szCs w:val="18"/>
                <w:lang w:eastAsia="en-GB"/>
              </w:rPr>
            </w:pPr>
            <w:r w:rsidRPr="002D1E6F">
              <w:rPr>
                <w:rFonts w:ascii="Calibri" w:eastAsia="Times New Roman" w:hAnsi="Calibri" w:cs="Times New Roman"/>
                <w:b/>
                <w:color w:val="000000"/>
                <w:sz w:val="18"/>
                <w:szCs w:val="18"/>
                <w:lang w:eastAsia="en-GB"/>
              </w:rPr>
              <w:t>FOobservationCode</w:t>
            </w:r>
          </w:p>
        </w:tc>
        <w:tc>
          <w:tcPr>
            <w:tcW w:w="3077" w:type="dxa"/>
            <w:shd w:val="clear" w:color="auto" w:fill="auto"/>
            <w:noWrap/>
            <w:vAlign w:val="center"/>
            <w:hideMark/>
          </w:tcPr>
          <w:p w14:paraId="2D4B3CBB" w14:textId="1BE8A6C9" w:rsidR="00B313B7" w:rsidRPr="002D1E6F" w:rsidRDefault="00B313B7" w:rsidP="00B313B7">
            <w:pPr>
              <w:spacing w:after="0" w:line="240" w:lineRule="auto"/>
              <w:jc w:val="center"/>
              <w:rPr>
                <w:rFonts w:ascii="Calibri" w:eastAsia="Times New Roman" w:hAnsi="Calibri" w:cs="Times New Roman"/>
                <w:b/>
                <w:color w:val="000000"/>
                <w:sz w:val="18"/>
                <w:szCs w:val="18"/>
                <w:lang w:eastAsia="en-GB"/>
              </w:rPr>
            </w:pPr>
            <w:r w:rsidRPr="002D1E6F">
              <w:rPr>
                <w:rFonts w:ascii="Calibri" w:eastAsia="Times New Roman" w:hAnsi="Calibri" w:cs="Times New Roman"/>
                <w:b/>
                <w:color w:val="000000"/>
                <w:sz w:val="18"/>
                <w:szCs w:val="18"/>
                <w:lang w:eastAsia="en-GB"/>
              </w:rPr>
              <w:t>Observation code explained</w:t>
            </w:r>
          </w:p>
        </w:tc>
      </w:tr>
      <w:tr w:rsidR="003E47BD" w:rsidRPr="002D1E6F" w14:paraId="0608BDF1" w14:textId="77777777" w:rsidTr="000B3C0E">
        <w:trPr>
          <w:trHeight w:val="300"/>
          <w:jc w:val="center"/>
        </w:trPr>
        <w:tc>
          <w:tcPr>
            <w:tcW w:w="1170" w:type="dxa"/>
            <w:shd w:val="clear" w:color="auto" w:fill="auto"/>
            <w:noWrap/>
            <w:vAlign w:val="center"/>
            <w:hideMark/>
          </w:tcPr>
          <w:p w14:paraId="3D1E0AED" w14:textId="77777777" w:rsidR="003E47BD" w:rsidRPr="002D1E6F" w:rsidRDefault="003E47BD" w:rsidP="003E47B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1</w:t>
            </w:r>
          </w:p>
        </w:tc>
        <w:tc>
          <w:tcPr>
            <w:tcW w:w="1134" w:type="dxa"/>
            <w:vAlign w:val="center"/>
          </w:tcPr>
          <w:p w14:paraId="44960BC7" w14:textId="77777777" w:rsidR="003E47BD" w:rsidRPr="002D1E6F" w:rsidRDefault="003E47BD" w:rsidP="003E47B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w:t>
            </w:r>
          </w:p>
        </w:tc>
        <w:tc>
          <w:tcPr>
            <w:tcW w:w="1985" w:type="dxa"/>
            <w:shd w:val="clear" w:color="auto" w:fill="auto"/>
            <w:noWrap/>
            <w:vAlign w:val="center"/>
            <w:hideMark/>
          </w:tcPr>
          <w:p w14:paraId="4B4E976D" w14:textId="7D97383F" w:rsidR="003E47BD" w:rsidRPr="002D1E6F" w:rsidRDefault="003E47BD" w:rsidP="003E47BD">
            <w:pPr>
              <w:spacing w:after="0" w:line="240" w:lineRule="auto"/>
              <w:jc w:val="center"/>
              <w:rPr>
                <w:rFonts w:ascii="Calibri" w:eastAsia="Times New Roman" w:hAnsi="Calibri" w:cs="Times New Roman"/>
                <w:color w:val="000000"/>
                <w:sz w:val="18"/>
                <w:szCs w:val="18"/>
                <w:lang w:eastAsia="en-GB"/>
              </w:rPr>
            </w:pPr>
            <w:r w:rsidRPr="002D1E6F">
              <w:rPr>
                <w:sz w:val="18"/>
                <w:szCs w:val="18"/>
              </w:rPr>
              <w:t>SlDrPrSo</w:t>
            </w:r>
          </w:p>
        </w:tc>
        <w:tc>
          <w:tcPr>
            <w:tcW w:w="3077" w:type="dxa"/>
            <w:shd w:val="clear" w:color="auto" w:fill="auto"/>
            <w:noWrap/>
            <w:vAlign w:val="center"/>
            <w:hideMark/>
          </w:tcPr>
          <w:p w14:paraId="21140B0A" w14:textId="56C65E61" w:rsidR="003E47BD" w:rsidRPr="002D1E6F" w:rsidRDefault="003E47BD" w:rsidP="003E47B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u w:val="single"/>
                <w:lang w:eastAsia="en-GB"/>
              </w:rPr>
              <w:t>Sl</w:t>
            </w:r>
            <w:r w:rsidRPr="002D1E6F">
              <w:rPr>
                <w:rFonts w:ascii="Calibri" w:eastAsia="Times New Roman" w:hAnsi="Calibri" w:cs="Times New Roman"/>
                <w:color w:val="000000"/>
                <w:sz w:val="18"/>
                <w:szCs w:val="18"/>
                <w:lang w:eastAsia="en-GB"/>
              </w:rPr>
              <w:t xml:space="preserve">ipping, </w:t>
            </w:r>
            <w:r w:rsidRPr="002D1E6F">
              <w:rPr>
                <w:rFonts w:ascii="Calibri" w:eastAsia="Times New Roman" w:hAnsi="Calibri" w:cs="Times New Roman"/>
                <w:color w:val="000000"/>
                <w:sz w:val="18"/>
                <w:szCs w:val="18"/>
                <w:u w:val="single"/>
                <w:lang w:eastAsia="en-GB"/>
              </w:rPr>
              <w:t>Dr</w:t>
            </w:r>
            <w:r w:rsidRPr="002D1E6F">
              <w:rPr>
                <w:rFonts w:ascii="Calibri" w:eastAsia="Times New Roman" w:hAnsi="Calibri" w:cs="Times New Roman"/>
                <w:color w:val="000000"/>
                <w:sz w:val="18"/>
                <w:szCs w:val="18"/>
                <w:lang w:eastAsia="en-GB"/>
              </w:rPr>
              <w:t xml:space="preserve">op-outs, </w:t>
            </w:r>
            <w:r w:rsidRPr="002D1E6F">
              <w:rPr>
                <w:rFonts w:ascii="Calibri" w:eastAsia="Times New Roman" w:hAnsi="Calibri" w:cs="Times New Roman"/>
                <w:color w:val="000000"/>
                <w:sz w:val="18"/>
                <w:szCs w:val="18"/>
                <w:u w:val="single"/>
                <w:lang w:eastAsia="en-GB"/>
              </w:rPr>
              <w:t>Pr</w:t>
            </w:r>
            <w:r w:rsidRPr="002D1E6F">
              <w:rPr>
                <w:rFonts w:ascii="Calibri" w:eastAsia="Times New Roman" w:hAnsi="Calibri" w:cs="Times New Roman"/>
                <w:color w:val="000000"/>
                <w:sz w:val="18"/>
                <w:szCs w:val="18"/>
                <w:lang w:eastAsia="en-GB"/>
              </w:rPr>
              <w:t xml:space="preserve">esorting and </w:t>
            </w:r>
            <w:r w:rsidRPr="002D1E6F">
              <w:rPr>
                <w:rFonts w:ascii="Calibri" w:eastAsia="Times New Roman" w:hAnsi="Calibri" w:cs="Times New Roman"/>
                <w:color w:val="000000"/>
                <w:sz w:val="18"/>
                <w:szCs w:val="18"/>
                <w:u w:val="single"/>
                <w:lang w:eastAsia="en-GB"/>
              </w:rPr>
              <w:t>So</w:t>
            </w:r>
            <w:r w:rsidRPr="002D1E6F">
              <w:rPr>
                <w:rFonts w:ascii="Calibri" w:eastAsia="Times New Roman" w:hAnsi="Calibri" w:cs="Times New Roman"/>
                <w:color w:val="000000"/>
                <w:sz w:val="18"/>
                <w:szCs w:val="18"/>
                <w:lang w:eastAsia="en-GB"/>
              </w:rPr>
              <w:t>rting observed</w:t>
            </w:r>
          </w:p>
        </w:tc>
      </w:tr>
      <w:tr w:rsidR="00B313B7" w:rsidRPr="002D1E6F" w14:paraId="74DAB6E5" w14:textId="77777777" w:rsidTr="000B3C0E">
        <w:trPr>
          <w:trHeight w:val="300"/>
          <w:jc w:val="center"/>
        </w:trPr>
        <w:tc>
          <w:tcPr>
            <w:tcW w:w="1170" w:type="dxa"/>
            <w:shd w:val="clear" w:color="auto" w:fill="auto"/>
            <w:noWrap/>
            <w:vAlign w:val="center"/>
          </w:tcPr>
          <w:p w14:paraId="186B716A" w14:textId="77777777" w:rsidR="00B313B7" w:rsidRPr="002D1E6F" w:rsidRDefault="00B313B7" w:rsidP="00B313B7">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w:t>
            </w:r>
          </w:p>
        </w:tc>
        <w:tc>
          <w:tcPr>
            <w:tcW w:w="1134" w:type="dxa"/>
            <w:vAlign w:val="center"/>
          </w:tcPr>
          <w:p w14:paraId="6CEA9F16" w14:textId="77777777" w:rsidR="00B313B7" w:rsidRPr="002D1E6F" w:rsidRDefault="00B313B7" w:rsidP="00B313B7">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w:t>
            </w:r>
          </w:p>
        </w:tc>
        <w:tc>
          <w:tcPr>
            <w:tcW w:w="1985" w:type="dxa"/>
            <w:shd w:val="clear" w:color="auto" w:fill="auto"/>
            <w:noWrap/>
          </w:tcPr>
          <w:p w14:paraId="7FE5F5F1" w14:textId="48E05447" w:rsidR="00B313B7" w:rsidRPr="002D1E6F" w:rsidRDefault="00B313B7" w:rsidP="00B313B7">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w:t>
            </w:r>
          </w:p>
        </w:tc>
        <w:tc>
          <w:tcPr>
            <w:tcW w:w="3077" w:type="dxa"/>
            <w:shd w:val="clear" w:color="auto" w:fill="auto"/>
            <w:noWrap/>
            <w:vAlign w:val="center"/>
          </w:tcPr>
          <w:p w14:paraId="34190E92" w14:textId="6FD1E77F" w:rsidR="00B313B7" w:rsidRPr="002D1E6F" w:rsidRDefault="00B313B7" w:rsidP="00B313B7">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w:t>
            </w:r>
          </w:p>
        </w:tc>
      </w:tr>
    </w:tbl>
    <w:p w14:paraId="05A75B77" w14:textId="77777777" w:rsidR="00DF718B" w:rsidRPr="002D1E6F" w:rsidRDefault="00DF718B" w:rsidP="00DF718B"/>
    <w:p w14:paraId="006CA9D8" w14:textId="77777777" w:rsidR="00DF718B" w:rsidRPr="002D1E6F" w:rsidRDefault="00DF718B" w:rsidP="00DF718B">
      <w:r w:rsidRPr="002D1E6F">
        <w:t>SS Table</w:t>
      </w:r>
    </w:p>
    <w:tbl>
      <w:tblPr>
        <w:tblW w:w="1062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70"/>
        <w:gridCol w:w="1134"/>
        <w:gridCol w:w="1134"/>
        <w:gridCol w:w="1985"/>
        <w:gridCol w:w="1802"/>
        <w:gridCol w:w="1701"/>
        <w:gridCol w:w="1701"/>
      </w:tblGrid>
      <w:tr w:rsidR="0025787C" w:rsidRPr="002D1E6F" w14:paraId="281BA91A" w14:textId="463EBA3F" w:rsidTr="0025787C">
        <w:trPr>
          <w:trHeight w:val="300"/>
          <w:jc w:val="center"/>
        </w:trPr>
        <w:tc>
          <w:tcPr>
            <w:tcW w:w="1170" w:type="dxa"/>
            <w:shd w:val="clear" w:color="auto" w:fill="auto"/>
            <w:noWrap/>
            <w:vAlign w:val="center"/>
            <w:hideMark/>
          </w:tcPr>
          <w:p w14:paraId="63BC6D21" w14:textId="77777777" w:rsidR="0025787C" w:rsidRPr="002D1E6F" w:rsidRDefault="0025787C" w:rsidP="0025787C">
            <w:pPr>
              <w:spacing w:after="0" w:line="240" w:lineRule="auto"/>
              <w:jc w:val="center"/>
              <w:rPr>
                <w:rFonts w:ascii="Calibri" w:eastAsia="Times New Roman" w:hAnsi="Calibri" w:cs="Times New Roman"/>
                <w:b/>
                <w:color w:val="000000"/>
                <w:sz w:val="18"/>
                <w:szCs w:val="18"/>
                <w:lang w:eastAsia="en-GB"/>
              </w:rPr>
            </w:pPr>
            <w:r w:rsidRPr="002D1E6F">
              <w:rPr>
                <w:rFonts w:ascii="Calibri" w:eastAsia="Times New Roman" w:hAnsi="Calibri" w:cs="Times New Roman"/>
                <w:b/>
                <w:color w:val="000000"/>
                <w:sz w:val="18"/>
                <w:szCs w:val="18"/>
                <w:lang w:eastAsia="en-GB"/>
              </w:rPr>
              <w:t>SSid</w:t>
            </w:r>
          </w:p>
        </w:tc>
        <w:tc>
          <w:tcPr>
            <w:tcW w:w="1134" w:type="dxa"/>
          </w:tcPr>
          <w:p w14:paraId="4EB36487" w14:textId="77777777" w:rsidR="0025787C" w:rsidRPr="002D1E6F" w:rsidRDefault="0025787C" w:rsidP="0025787C">
            <w:pPr>
              <w:spacing w:after="0" w:line="240" w:lineRule="auto"/>
              <w:jc w:val="center"/>
              <w:rPr>
                <w:rFonts w:ascii="Calibri" w:eastAsia="Times New Roman" w:hAnsi="Calibri" w:cs="Times New Roman"/>
                <w:b/>
                <w:color w:val="000000"/>
                <w:sz w:val="18"/>
                <w:szCs w:val="18"/>
                <w:lang w:eastAsia="en-GB"/>
              </w:rPr>
            </w:pPr>
            <w:r w:rsidRPr="002D1E6F">
              <w:rPr>
                <w:rFonts w:ascii="Calibri" w:eastAsia="Times New Roman" w:hAnsi="Calibri" w:cs="Times New Roman"/>
                <w:b/>
                <w:color w:val="000000"/>
                <w:sz w:val="18"/>
                <w:szCs w:val="18"/>
                <w:lang w:eastAsia="en-GB"/>
              </w:rPr>
              <w:t>Foid</w:t>
            </w:r>
          </w:p>
        </w:tc>
        <w:tc>
          <w:tcPr>
            <w:tcW w:w="1134" w:type="dxa"/>
            <w:vAlign w:val="center"/>
          </w:tcPr>
          <w:p w14:paraId="532476AB" w14:textId="77777777" w:rsidR="0025787C" w:rsidRPr="002D1E6F" w:rsidRDefault="0025787C" w:rsidP="0025787C">
            <w:pPr>
              <w:spacing w:after="0" w:line="240" w:lineRule="auto"/>
              <w:jc w:val="center"/>
              <w:rPr>
                <w:rFonts w:ascii="Calibri" w:eastAsia="Times New Roman" w:hAnsi="Calibri" w:cs="Times New Roman"/>
                <w:b/>
                <w:color w:val="000000"/>
                <w:sz w:val="18"/>
                <w:szCs w:val="18"/>
                <w:lang w:eastAsia="en-GB"/>
              </w:rPr>
            </w:pPr>
            <w:r w:rsidRPr="002D1E6F">
              <w:rPr>
                <w:rFonts w:ascii="Calibri" w:eastAsia="Times New Roman" w:hAnsi="Calibri" w:cs="Times New Roman"/>
                <w:b/>
                <w:color w:val="000000"/>
                <w:sz w:val="18"/>
                <w:szCs w:val="18"/>
                <w:lang w:eastAsia="en-GB"/>
              </w:rPr>
              <w:t>...</w:t>
            </w:r>
          </w:p>
        </w:tc>
        <w:tc>
          <w:tcPr>
            <w:tcW w:w="1985" w:type="dxa"/>
            <w:shd w:val="clear" w:color="auto" w:fill="auto"/>
            <w:noWrap/>
            <w:vAlign w:val="center"/>
            <w:hideMark/>
          </w:tcPr>
          <w:p w14:paraId="38E95FFA" w14:textId="51041717" w:rsidR="0025787C" w:rsidRPr="002D1E6F" w:rsidRDefault="0025787C" w:rsidP="0025787C">
            <w:pPr>
              <w:spacing w:after="0" w:line="240" w:lineRule="auto"/>
              <w:jc w:val="center"/>
              <w:rPr>
                <w:rFonts w:ascii="Calibri" w:eastAsia="Times New Roman" w:hAnsi="Calibri" w:cs="Times New Roman"/>
                <w:b/>
                <w:color w:val="000000"/>
                <w:sz w:val="18"/>
                <w:szCs w:val="18"/>
                <w:lang w:eastAsia="en-GB"/>
              </w:rPr>
            </w:pPr>
            <w:r w:rsidRPr="002D1E6F">
              <w:rPr>
                <w:rFonts w:ascii="Calibri" w:eastAsia="Times New Roman" w:hAnsi="Calibri" w:cs="Times New Roman"/>
                <w:b/>
                <w:color w:val="000000"/>
                <w:sz w:val="18"/>
                <w:szCs w:val="18"/>
                <w:lang w:eastAsia="en-GB"/>
              </w:rPr>
              <w:t>SSobservationActivity</w:t>
            </w:r>
          </w:p>
        </w:tc>
        <w:tc>
          <w:tcPr>
            <w:tcW w:w="1802" w:type="dxa"/>
            <w:shd w:val="clear" w:color="auto" w:fill="auto"/>
            <w:noWrap/>
            <w:vAlign w:val="center"/>
            <w:hideMark/>
          </w:tcPr>
          <w:p w14:paraId="6C13DC33" w14:textId="410D021B" w:rsidR="0025787C" w:rsidRPr="002D1E6F" w:rsidRDefault="0025787C" w:rsidP="00A43A0C">
            <w:pPr>
              <w:spacing w:after="0" w:line="240" w:lineRule="auto"/>
              <w:jc w:val="center"/>
              <w:rPr>
                <w:rFonts w:ascii="Calibri" w:eastAsia="Times New Roman" w:hAnsi="Calibri" w:cs="Times New Roman"/>
                <w:b/>
                <w:color w:val="000000"/>
                <w:sz w:val="18"/>
                <w:szCs w:val="18"/>
                <w:lang w:eastAsia="en-GB"/>
              </w:rPr>
            </w:pPr>
            <w:r w:rsidRPr="002D1E6F">
              <w:rPr>
                <w:rFonts w:ascii="Calibri" w:eastAsia="Times New Roman" w:hAnsi="Calibri" w:cs="Times New Roman"/>
                <w:b/>
                <w:color w:val="000000"/>
                <w:sz w:val="18"/>
                <w:szCs w:val="18"/>
                <w:lang w:eastAsia="en-GB"/>
              </w:rPr>
              <w:t>SScatch</w:t>
            </w:r>
            <w:r w:rsidR="00A43A0C" w:rsidRPr="002D1E6F">
              <w:rPr>
                <w:rFonts w:ascii="Calibri" w:eastAsia="Times New Roman" w:hAnsi="Calibri" w:cs="Times New Roman"/>
                <w:b/>
                <w:color w:val="000000"/>
                <w:sz w:val="18"/>
                <w:szCs w:val="18"/>
                <w:lang w:eastAsia="en-GB"/>
              </w:rPr>
              <w:t>Fraction</w:t>
            </w:r>
          </w:p>
        </w:tc>
        <w:tc>
          <w:tcPr>
            <w:tcW w:w="1701" w:type="dxa"/>
            <w:shd w:val="clear" w:color="auto" w:fill="auto"/>
            <w:noWrap/>
            <w:vAlign w:val="center"/>
            <w:hideMark/>
          </w:tcPr>
          <w:p w14:paraId="50F37D53" w14:textId="067124AF" w:rsidR="0025787C" w:rsidRPr="002D1E6F" w:rsidRDefault="0025787C" w:rsidP="0025787C">
            <w:pPr>
              <w:spacing w:after="0" w:line="240" w:lineRule="auto"/>
              <w:jc w:val="center"/>
              <w:rPr>
                <w:rFonts w:ascii="Calibri" w:eastAsia="Times New Roman" w:hAnsi="Calibri" w:cs="Times New Roman"/>
                <w:b/>
                <w:color w:val="000000"/>
                <w:sz w:val="18"/>
                <w:szCs w:val="18"/>
                <w:lang w:eastAsia="en-GB"/>
              </w:rPr>
            </w:pPr>
            <w:r w:rsidRPr="002D1E6F">
              <w:rPr>
                <w:rFonts w:ascii="Calibri" w:eastAsia="Times New Roman" w:hAnsi="Calibri" w:cs="Times New Roman"/>
                <w:b/>
                <w:color w:val="000000"/>
                <w:sz w:val="18"/>
                <w:szCs w:val="18"/>
                <w:lang w:eastAsia="en-GB"/>
              </w:rPr>
              <w:t>SSobservationType</w:t>
            </w:r>
          </w:p>
        </w:tc>
        <w:tc>
          <w:tcPr>
            <w:tcW w:w="1701" w:type="dxa"/>
            <w:vAlign w:val="center"/>
          </w:tcPr>
          <w:p w14:paraId="6F7BE08B" w14:textId="3270D9E5" w:rsidR="0025787C" w:rsidRPr="002D1E6F" w:rsidRDefault="0025787C" w:rsidP="0025787C">
            <w:pPr>
              <w:spacing w:after="0" w:line="240" w:lineRule="auto"/>
              <w:jc w:val="center"/>
              <w:rPr>
                <w:rFonts w:ascii="Calibri" w:eastAsia="Times New Roman" w:hAnsi="Calibri" w:cs="Times New Roman"/>
                <w:b/>
                <w:color w:val="000000"/>
                <w:sz w:val="18"/>
                <w:szCs w:val="18"/>
                <w:lang w:eastAsia="en-GB"/>
              </w:rPr>
            </w:pPr>
            <w:r w:rsidRPr="002D1E6F">
              <w:rPr>
                <w:rFonts w:ascii="Calibri" w:eastAsia="Times New Roman" w:hAnsi="Calibri" w:cs="Times New Roman"/>
                <w:b/>
                <w:color w:val="000000"/>
                <w:sz w:val="18"/>
                <w:szCs w:val="18"/>
                <w:lang w:eastAsia="en-GB"/>
              </w:rPr>
              <w:t>SSsppListName</w:t>
            </w:r>
          </w:p>
        </w:tc>
      </w:tr>
      <w:tr w:rsidR="00DF718B" w:rsidRPr="002D1E6F" w14:paraId="308ABF94" w14:textId="0513B4D3" w:rsidTr="0025787C">
        <w:trPr>
          <w:trHeight w:val="300"/>
          <w:jc w:val="center"/>
        </w:trPr>
        <w:tc>
          <w:tcPr>
            <w:tcW w:w="1170" w:type="dxa"/>
            <w:shd w:val="clear" w:color="auto" w:fill="auto"/>
            <w:noWrap/>
            <w:vAlign w:val="center"/>
          </w:tcPr>
          <w:p w14:paraId="71AC47BA" w14:textId="6866027B" w:rsidR="00DF718B" w:rsidRPr="002D1E6F" w:rsidRDefault="008D5A1D" w:rsidP="00791991">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1</w:t>
            </w:r>
          </w:p>
        </w:tc>
        <w:tc>
          <w:tcPr>
            <w:tcW w:w="1134" w:type="dxa"/>
          </w:tcPr>
          <w:p w14:paraId="79489E68" w14:textId="77777777" w:rsidR="00DF718B" w:rsidRPr="002D1E6F" w:rsidRDefault="00DF718B" w:rsidP="00791991">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1</w:t>
            </w:r>
          </w:p>
        </w:tc>
        <w:tc>
          <w:tcPr>
            <w:tcW w:w="1134" w:type="dxa"/>
            <w:vAlign w:val="center"/>
          </w:tcPr>
          <w:p w14:paraId="71F1F516" w14:textId="77777777" w:rsidR="00DF718B" w:rsidRPr="002D1E6F" w:rsidRDefault="00DF718B" w:rsidP="00791991">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w:t>
            </w:r>
          </w:p>
        </w:tc>
        <w:tc>
          <w:tcPr>
            <w:tcW w:w="1985" w:type="dxa"/>
            <w:shd w:val="clear" w:color="auto" w:fill="auto"/>
            <w:noWrap/>
          </w:tcPr>
          <w:p w14:paraId="6A545030" w14:textId="77777777" w:rsidR="00DF718B" w:rsidRPr="002D1E6F" w:rsidRDefault="00DF718B" w:rsidP="00791991">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SLIP</w:t>
            </w:r>
          </w:p>
        </w:tc>
        <w:tc>
          <w:tcPr>
            <w:tcW w:w="1802" w:type="dxa"/>
            <w:shd w:val="clear" w:color="auto" w:fill="auto"/>
            <w:noWrap/>
            <w:vAlign w:val="center"/>
          </w:tcPr>
          <w:p w14:paraId="3F9543BD" w14:textId="77777777" w:rsidR="00DF718B" w:rsidRPr="002D1E6F" w:rsidRDefault="00DF718B" w:rsidP="00791991">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CATCH</w:t>
            </w:r>
          </w:p>
        </w:tc>
        <w:tc>
          <w:tcPr>
            <w:tcW w:w="1701" w:type="dxa"/>
            <w:shd w:val="clear" w:color="auto" w:fill="auto"/>
            <w:noWrap/>
            <w:vAlign w:val="center"/>
          </w:tcPr>
          <w:p w14:paraId="5C547EA1" w14:textId="77777777" w:rsidR="00DF718B" w:rsidRPr="002D1E6F" w:rsidRDefault="00DF718B" w:rsidP="00791991">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2</w:t>
            </w:r>
          </w:p>
        </w:tc>
        <w:tc>
          <w:tcPr>
            <w:tcW w:w="1701" w:type="dxa"/>
          </w:tcPr>
          <w:p w14:paraId="600CAF3C" w14:textId="5C98605C" w:rsidR="00DF718B" w:rsidRPr="002D1E6F" w:rsidRDefault="00DF718B" w:rsidP="00791991">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A</w:t>
            </w:r>
          </w:p>
        </w:tc>
      </w:tr>
      <w:tr w:rsidR="003E47BD" w:rsidRPr="002D1E6F" w14:paraId="7A1A2AEE" w14:textId="77777777" w:rsidTr="003A2430">
        <w:trPr>
          <w:trHeight w:val="300"/>
          <w:jc w:val="center"/>
        </w:trPr>
        <w:tc>
          <w:tcPr>
            <w:tcW w:w="1170" w:type="dxa"/>
            <w:shd w:val="clear" w:color="auto" w:fill="auto"/>
            <w:noWrap/>
            <w:vAlign w:val="center"/>
          </w:tcPr>
          <w:p w14:paraId="0109AFFA" w14:textId="77777777" w:rsidR="003E47BD" w:rsidRPr="002D1E6F" w:rsidRDefault="003E47BD" w:rsidP="003A2430">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2</w:t>
            </w:r>
          </w:p>
        </w:tc>
        <w:tc>
          <w:tcPr>
            <w:tcW w:w="1134" w:type="dxa"/>
          </w:tcPr>
          <w:p w14:paraId="6BB0CB88" w14:textId="77777777" w:rsidR="003E47BD" w:rsidRPr="002D1E6F" w:rsidRDefault="003E47BD" w:rsidP="003A2430">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1</w:t>
            </w:r>
          </w:p>
        </w:tc>
        <w:tc>
          <w:tcPr>
            <w:tcW w:w="1134" w:type="dxa"/>
            <w:vAlign w:val="center"/>
          </w:tcPr>
          <w:p w14:paraId="787D05B5" w14:textId="77777777" w:rsidR="003E47BD" w:rsidRPr="002D1E6F" w:rsidRDefault="003E47BD" w:rsidP="003A2430">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w:t>
            </w:r>
          </w:p>
        </w:tc>
        <w:tc>
          <w:tcPr>
            <w:tcW w:w="1985" w:type="dxa"/>
            <w:shd w:val="clear" w:color="auto" w:fill="auto"/>
            <w:noWrap/>
          </w:tcPr>
          <w:p w14:paraId="6F50EC4F" w14:textId="77777777" w:rsidR="003E47BD" w:rsidRPr="002D1E6F" w:rsidRDefault="003E47BD" w:rsidP="003A2430">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DROP</w:t>
            </w:r>
          </w:p>
        </w:tc>
        <w:tc>
          <w:tcPr>
            <w:tcW w:w="1802" w:type="dxa"/>
            <w:shd w:val="clear" w:color="auto" w:fill="auto"/>
            <w:noWrap/>
            <w:vAlign w:val="center"/>
          </w:tcPr>
          <w:p w14:paraId="0E8680C6" w14:textId="77777777" w:rsidR="003E47BD" w:rsidRPr="002D1E6F" w:rsidRDefault="003E47BD" w:rsidP="003A2430">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CATCH</w:t>
            </w:r>
          </w:p>
        </w:tc>
        <w:tc>
          <w:tcPr>
            <w:tcW w:w="1701" w:type="dxa"/>
            <w:shd w:val="clear" w:color="auto" w:fill="auto"/>
            <w:noWrap/>
            <w:vAlign w:val="center"/>
          </w:tcPr>
          <w:p w14:paraId="5906D8F6" w14:textId="77777777" w:rsidR="003E47BD" w:rsidRPr="002D1E6F" w:rsidRDefault="003E47BD" w:rsidP="003A2430">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2</w:t>
            </w:r>
          </w:p>
        </w:tc>
        <w:tc>
          <w:tcPr>
            <w:tcW w:w="1701" w:type="dxa"/>
          </w:tcPr>
          <w:p w14:paraId="76BE3592" w14:textId="77777777" w:rsidR="003E47BD" w:rsidRPr="002D1E6F" w:rsidRDefault="003E47BD" w:rsidP="003A2430">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A</w:t>
            </w:r>
          </w:p>
        </w:tc>
      </w:tr>
      <w:tr w:rsidR="003E47BD" w:rsidRPr="002D1E6F" w14:paraId="7F2C0AE9" w14:textId="77777777" w:rsidTr="003A2430">
        <w:trPr>
          <w:trHeight w:val="300"/>
          <w:jc w:val="center"/>
        </w:trPr>
        <w:tc>
          <w:tcPr>
            <w:tcW w:w="1170" w:type="dxa"/>
            <w:shd w:val="clear" w:color="auto" w:fill="auto"/>
            <w:noWrap/>
            <w:vAlign w:val="center"/>
          </w:tcPr>
          <w:p w14:paraId="58EDE744" w14:textId="77777777" w:rsidR="003E47BD" w:rsidRPr="002D1E6F" w:rsidRDefault="003E47BD" w:rsidP="003A2430">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3</w:t>
            </w:r>
          </w:p>
        </w:tc>
        <w:tc>
          <w:tcPr>
            <w:tcW w:w="1134" w:type="dxa"/>
          </w:tcPr>
          <w:p w14:paraId="39CE10D1" w14:textId="77777777" w:rsidR="003E47BD" w:rsidRPr="002D1E6F" w:rsidRDefault="003E47BD" w:rsidP="003A2430">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1</w:t>
            </w:r>
          </w:p>
        </w:tc>
        <w:tc>
          <w:tcPr>
            <w:tcW w:w="1134" w:type="dxa"/>
            <w:vAlign w:val="center"/>
          </w:tcPr>
          <w:p w14:paraId="3167F818" w14:textId="77777777" w:rsidR="003E47BD" w:rsidRPr="002D1E6F" w:rsidRDefault="003E47BD" w:rsidP="003A2430">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w:t>
            </w:r>
          </w:p>
        </w:tc>
        <w:tc>
          <w:tcPr>
            <w:tcW w:w="1985" w:type="dxa"/>
            <w:shd w:val="clear" w:color="auto" w:fill="auto"/>
            <w:noWrap/>
          </w:tcPr>
          <w:p w14:paraId="7CA58635" w14:textId="77777777" w:rsidR="003E47BD" w:rsidRPr="002D1E6F" w:rsidRDefault="003E47BD" w:rsidP="003A2430">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PRESORT</w:t>
            </w:r>
          </w:p>
        </w:tc>
        <w:tc>
          <w:tcPr>
            <w:tcW w:w="1802" w:type="dxa"/>
            <w:shd w:val="clear" w:color="auto" w:fill="auto"/>
            <w:noWrap/>
            <w:vAlign w:val="center"/>
          </w:tcPr>
          <w:p w14:paraId="751AA91E" w14:textId="77777777" w:rsidR="003E47BD" w:rsidRPr="002D1E6F" w:rsidRDefault="003E47BD" w:rsidP="003A2430">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CATCH</w:t>
            </w:r>
          </w:p>
        </w:tc>
        <w:tc>
          <w:tcPr>
            <w:tcW w:w="1701" w:type="dxa"/>
            <w:shd w:val="clear" w:color="auto" w:fill="auto"/>
            <w:noWrap/>
            <w:vAlign w:val="center"/>
          </w:tcPr>
          <w:p w14:paraId="1AD6EC7F" w14:textId="77777777" w:rsidR="003E47BD" w:rsidRPr="002D1E6F" w:rsidRDefault="003E47BD" w:rsidP="003A2430">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2</w:t>
            </w:r>
          </w:p>
        </w:tc>
        <w:tc>
          <w:tcPr>
            <w:tcW w:w="1701" w:type="dxa"/>
          </w:tcPr>
          <w:p w14:paraId="423B7CB5" w14:textId="77777777" w:rsidR="003E47BD" w:rsidRPr="002D1E6F" w:rsidRDefault="003E47BD" w:rsidP="003A2430">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A</w:t>
            </w:r>
          </w:p>
        </w:tc>
      </w:tr>
      <w:tr w:rsidR="008D5A1D" w:rsidRPr="002D1E6F" w14:paraId="2E13BDE2" w14:textId="77777777" w:rsidTr="00791991">
        <w:trPr>
          <w:trHeight w:val="300"/>
          <w:jc w:val="center"/>
        </w:trPr>
        <w:tc>
          <w:tcPr>
            <w:tcW w:w="1170" w:type="dxa"/>
            <w:shd w:val="clear" w:color="auto" w:fill="auto"/>
            <w:noWrap/>
            <w:vAlign w:val="center"/>
          </w:tcPr>
          <w:p w14:paraId="35752B00" w14:textId="5EE81072" w:rsidR="008D5A1D" w:rsidRPr="002D1E6F" w:rsidRDefault="003E47BD" w:rsidP="00791991">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4</w:t>
            </w:r>
          </w:p>
        </w:tc>
        <w:tc>
          <w:tcPr>
            <w:tcW w:w="1134" w:type="dxa"/>
          </w:tcPr>
          <w:p w14:paraId="6AFF65CE" w14:textId="77777777" w:rsidR="008D5A1D" w:rsidRPr="002D1E6F" w:rsidRDefault="008D5A1D" w:rsidP="00791991">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1</w:t>
            </w:r>
          </w:p>
        </w:tc>
        <w:tc>
          <w:tcPr>
            <w:tcW w:w="1134" w:type="dxa"/>
            <w:vAlign w:val="center"/>
          </w:tcPr>
          <w:p w14:paraId="62F182A0" w14:textId="77777777" w:rsidR="008D5A1D" w:rsidRPr="002D1E6F" w:rsidRDefault="008D5A1D" w:rsidP="00791991">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w:t>
            </w:r>
          </w:p>
        </w:tc>
        <w:tc>
          <w:tcPr>
            <w:tcW w:w="1985" w:type="dxa"/>
            <w:shd w:val="clear" w:color="auto" w:fill="auto"/>
            <w:noWrap/>
          </w:tcPr>
          <w:p w14:paraId="662D1874" w14:textId="77777777" w:rsidR="008D5A1D" w:rsidRPr="002D1E6F" w:rsidRDefault="008D5A1D" w:rsidP="00791991">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SORT</w:t>
            </w:r>
          </w:p>
        </w:tc>
        <w:tc>
          <w:tcPr>
            <w:tcW w:w="1802" w:type="dxa"/>
            <w:shd w:val="clear" w:color="auto" w:fill="auto"/>
            <w:noWrap/>
            <w:vAlign w:val="center"/>
          </w:tcPr>
          <w:p w14:paraId="6B0FFC4B" w14:textId="77777777" w:rsidR="008D5A1D" w:rsidRPr="002D1E6F" w:rsidRDefault="008D5A1D" w:rsidP="00791991">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CATCH</w:t>
            </w:r>
          </w:p>
        </w:tc>
        <w:tc>
          <w:tcPr>
            <w:tcW w:w="1701" w:type="dxa"/>
            <w:shd w:val="clear" w:color="auto" w:fill="auto"/>
            <w:noWrap/>
            <w:vAlign w:val="center"/>
          </w:tcPr>
          <w:p w14:paraId="5F4EC780" w14:textId="77777777" w:rsidR="008D5A1D" w:rsidRPr="002D1E6F" w:rsidRDefault="008D5A1D" w:rsidP="00791991">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2</w:t>
            </w:r>
          </w:p>
        </w:tc>
        <w:tc>
          <w:tcPr>
            <w:tcW w:w="1701" w:type="dxa"/>
          </w:tcPr>
          <w:p w14:paraId="6C4855E2" w14:textId="77777777" w:rsidR="008D5A1D" w:rsidRPr="002D1E6F" w:rsidRDefault="008D5A1D" w:rsidP="00791991">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A</w:t>
            </w:r>
          </w:p>
        </w:tc>
      </w:tr>
      <w:tr w:rsidR="008D5A1D" w:rsidRPr="002D1E6F" w14:paraId="04DBC258" w14:textId="77777777" w:rsidTr="00791991">
        <w:trPr>
          <w:trHeight w:val="300"/>
          <w:jc w:val="center"/>
        </w:trPr>
        <w:tc>
          <w:tcPr>
            <w:tcW w:w="1170" w:type="dxa"/>
            <w:shd w:val="clear" w:color="auto" w:fill="auto"/>
            <w:noWrap/>
            <w:vAlign w:val="center"/>
            <w:hideMark/>
          </w:tcPr>
          <w:p w14:paraId="67E9DE9A" w14:textId="28ED4190" w:rsidR="008D5A1D" w:rsidRPr="002D1E6F" w:rsidRDefault="003E47BD" w:rsidP="00791991">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5</w:t>
            </w:r>
          </w:p>
        </w:tc>
        <w:tc>
          <w:tcPr>
            <w:tcW w:w="1134" w:type="dxa"/>
          </w:tcPr>
          <w:p w14:paraId="120DB0A3" w14:textId="77777777" w:rsidR="008D5A1D" w:rsidRPr="002D1E6F" w:rsidRDefault="008D5A1D" w:rsidP="00791991">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1</w:t>
            </w:r>
          </w:p>
        </w:tc>
        <w:tc>
          <w:tcPr>
            <w:tcW w:w="1134" w:type="dxa"/>
            <w:vAlign w:val="center"/>
          </w:tcPr>
          <w:p w14:paraId="323E05E7" w14:textId="77777777" w:rsidR="008D5A1D" w:rsidRPr="002D1E6F" w:rsidRDefault="008D5A1D" w:rsidP="00791991">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w:t>
            </w:r>
          </w:p>
        </w:tc>
        <w:tc>
          <w:tcPr>
            <w:tcW w:w="1985" w:type="dxa"/>
            <w:shd w:val="clear" w:color="auto" w:fill="auto"/>
            <w:noWrap/>
            <w:vAlign w:val="center"/>
            <w:hideMark/>
          </w:tcPr>
          <w:p w14:paraId="10753A99" w14:textId="77777777" w:rsidR="008D5A1D" w:rsidRPr="002D1E6F" w:rsidRDefault="008D5A1D" w:rsidP="00791991">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SORT</w:t>
            </w:r>
          </w:p>
        </w:tc>
        <w:tc>
          <w:tcPr>
            <w:tcW w:w="1802" w:type="dxa"/>
            <w:shd w:val="clear" w:color="auto" w:fill="auto"/>
            <w:noWrap/>
            <w:vAlign w:val="center"/>
            <w:hideMark/>
          </w:tcPr>
          <w:p w14:paraId="7C55C496" w14:textId="77777777" w:rsidR="008D5A1D" w:rsidRPr="002D1E6F" w:rsidRDefault="008D5A1D" w:rsidP="00791991">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LAND</w:t>
            </w:r>
          </w:p>
        </w:tc>
        <w:tc>
          <w:tcPr>
            <w:tcW w:w="1701" w:type="dxa"/>
            <w:shd w:val="clear" w:color="auto" w:fill="auto"/>
            <w:noWrap/>
            <w:vAlign w:val="center"/>
            <w:hideMark/>
          </w:tcPr>
          <w:p w14:paraId="0163B9DD" w14:textId="77777777" w:rsidR="008D5A1D" w:rsidRPr="002D1E6F" w:rsidRDefault="008D5A1D" w:rsidP="00791991">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1</w:t>
            </w:r>
          </w:p>
        </w:tc>
        <w:tc>
          <w:tcPr>
            <w:tcW w:w="1701" w:type="dxa"/>
          </w:tcPr>
          <w:p w14:paraId="69DE0110" w14:textId="77777777" w:rsidR="008D5A1D" w:rsidRPr="002D1E6F" w:rsidRDefault="008D5A1D" w:rsidP="00791991">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B</w:t>
            </w:r>
          </w:p>
        </w:tc>
      </w:tr>
      <w:tr w:rsidR="008D5A1D" w:rsidRPr="002D1E6F" w14:paraId="7E22CA32" w14:textId="77777777" w:rsidTr="00791991">
        <w:trPr>
          <w:trHeight w:val="300"/>
          <w:jc w:val="center"/>
        </w:trPr>
        <w:tc>
          <w:tcPr>
            <w:tcW w:w="1170" w:type="dxa"/>
            <w:shd w:val="clear" w:color="auto" w:fill="auto"/>
            <w:noWrap/>
            <w:vAlign w:val="center"/>
            <w:hideMark/>
          </w:tcPr>
          <w:p w14:paraId="7DBB6EC0" w14:textId="49D7D5A0" w:rsidR="008D5A1D" w:rsidRPr="002D1E6F" w:rsidRDefault="003E47BD" w:rsidP="00791991">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6</w:t>
            </w:r>
          </w:p>
        </w:tc>
        <w:tc>
          <w:tcPr>
            <w:tcW w:w="1134" w:type="dxa"/>
          </w:tcPr>
          <w:p w14:paraId="1A94B237" w14:textId="77777777" w:rsidR="008D5A1D" w:rsidRPr="002D1E6F" w:rsidRDefault="008D5A1D" w:rsidP="00791991">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1</w:t>
            </w:r>
          </w:p>
        </w:tc>
        <w:tc>
          <w:tcPr>
            <w:tcW w:w="1134" w:type="dxa"/>
            <w:vAlign w:val="center"/>
          </w:tcPr>
          <w:p w14:paraId="5585A233" w14:textId="77777777" w:rsidR="008D5A1D" w:rsidRPr="002D1E6F" w:rsidRDefault="008D5A1D" w:rsidP="00791991">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w:t>
            </w:r>
          </w:p>
        </w:tc>
        <w:tc>
          <w:tcPr>
            <w:tcW w:w="1985" w:type="dxa"/>
            <w:shd w:val="clear" w:color="auto" w:fill="auto"/>
            <w:noWrap/>
            <w:hideMark/>
          </w:tcPr>
          <w:p w14:paraId="02AC5D8A" w14:textId="77777777" w:rsidR="008D5A1D" w:rsidRPr="002D1E6F" w:rsidRDefault="008D5A1D" w:rsidP="00791991">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SORT</w:t>
            </w:r>
          </w:p>
        </w:tc>
        <w:tc>
          <w:tcPr>
            <w:tcW w:w="1802" w:type="dxa"/>
            <w:shd w:val="clear" w:color="auto" w:fill="auto"/>
            <w:noWrap/>
            <w:vAlign w:val="center"/>
            <w:hideMark/>
          </w:tcPr>
          <w:p w14:paraId="298D36E6" w14:textId="77777777" w:rsidR="008D5A1D" w:rsidRPr="002D1E6F" w:rsidRDefault="008D5A1D" w:rsidP="00791991">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DIS</w:t>
            </w:r>
          </w:p>
        </w:tc>
        <w:tc>
          <w:tcPr>
            <w:tcW w:w="1701" w:type="dxa"/>
            <w:shd w:val="clear" w:color="auto" w:fill="auto"/>
            <w:noWrap/>
            <w:vAlign w:val="center"/>
            <w:hideMark/>
          </w:tcPr>
          <w:p w14:paraId="297FDF23" w14:textId="77777777" w:rsidR="008D5A1D" w:rsidRPr="002D1E6F" w:rsidRDefault="008D5A1D" w:rsidP="00791991">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1</w:t>
            </w:r>
          </w:p>
        </w:tc>
        <w:tc>
          <w:tcPr>
            <w:tcW w:w="1701" w:type="dxa"/>
          </w:tcPr>
          <w:p w14:paraId="29A01A6E" w14:textId="77777777" w:rsidR="008D5A1D" w:rsidRPr="002D1E6F" w:rsidRDefault="008D5A1D" w:rsidP="00791991">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B</w:t>
            </w:r>
          </w:p>
        </w:tc>
      </w:tr>
      <w:tr w:rsidR="008D5A1D" w:rsidRPr="002D1E6F" w14:paraId="3A8C8E1E" w14:textId="61AB6D8E" w:rsidTr="000B3C0E">
        <w:trPr>
          <w:trHeight w:val="300"/>
          <w:jc w:val="center"/>
        </w:trPr>
        <w:tc>
          <w:tcPr>
            <w:tcW w:w="1170" w:type="dxa"/>
            <w:shd w:val="clear" w:color="auto" w:fill="auto"/>
            <w:noWrap/>
            <w:vAlign w:val="center"/>
          </w:tcPr>
          <w:p w14:paraId="1FE298AA" w14:textId="77777777" w:rsidR="008D5A1D" w:rsidRPr="002D1E6F" w:rsidRDefault="008D5A1D" w:rsidP="008D5A1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w:t>
            </w:r>
          </w:p>
        </w:tc>
        <w:tc>
          <w:tcPr>
            <w:tcW w:w="1134" w:type="dxa"/>
          </w:tcPr>
          <w:p w14:paraId="53077E69" w14:textId="5CB78106" w:rsidR="008D5A1D" w:rsidRPr="002D1E6F" w:rsidRDefault="008D5A1D" w:rsidP="008D5A1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w:t>
            </w:r>
          </w:p>
        </w:tc>
        <w:tc>
          <w:tcPr>
            <w:tcW w:w="1134" w:type="dxa"/>
          </w:tcPr>
          <w:p w14:paraId="61895503" w14:textId="06DDAC4F" w:rsidR="008D5A1D" w:rsidRPr="002D1E6F" w:rsidRDefault="008D5A1D" w:rsidP="008D5A1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w:t>
            </w:r>
          </w:p>
        </w:tc>
        <w:tc>
          <w:tcPr>
            <w:tcW w:w="1985" w:type="dxa"/>
            <w:shd w:val="clear" w:color="auto" w:fill="auto"/>
            <w:noWrap/>
          </w:tcPr>
          <w:p w14:paraId="6C8F503E" w14:textId="0128001C" w:rsidR="008D5A1D" w:rsidRPr="002D1E6F" w:rsidRDefault="008D5A1D" w:rsidP="008D5A1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w:t>
            </w:r>
          </w:p>
        </w:tc>
        <w:tc>
          <w:tcPr>
            <w:tcW w:w="1802" w:type="dxa"/>
            <w:shd w:val="clear" w:color="auto" w:fill="auto"/>
            <w:noWrap/>
          </w:tcPr>
          <w:p w14:paraId="510659E7" w14:textId="7698E87E" w:rsidR="008D5A1D" w:rsidRPr="002D1E6F" w:rsidRDefault="008D5A1D" w:rsidP="008D5A1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w:t>
            </w:r>
          </w:p>
        </w:tc>
        <w:tc>
          <w:tcPr>
            <w:tcW w:w="1701" w:type="dxa"/>
            <w:shd w:val="clear" w:color="auto" w:fill="auto"/>
            <w:noWrap/>
          </w:tcPr>
          <w:p w14:paraId="7BB3C4A9" w14:textId="631C1E10" w:rsidR="008D5A1D" w:rsidRPr="002D1E6F" w:rsidRDefault="008D5A1D" w:rsidP="008D5A1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w:t>
            </w:r>
          </w:p>
        </w:tc>
        <w:tc>
          <w:tcPr>
            <w:tcW w:w="1701" w:type="dxa"/>
          </w:tcPr>
          <w:p w14:paraId="0896DBD9" w14:textId="48BA2D98" w:rsidR="008D5A1D" w:rsidRPr="002D1E6F" w:rsidRDefault="008D5A1D" w:rsidP="008D5A1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w:t>
            </w:r>
          </w:p>
        </w:tc>
      </w:tr>
    </w:tbl>
    <w:p w14:paraId="1D2A7F26" w14:textId="77777777" w:rsidR="00DF718B" w:rsidRPr="002D1E6F" w:rsidRDefault="00DF718B" w:rsidP="00DF718B"/>
    <w:p w14:paraId="2325CA33" w14:textId="12F09380" w:rsidR="00071100" w:rsidRPr="002D1E6F" w:rsidRDefault="00071100">
      <w:r w:rsidRPr="002D1E6F">
        <w:br w:type="page"/>
      </w:r>
    </w:p>
    <w:p w14:paraId="6252A62B" w14:textId="77777777" w:rsidR="00071100" w:rsidRPr="002D1E6F" w:rsidRDefault="00071100" w:rsidP="008B51C2">
      <w:pPr>
        <w:pStyle w:val="Heading1"/>
      </w:pPr>
      <w:bookmarkStart w:id="85" w:name="_Toc56083449"/>
      <w:r w:rsidRPr="002D1E6F">
        <w:lastRenderedPageBreak/>
        <w:t xml:space="preserve">Annex V: </w:t>
      </w:r>
      <w:bookmarkStart w:id="86" w:name="_Toc29901638"/>
      <w:bookmarkStart w:id="87" w:name="_Toc31202635"/>
      <w:r w:rsidRPr="002D1E6F">
        <w:t>Algorithms for the calculation of both inclusion and selection probabilities</w:t>
      </w:r>
      <w:bookmarkEnd w:id="85"/>
      <w:bookmarkEnd w:id="86"/>
      <w:bookmarkEnd w:id="87"/>
    </w:p>
    <w:p w14:paraId="17BD9D0F" w14:textId="77777777" w:rsidR="00071100" w:rsidRPr="002D1E6F" w:rsidRDefault="00071100" w:rsidP="00071100">
      <w:r w:rsidRPr="002D1E6F">
        <w:t>By Mary Christman (ICES, 2020</w:t>
      </w:r>
      <w:r w:rsidRPr="002D1E6F">
        <w:rPr>
          <w:rStyle w:val="FootnoteReference"/>
        </w:rPr>
        <w:footnoteReference w:id="6"/>
      </w:r>
      <w:r w:rsidRPr="002D1E6F">
        <w:t>)</w:t>
      </w:r>
    </w:p>
    <w:p w14:paraId="603F0F54" w14:textId="77777777" w:rsidR="00071100" w:rsidRPr="002D1E6F" w:rsidRDefault="00071100" w:rsidP="00071100">
      <w:pPr>
        <w:rPr>
          <w:b/>
          <w:bCs/>
        </w:rPr>
      </w:pPr>
      <w:r w:rsidRPr="002D1E6F">
        <w:rPr>
          <w:b/>
          <w:bCs/>
        </w:rPr>
        <w:t>Probabilities at a given level in a sampling scheme</w:t>
      </w:r>
    </w:p>
    <w:p w14:paraId="6E3C0346" w14:textId="77777777" w:rsidR="00071100" w:rsidRPr="002D1E6F" w:rsidRDefault="00071100" w:rsidP="00071100"/>
    <w:tbl>
      <w:tblPr>
        <w:tblW w:w="539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00"/>
        <w:gridCol w:w="1805"/>
        <w:gridCol w:w="1890"/>
      </w:tblGrid>
      <w:tr w:rsidR="00071100" w:rsidRPr="002D1E6F" w14:paraId="6038EC2F" w14:textId="77777777" w:rsidTr="0066525C">
        <w:trPr>
          <w:trHeight w:val="300"/>
          <w:jc w:val="center"/>
        </w:trPr>
        <w:tc>
          <w:tcPr>
            <w:tcW w:w="1700" w:type="dxa"/>
            <w:shd w:val="clear" w:color="auto" w:fill="auto"/>
            <w:noWrap/>
            <w:vAlign w:val="center"/>
            <w:hideMark/>
          </w:tcPr>
          <w:p w14:paraId="0F5674A4" w14:textId="77777777" w:rsidR="00071100" w:rsidRPr="002D1E6F" w:rsidRDefault="00071100" w:rsidP="0066525C">
            <w:pPr>
              <w:rPr>
                <w:b/>
                <w:bCs/>
              </w:rPr>
            </w:pPr>
            <w:r w:rsidRPr="002D1E6F">
              <w:rPr>
                <w:b/>
                <w:bCs/>
              </w:rPr>
              <w:t>Type of Sampling</w:t>
            </w:r>
          </w:p>
        </w:tc>
        <w:tc>
          <w:tcPr>
            <w:tcW w:w="1805" w:type="dxa"/>
            <w:shd w:val="clear" w:color="auto" w:fill="auto"/>
            <w:noWrap/>
            <w:vAlign w:val="center"/>
            <w:hideMark/>
          </w:tcPr>
          <w:p w14:paraId="02C573C0" w14:textId="77777777" w:rsidR="00071100" w:rsidRPr="002D1E6F" w:rsidRDefault="00071100" w:rsidP="0066525C">
            <w:pPr>
              <w:rPr>
                <w:b/>
                <w:bCs/>
              </w:rPr>
            </w:pPr>
            <w:r w:rsidRPr="002D1E6F">
              <w:rPr>
                <w:b/>
                <w:bCs/>
              </w:rPr>
              <w:t>Selection Probability</w:t>
            </w:r>
          </w:p>
        </w:tc>
        <w:tc>
          <w:tcPr>
            <w:tcW w:w="1890" w:type="dxa"/>
            <w:shd w:val="clear" w:color="auto" w:fill="auto"/>
            <w:noWrap/>
            <w:vAlign w:val="center"/>
            <w:hideMark/>
          </w:tcPr>
          <w:p w14:paraId="6BF63AC1" w14:textId="77777777" w:rsidR="00071100" w:rsidRPr="002D1E6F" w:rsidRDefault="00071100" w:rsidP="0066525C">
            <w:pPr>
              <w:rPr>
                <w:b/>
                <w:bCs/>
              </w:rPr>
            </w:pPr>
            <w:r w:rsidRPr="002D1E6F">
              <w:rPr>
                <w:b/>
                <w:bCs/>
              </w:rPr>
              <w:t>Inclusion Probability (</w:t>
            </w:r>
            <m:oMath>
              <m:sSub>
                <m:sSubPr>
                  <m:ctrlPr>
                    <w:rPr>
                      <w:rFonts w:ascii="Cambria Math" w:hAnsi="Cambria Math"/>
                      <w:b/>
                      <w:bCs/>
                      <w:i/>
                    </w:rPr>
                  </m:ctrlPr>
                </m:sSubPr>
                <m:e>
                  <m:r>
                    <m:rPr>
                      <m:sty m:val="bi"/>
                    </m:rPr>
                    <w:rPr>
                      <w:rFonts w:ascii="Cambria Math" w:hAnsi="Cambria Math"/>
                    </w:rPr>
                    <m:t>π</m:t>
                  </m:r>
                </m:e>
                <m:sub>
                  <m:r>
                    <m:rPr>
                      <m:sty m:val="bi"/>
                    </m:rPr>
                    <w:rPr>
                      <w:rFonts w:ascii="Cambria Math" w:hAnsi="Cambria Math"/>
                    </w:rPr>
                    <m:t>i</m:t>
                  </m:r>
                </m:sub>
              </m:sSub>
            </m:oMath>
            <w:r w:rsidRPr="002D1E6F">
              <w:rPr>
                <w:b/>
                <w:bCs/>
              </w:rPr>
              <w:t>)</w:t>
            </w:r>
          </w:p>
        </w:tc>
      </w:tr>
      <w:tr w:rsidR="00071100" w:rsidRPr="002D1E6F" w14:paraId="584733C8" w14:textId="77777777" w:rsidTr="0066525C">
        <w:trPr>
          <w:trHeight w:val="300"/>
          <w:jc w:val="center"/>
        </w:trPr>
        <w:tc>
          <w:tcPr>
            <w:tcW w:w="1700" w:type="dxa"/>
            <w:shd w:val="clear" w:color="auto" w:fill="auto"/>
            <w:noWrap/>
            <w:vAlign w:val="bottom"/>
            <w:hideMark/>
          </w:tcPr>
          <w:p w14:paraId="02C9B167" w14:textId="77777777" w:rsidR="00071100" w:rsidRPr="002D1E6F" w:rsidRDefault="00071100" w:rsidP="0066525C">
            <w:r w:rsidRPr="002D1E6F">
              <w:t>SRSWR</w:t>
            </w:r>
          </w:p>
        </w:tc>
        <w:tc>
          <w:tcPr>
            <w:tcW w:w="1805" w:type="dxa"/>
            <w:shd w:val="clear" w:color="auto" w:fill="auto"/>
            <w:noWrap/>
            <w:vAlign w:val="center"/>
            <w:hideMark/>
          </w:tcPr>
          <w:p w14:paraId="0EA7663B" w14:textId="77777777" w:rsidR="00071100" w:rsidRPr="002D1E6F" w:rsidRDefault="004D7E68" w:rsidP="0066525C">
            <m:oMathPara>
              <m:oMath>
                <m:f>
                  <m:fPr>
                    <m:ctrlPr>
                      <w:rPr>
                        <w:rFonts w:ascii="Cambria Math" w:hAnsi="Cambria Math"/>
                        <w:i/>
                      </w:rPr>
                    </m:ctrlPr>
                  </m:fPr>
                  <m:num>
                    <m:r>
                      <w:rPr>
                        <w:rFonts w:ascii="Cambria Math" w:hAnsi="Cambria Math"/>
                      </w:rPr>
                      <m:t>1</m:t>
                    </m:r>
                  </m:num>
                  <m:den>
                    <m:r>
                      <w:rPr>
                        <w:rFonts w:ascii="Cambria Math" w:hAnsi="Cambria Math"/>
                      </w:rPr>
                      <m:t>N</m:t>
                    </m:r>
                  </m:den>
                </m:f>
              </m:oMath>
            </m:oMathPara>
          </w:p>
        </w:tc>
        <w:tc>
          <w:tcPr>
            <w:tcW w:w="1890" w:type="dxa"/>
            <w:shd w:val="clear" w:color="auto" w:fill="auto"/>
            <w:noWrap/>
            <w:vAlign w:val="center"/>
            <w:hideMark/>
          </w:tcPr>
          <w:p w14:paraId="4709A68C" w14:textId="77777777" w:rsidR="00071100" w:rsidRPr="002D1E6F" w:rsidRDefault="00071100" w:rsidP="0066525C">
            <m:oMathPara>
              <m:oMath>
                <m:r>
                  <w:rPr>
                    <w:rFonts w:ascii="Cambria Math" w:hAnsi="Cambria Math"/>
                  </w:rPr>
                  <m:t>1-</m:t>
                </m:r>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N</m:t>
                            </m:r>
                          </m:den>
                        </m:f>
                      </m:e>
                    </m:d>
                  </m:e>
                  <m:sup>
                    <m:r>
                      <w:rPr>
                        <w:rFonts w:ascii="Cambria Math" w:hAnsi="Cambria Math"/>
                      </w:rPr>
                      <m:t>n</m:t>
                    </m:r>
                  </m:sup>
                </m:sSup>
              </m:oMath>
            </m:oMathPara>
          </w:p>
        </w:tc>
      </w:tr>
      <w:tr w:rsidR="00071100" w:rsidRPr="002D1E6F" w14:paraId="307D77F8" w14:textId="77777777" w:rsidTr="0066525C">
        <w:trPr>
          <w:trHeight w:val="300"/>
          <w:jc w:val="center"/>
        </w:trPr>
        <w:tc>
          <w:tcPr>
            <w:tcW w:w="1700" w:type="dxa"/>
            <w:shd w:val="clear" w:color="auto" w:fill="auto"/>
            <w:noWrap/>
            <w:vAlign w:val="bottom"/>
            <w:hideMark/>
          </w:tcPr>
          <w:p w14:paraId="3E9A6137" w14:textId="77777777" w:rsidR="00071100" w:rsidRPr="002D1E6F" w:rsidRDefault="00071100" w:rsidP="0066525C">
            <w:r w:rsidRPr="002D1E6F">
              <w:t>SRSWOR</w:t>
            </w:r>
          </w:p>
        </w:tc>
        <w:tc>
          <w:tcPr>
            <w:tcW w:w="1805" w:type="dxa"/>
            <w:shd w:val="clear" w:color="auto" w:fill="auto"/>
            <w:noWrap/>
            <w:vAlign w:val="center"/>
            <w:hideMark/>
          </w:tcPr>
          <w:p w14:paraId="4390417D" w14:textId="77777777" w:rsidR="00071100" w:rsidRPr="002D1E6F" w:rsidRDefault="00071100" w:rsidP="0066525C">
            <w:r w:rsidRPr="002D1E6F">
              <w:t>See below</w:t>
            </w:r>
          </w:p>
        </w:tc>
        <w:tc>
          <w:tcPr>
            <w:tcW w:w="1890" w:type="dxa"/>
            <w:shd w:val="clear" w:color="auto" w:fill="auto"/>
            <w:noWrap/>
            <w:vAlign w:val="center"/>
            <w:hideMark/>
          </w:tcPr>
          <w:p w14:paraId="102D2F55" w14:textId="77777777" w:rsidR="00071100" w:rsidRPr="002D1E6F" w:rsidRDefault="004D7E68" w:rsidP="0066525C">
            <m:oMathPara>
              <m:oMath>
                <m:f>
                  <m:fPr>
                    <m:ctrlPr>
                      <w:rPr>
                        <w:rFonts w:ascii="Cambria Math" w:hAnsi="Cambria Math"/>
                        <w:i/>
                      </w:rPr>
                    </m:ctrlPr>
                  </m:fPr>
                  <m:num>
                    <m:r>
                      <w:rPr>
                        <w:rFonts w:ascii="Cambria Math" w:hAnsi="Cambria Math"/>
                      </w:rPr>
                      <m:t>n</m:t>
                    </m:r>
                  </m:num>
                  <m:den>
                    <m:r>
                      <w:rPr>
                        <w:rFonts w:ascii="Cambria Math" w:hAnsi="Cambria Math"/>
                      </w:rPr>
                      <m:t>N</m:t>
                    </m:r>
                  </m:den>
                </m:f>
              </m:oMath>
            </m:oMathPara>
          </w:p>
        </w:tc>
      </w:tr>
      <w:tr w:rsidR="00071100" w:rsidRPr="002D1E6F" w14:paraId="680648E7" w14:textId="77777777" w:rsidTr="0066525C">
        <w:trPr>
          <w:trHeight w:val="300"/>
          <w:jc w:val="center"/>
        </w:trPr>
        <w:tc>
          <w:tcPr>
            <w:tcW w:w="1700" w:type="dxa"/>
            <w:shd w:val="clear" w:color="auto" w:fill="auto"/>
            <w:noWrap/>
            <w:vAlign w:val="bottom"/>
            <w:hideMark/>
          </w:tcPr>
          <w:p w14:paraId="58701F63" w14:textId="77777777" w:rsidR="00071100" w:rsidRPr="002D1E6F" w:rsidRDefault="00071100" w:rsidP="0066525C">
            <w:r w:rsidRPr="002D1E6F">
              <w:t>UPSWR</w:t>
            </w:r>
          </w:p>
        </w:tc>
        <w:tc>
          <w:tcPr>
            <w:tcW w:w="1805" w:type="dxa"/>
            <w:shd w:val="clear" w:color="auto" w:fill="auto"/>
            <w:noWrap/>
            <w:vAlign w:val="center"/>
            <w:hideMark/>
          </w:tcPr>
          <w:p w14:paraId="6070FEF1" w14:textId="77777777" w:rsidR="00071100" w:rsidRPr="002D1E6F" w:rsidRDefault="004D7E68" w:rsidP="0066525C">
            <m:oMathPara>
              <m:oMath>
                <m:sSub>
                  <m:sSubPr>
                    <m:ctrlPr>
                      <w:rPr>
                        <w:rFonts w:ascii="Cambria Math" w:hAnsi="Cambria Math"/>
                        <w:i/>
                      </w:rPr>
                    </m:ctrlPr>
                  </m:sSubPr>
                  <m:e>
                    <m:r>
                      <w:rPr>
                        <w:rFonts w:ascii="Cambria Math" w:hAnsi="Cambria Math"/>
                      </w:rPr>
                      <m:t>p</m:t>
                    </m:r>
                  </m:e>
                  <m:sub>
                    <m:r>
                      <w:rPr>
                        <w:rFonts w:ascii="Cambria Math" w:hAnsi="Cambria Math"/>
                      </w:rPr>
                      <m:t>i</m:t>
                    </m:r>
                  </m:sub>
                </m:sSub>
              </m:oMath>
            </m:oMathPara>
          </w:p>
        </w:tc>
        <w:tc>
          <w:tcPr>
            <w:tcW w:w="1890" w:type="dxa"/>
            <w:shd w:val="clear" w:color="auto" w:fill="auto"/>
            <w:noWrap/>
            <w:vAlign w:val="center"/>
            <w:hideMark/>
          </w:tcPr>
          <w:p w14:paraId="69F1458E" w14:textId="77777777" w:rsidR="00071100" w:rsidRPr="002D1E6F" w:rsidRDefault="00071100" w:rsidP="0066525C">
            <m:oMathPara>
              <m:oMath>
                <m:r>
                  <w:rPr>
                    <w:rFonts w:ascii="Cambria Math" w:hAnsi="Cambria Math"/>
                  </w:rPr>
                  <m:t>1-</m:t>
                </m:r>
                <m:sSup>
                  <m:sSupPr>
                    <m:ctrlPr>
                      <w:rPr>
                        <w:rFonts w:ascii="Cambria Math" w:hAnsi="Cambria Math"/>
                        <w:i/>
                      </w:rPr>
                    </m:ctrlPr>
                  </m:sSupPr>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i</m:t>
                            </m:r>
                          </m:sub>
                        </m:sSub>
                      </m:e>
                    </m:d>
                  </m:e>
                  <m:sup>
                    <m:r>
                      <w:rPr>
                        <w:rFonts w:ascii="Cambria Math" w:hAnsi="Cambria Math"/>
                      </w:rPr>
                      <m:t>n</m:t>
                    </m:r>
                  </m:sup>
                </m:sSup>
              </m:oMath>
            </m:oMathPara>
          </w:p>
        </w:tc>
      </w:tr>
      <w:tr w:rsidR="00071100" w:rsidRPr="002D1E6F" w14:paraId="0C49B763" w14:textId="77777777" w:rsidTr="0066525C">
        <w:trPr>
          <w:trHeight w:val="300"/>
          <w:jc w:val="center"/>
        </w:trPr>
        <w:tc>
          <w:tcPr>
            <w:tcW w:w="1700" w:type="dxa"/>
            <w:shd w:val="clear" w:color="auto" w:fill="auto"/>
            <w:noWrap/>
            <w:vAlign w:val="bottom"/>
            <w:hideMark/>
          </w:tcPr>
          <w:p w14:paraId="5427AA79" w14:textId="77777777" w:rsidR="00071100" w:rsidRPr="002D1E6F" w:rsidRDefault="00071100" w:rsidP="0066525C">
            <w:r w:rsidRPr="002D1E6F">
              <w:t>UPSWOR</w:t>
            </w:r>
          </w:p>
        </w:tc>
        <w:tc>
          <w:tcPr>
            <w:tcW w:w="1805" w:type="dxa"/>
            <w:shd w:val="clear" w:color="auto" w:fill="auto"/>
            <w:noWrap/>
            <w:vAlign w:val="center"/>
            <w:hideMark/>
          </w:tcPr>
          <w:p w14:paraId="10C3B4A8" w14:textId="77777777" w:rsidR="00071100" w:rsidRPr="002D1E6F" w:rsidRDefault="00071100" w:rsidP="0066525C">
            <w:r w:rsidRPr="002D1E6F">
              <w:t>See below</w:t>
            </w:r>
          </w:p>
        </w:tc>
        <w:tc>
          <w:tcPr>
            <w:tcW w:w="1890" w:type="dxa"/>
            <w:shd w:val="clear" w:color="auto" w:fill="auto"/>
            <w:noWrap/>
            <w:vAlign w:val="center"/>
            <w:hideMark/>
          </w:tcPr>
          <w:p w14:paraId="3EF65C8F" w14:textId="77777777" w:rsidR="00071100" w:rsidRPr="002D1E6F" w:rsidRDefault="004D7E68" w:rsidP="0066525C">
            <m:oMathPara>
              <m:oMath>
                <m:nary>
                  <m:naryPr>
                    <m:chr m:val="∑"/>
                    <m:limLoc m:val="subSup"/>
                    <m:ctrlPr>
                      <w:rPr>
                        <w:rFonts w:ascii="Cambria Math" w:hAnsi="Cambria Math"/>
                        <w:i/>
                      </w:rPr>
                    </m:ctrlPr>
                  </m:naryPr>
                  <m:sub>
                    <m:r>
                      <w:rPr>
                        <w:rFonts w:ascii="Cambria Math" w:hAnsi="Cambria Math"/>
                      </w:rPr>
                      <m:t>k=1</m:t>
                    </m:r>
                  </m:sub>
                  <m:sup>
                    <m:r>
                      <w:rPr>
                        <w:rFonts w:ascii="Cambria Math" w:hAnsi="Cambria Math"/>
                      </w:rPr>
                      <m:t>n</m:t>
                    </m:r>
                  </m:sup>
                  <m:e>
                    <m:sSub>
                      <m:sSubPr>
                        <m:ctrlPr>
                          <w:rPr>
                            <w:rFonts w:ascii="Cambria Math" w:hAnsi="Cambria Math"/>
                            <w:i/>
                          </w:rPr>
                        </m:ctrlPr>
                      </m:sSubPr>
                      <m:e>
                        <m:r>
                          <w:rPr>
                            <w:rFonts w:ascii="Cambria Math" w:hAnsi="Cambria Math"/>
                          </w:rPr>
                          <m:t>p</m:t>
                        </m:r>
                      </m:e>
                      <m:sub>
                        <m:r>
                          <w:rPr>
                            <w:rFonts w:ascii="Cambria Math" w:hAnsi="Cambria Math"/>
                          </w:rPr>
                          <m:t>i</m:t>
                        </m:r>
                      </m:sub>
                    </m:sSub>
                    <m:d>
                      <m:dPr>
                        <m:ctrlPr>
                          <w:rPr>
                            <w:rFonts w:ascii="Cambria Math" w:hAnsi="Cambria Math"/>
                            <w:i/>
                          </w:rPr>
                        </m:ctrlPr>
                      </m:dPr>
                      <m:e>
                        <m:r>
                          <w:rPr>
                            <w:rFonts w:ascii="Cambria Math" w:hAnsi="Cambria Math"/>
                          </w:rPr>
                          <m:t>k</m:t>
                        </m:r>
                      </m:e>
                    </m:d>
                  </m:e>
                </m:nary>
              </m:oMath>
            </m:oMathPara>
          </w:p>
        </w:tc>
      </w:tr>
    </w:tbl>
    <w:p w14:paraId="030D17DA" w14:textId="77777777" w:rsidR="00071100" w:rsidRPr="002D1E6F" w:rsidRDefault="00071100" w:rsidP="00071100"/>
    <w:p w14:paraId="2858B33B" w14:textId="77777777" w:rsidR="00071100" w:rsidRPr="002D1E6F" w:rsidRDefault="00071100" w:rsidP="00071100">
      <w:r w:rsidRPr="002D1E6F">
        <w:t>Notation: let</w:t>
      </w:r>
    </w:p>
    <w:p w14:paraId="6DE09847" w14:textId="77777777" w:rsidR="00071100" w:rsidRPr="002D1E6F" w:rsidRDefault="00071100" w:rsidP="00071100">
      <m:oMath>
        <m:r>
          <w:rPr>
            <w:rFonts w:ascii="Cambria Math" w:hAnsi="Cambria Math"/>
          </w:rPr>
          <m:t>N=</m:t>
        </m:r>
      </m:oMath>
      <w:r w:rsidRPr="002D1E6F">
        <w:t xml:space="preserve"> number of elements in the population, i.e. the population “size”, </w:t>
      </w:r>
    </w:p>
    <w:p w14:paraId="5C3ED553" w14:textId="77777777" w:rsidR="00071100" w:rsidRPr="002D1E6F" w:rsidRDefault="00071100" w:rsidP="00071100">
      <m:oMath>
        <m:r>
          <w:rPr>
            <w:rFonts w:ascii="Cambria Math" w:hAnsi="Cambria Math"/>
          </w:rPr>
          <m:t>n=</m:t>
        </m:r>
      </m:oMath>
      <w:r w:rsidRPr="002D1E6F">
        <w:t xml:space="preserve"> the number of elements to be sampled, i.e. the sample size, </w:t>
      </w:r>
    </w:p>
    <w:p w14:paraId="718AC2F7" w14:textId="77777777" w:rsidR="00071100" w:rsidRPr="002D1E6F" w:rsidRDefault="00071100" w:rsidP="00071100">
      <w:r w:rsidRPr="002D1E6F">
        <w:t xml:space="preserve">WITH REPLACEMENT </w:t>
      </w:r>
    </w:p>
    <w:p w14:paraId="73667A8F" w14:textId="77777777" w:rsidR="00071100" w:rsidRPr="002D1E6F" w:rsidRDefault="004D7E68" w:rsidP="00071100">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oMath>
      <w:r w:rsidR="00071100" w:rsidRPr="002D1E6F">
        <w:t xml:space="preserve"> the probability of selection with replacement of the </w:t>
      </w:r>
      <m:oMath>
        <m:sSup>
          <m:sSupPr>
            <m:ctrlPr>
              <w:rPr>
                <w:rFonts w:ascii="Cambria Math" w:hAnsi="Cambria Math"/>
                <w:i/>
              </w:rPr>
            </m:ctrlPr>
          </m:sSupPr>
          <m:e>
            <m:r>
              <w:rPr>
                <w:rFonts w:ascii="Cambria Math" w:hAnsi="Cambria Math"/>
              </w:rPr>
              <m:t>i</m:t>
            </m:r>
          </m:e>
          <m:sup>
            <m:r>
              <w:rPr>
                <w:rFonts w:ascii="Cambria Math" w:hAnsi="Cambria Math"/>
              </w:rPr>
              <m:t>th</m:t>
            </m:r>
          </m:sup>
        </m:sSup>
      </m:oMath>
      <w:r w:rsidR="00071100" w:rsidRPr="002D1E6F">
        <w:t xml:space="preserve"> element in the population, </w:t>
      </w:r>
      <m:oMath>
        <m:r>
          <w:rPr>
            <w:rFonts w:ascii="Cambria Math" w:hAnsi="Cambria Math"/>
          </w:rPr>
          <m:t>i=1,…,N</m:t>
        </m:r>
      </m:oMath>
      <w:r w:rsidR="00071100" w:rsidRPr="002D1E6F">
        <w:t xml:space="preserve">, where </w:t>
      </w:r>
      <m:oMath>
        <m:nary>
          <m:naryPr>
            <m:chr m:val="∑"/>
            <m:limLoc m:val="subSup"/>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p</m:t>
                </m:r>
              </m:e>
              <m:sub>
                <m:r>
                  <w:rPr>
                    <w:rFonts w:ascii="Cambria Math" w:hAnsi="Cambria Math"/>
                  </w:rPr>
                  <m:t>i</m:t>
                </m:r>
              </m:sub>
            </m:sSub>
          </m:e>
        </m:nary>
        <m:r>
          <w:rPr>
            <w:rFonts w:ascii="Cambria Math" w:hAnsi="Cambria Math"/>
          </w:rPr>
          <m:t>=1</m:t>
        </m:r>
      </m:oMath>
    </w:p>
    <w:p w14:paraId="3D78B177" w14:textId="77777777" w:rsidR="00071100" w:rsidRPr="002D1E6F" w:rsidRDefault="00071100" w:rsidP="00071100">
      <w:r w:rsidRPr="002D1E6F">
        <w:t>WITHOUT REPLACEMENT</w:t>
      </w:r>
    </w:p>
    <w:p w14:paraId="5A3D0343" w14:textId="77777777" w:rsidR="00071100" w:rsidRPr="002D1E6F" w:rsidRDefault="00071100" w:rsidP="00071100">
      <m:oMath>
        <m:r>
          <w:rPr>
            <w:rFonts w:ascii="Cambria Math" w:hAnsi="Cambria Math"/>
          </w:rPr>
          <m:t>k=</m:t>
        </m:r>
      </m:oMath>
      <w:r w:rsidRPr="002D1E6F">
        <w:t xml:space="preserve"> the order in which the </w:t>
      </w:r>
      <m:oMath>
        <m:sSup>
          <m:sSupPr>
            <m:ctrlPr>
              <w:rPr>
                <w:rFonts w:ascii="Cambria Math" w:hAnsi="Cambria Math"/>
                <w:i/>
              </w:rPr>
            </m:ctrlPr>
          </m:sSupPr>
          <m:e>
            <m:r>
              <w:rPr>
                <w:rFonts w:ascii="Cambria Math" w:hAnsi="Cambria Math"/>
              </w:rPr>
              <m:t>i</m:t>
            </m:r>
          </m:e>
          <m:sup>
            <m:r>
              <w:rPr>
                <w:rFonts w:ascii="Cambria Math" w:hAnsi="Cambria Math"/>
              </w:rPr>
              <m:t>th</m:t>
            </m:r>
          </m:sup>
        </m:sSup>
      </m:oMath>
      <w:r w:rsidRPr="002D1E6F">
        <w:t xml:space="preserve"> element is sampled from the population when sampling is without replacement</w:t>
      </w:r>
    </w:p>
    <w:p w14:paraId="71B303CB" w14:textId="77777777" w:rsidR="00071100" w:rsidRPr="002D1E6F" w:rsidRDefault="004D7E68" w:rsidP="00071100">
      <m:oMath>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i</m:t>
                </m:r>
              </m:e>
              <m:sub>
                <m:r>
                  <w:rPr>
                    <w:rFonts w:ascii="Cambria Math" w:hAnsi="Cambria Math"/>
                  </w:rPr>
                  <m:t>j</m:t>
                </m:r>
              </m:sub>
            </m:sSub>
          </m:sub>
        </m:sSub>
        <m:d>
          <m:dPr>
            <m:ctrlPr>
              <w:rPr>
                <w:rFonts w:ascii="Cambria Math" w:hAnsi="Cambria Math"/>
                <w:i/>
              </w:rPr>
            </m:ctrlPr>
          </m:dPr>
          <m:e>
            <m:r>
              <w:rPr>
                <w:rFonts w:ascii="Cambria Math" w:hAnsi="Cambria Math"/>
              </w:rPr>
              <m:t>k</m:t>
            </m:r>
          </m:e>
        </m:d>
        <m:r>
          <w:rPr>
            <w:rFonts w:ascii="Cambria Math" w:hAnsi="Cambria Math"/>
          </w:rPr>
          <m:t>=</m:t>
        </m:r>
      </m:oMath>
      <w:r w:rsidR="00071100" w:rsidRPr="002D1E6F">
        <w:t xml:space="preserve"> probability that the </w:t>
      </w:r>
      <m:oMath>
        <m:sSup>
          <m:sSupPr>
            <m:ctrlPr>
              <w:rPr>
                <w:rFonts w:ascii="Cambria Math" w:hAnsi="Cambria Math"/>
                <w:i/>
              </w:rPr>
            </m:ctrlPr>
          </m:sSupPr>
          <m:e>
            <m:r>
              <w:rPr>
                <w:rFonts w:ascii="Cambria Math" w:hAnsi="Cambria Math"/>
              </w:rPr>
              <m:t>i</m:t>
            </m:r>
          </m:e>
          <m:sup>
            <m:r>
              <w:rPr>
                <w:rFonts w:ascii="Cambria Math" w:hAnsi="Cambria Math"/>
              </w:rPr>
              <m:t>th</m:t>
            </m:r>
          </m:sup>
        </m:sSup>
      </m:oMath>
      <w:r w:rsidR="00071100" w:rsidRPr="002D1E6F">
        <w:t xml:space="preserve"> unit is selected on the </w:t>
      </w:r>
      <m:oMath>
        <m:sSup>
          <m:sSupPr>
            <m:ctrlPr>
              <w:rPr>
                <w:rFonts w:ascii="Cambria Math" w:hAnsi="Cambria Math"/>
                <w:i/>
              </w:rPr>
            </m:ctrlPr>
          </m:sSupPr>
          <m:e>
            <m:r>
              <w:rPr>
                <w:rFonts w:ascii="Cambria Math" w:hAnsi="Cambria Math"/>
              </w:rPr>
              <m:t>j</m:t>
            </m:r>
          </m:e>
          <m:sup>
            <m:r>
              <w:rPr>
                <w:rFonts w:ascii="Cambria Math" w:hAnsi="Cambria Math"/>
              </w:rPr>
              <m:t>th</m:t>
            </m:r>
          </m:sup>
        </m:sSup>
      </m:oMath>
      <w:r w:rsidR="00071100" w:rsidRPr="002D1E6F">
        <w:t xml:space="preserve"> draw when </w:t>
      </w:r>
      <m:oMath>
        <m:r>
          <w:rPr>
            <w:rFonts w:ascii="Cambria Math" w:hAnsi="Cambria Math"/>
          </w:rPr>
          <m:t>k</m:t>
        </m:r>
      </m:oMath>
      <w:r w:rsidR="00071100" w:rsidRPr="002D1E6F">
        <w:t xml:space="preserve"> draws have occurred,  </w:t>
      </w:r>
      <m:oMath>
        <m:r>
          <w:rPr>
            <w:rFonts w:ascii="Cambria Math" w:hAnsi="Cambria Math"/>
          </w:rPr>
          <m:t>j≤k</m:t>
        </m:r>
      </m:oMath>
      <w:r w:rsidR="00071100" w:rsidRPr="002D1E6F">
        <w:t xml:space="preserve">. For example, </w:t>
      </w:r>
      <m:oMath>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i</m:t>
                </m:r>
              </m:e>
              <m:sub>
                <m:r>
                  <w:rPr>
                    <w:rFonts w:ascii="Cambria Math" w:hAnsi="Cambria Math"/>
                  </w:rPr>
                  <m:t>1</m:t>
                </m:r>
              </m:sub>
            </m:sSub>
          </m:sub>
        </m:sSub>
        <m:d>
          <m:dPr>
            <m:ctrlPr>
              <w:rPr>
                <w:rFonts w:ascii="Cambria Math" w:hAnsi="Cambria Math"/>
                <w:i/>
              </w:rPr>
            </m:ctrlPr>
          </m:dPr>
          <m:e>
            <m:r>
              <w:rPr>
                <w:rFonts w:ascii="Cambria Math" w:hAnsi="Cambria Math"/>
              </w:rPr>
              <m:t>2</m:t>
            </m:r>
          </m:e>
        </m:d>
      </m:oMath>
      <w:r w:rsidR="00071100" w:rsidRPr="002D1E6F">
        <w:t xml:space="preserve"> is the probability that the </w:t>
      </w:r>
      <m:oMath>
        <m:sSup>
          <m:sSupPr>
            <m:ctrlPr>
              <w:rPr>
                <w:rFonts w:ascii="Cambria Math" w:hAnsi="Cambria Math"/>
                <w:i/>
              </w:rPr>
            </m:ctrlPr>
          </m:sSupPr>
          <m:e>
            <m:r>
              <w:rPr>
                <w:rFonts w:ascii="Cambria Math" w:hAnsi="Cambria Math"/>
              </w:rPr>
              <m:t>i</m:t>
            </m:r>
          </m:e>
          <m:sup>
            <m:r>
              <w:rPr>
                <w:rFonts w:ascii="Cambria Math" w:hAnsi="Cambria Math"/>
              </w:rPr>
              <m:t>th</m:t>
            </m:r>
          </m:sup>
        </m:sSup>
      </m:oMath>
      <w:r w:rsidR="00071100" w:rsidRPr="002D1E6F">
        <w:t xml:space="preserve"> unit was selected on the </w:t>
      </w:r>
      <m:oMath>
        <m:sSup>
          <m:sSupPr>
            <m:ctrlPr>
              <w:rPr>
                <w:rFonts w:ascii="Cambria Math" w:hAnsi="Cambria Math"/>
                <w:i/>
              </w:rPr>
            </m:ctrlPr>
          </m:sSupPr>
          <m:e>
            <m:r>
              <w:rPr>
                <w:rFonts w:ascii="Cambria Math" w:hAnsi="Cambria Math"/>
              </w:rPr>
              <m:t>1</m:t>
            </m:r>
          </m:e>
          <m:sup>
            <m:r>
              <w:rPr>
                <w:rFonts w:ascii="Cambria Math" w:hAnsi="Cambria Math"/>
              </w:rPr>
              <m:t>st</m:t>
            </m:r>
          </m:sup>
        </m:sSup>
      </m:oMath>
      <w:r w:rsidR="00071100" w:rsidRPr="002D1E6F">
        <w:t xml:space="preserve"> draw (hence the </w:t>
      </w:r>
      <m:oMath>
        <m:sSub>
          <m:sSubPr>
            <m:ctrlPr>
              <w:rPr>
                <w:rFonts w:ascii="Cambria Math" w:hAnsi="Cambria Math"/>
                <w:i/>
              </w:rPr>
            </m:ctrlPr>
          </m:sSubPr>
          <m:e>
            <m:r>
              <w:rPr>
                <w:rFonts w:ascii="Cambria Math" w:hAnsi="Cambria Math"/>
              </w:rPr>
              <m:t>i</m:t>
            </m:r>
          </m:e>
          <m:sub>
            <m:r>
              <w:rPr>
                <w:rFonts w:ascii="Cambria Math" w:hAnsi="Cambria Math"/>
              </w:rPr>
              <m:t>1</m:t>
            </m:r>
          </m:sub>
        </m:sSub>
      </m:oMath>
      <w:r w:rsidR="00071100" w:rsidRPr="002D1E6F">
        <w:t xml:space="preserve">) when </w:t>
      </w:r>
      <m:oMath>
        <m:r>
          <w:rPr>
            <w:rFonts w:ascii="Cambria Math" w:hAnsi="Cambria Math"/>
          </w:rPr>
          <m:t>k=2</m:t>
        </m:r>
      </m:oMath>
      <w:r w:rsidR="00071100" w:rsidRPr="002D1E6F">
        <w:t xml:space="preserve"> draws have occurred so far</w:t>
      </w:r>
    </w:p>
    <w:p w14:paraId="7BA57682" w14:textId="77777777" w:rsidR="00071100" w:rsidRPr="002D1E6F" w:rsidRDefault="004D7E68" w:rsidP="00071100">
      <m:oMath>
        <m:f>
          <m:fPr>
            <m:ctrlPr>
              <w:rPr>
                <w:rFonts w:ascii="Cambria Math" w:hAnsi="Cambria Math"/>
                <w:i/>
              </w:rPr>
            </m:ctrlPr>
          </m:fPr>
          <m:num>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i</m:t>
                    </m:r>
                  </m:e>
                  <m:sub>
                    <m:r>
                      <w:rPr>
                        <w:rFonts w:ascii="Cambria Math" w:hAnsi="Cambria Math"/>
                      </w:rPr>
                      <m:t>k</m:t>
                    </m:r>
                  </m:sub>
                </m:sSub>
              </m:sub>
            </m:sSub>
            <m:d>
              <m:dPr>
                <m:ctrlPr>
                  <w:rPr>
                    <w:rFonts w:ascii="Cambria Math" w:hAnsi="Cambria Math"/>
                    <w:i/>
                  </w:rPr>
                </m:ctrlPr>
              </m:dPr>
              <m:e>
                <m:r>
                  <w:rPr>
                    <w:rFonts w:ascii="Cambria Math" w:hAnsi="Cambria Math"/>
                  </w:rPr>
                  <m:t>k</m:t>
                </m:r>
              </m:e>
            </m:d>
          </m:num>
          <m:den>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i</m:t>
                    </m:r>
                  </m:e>
                  <m:sub>
                    <m:r>
                      <w:rPr>
                        <w:rFonts w:ascii="Cambria Math" w:hAnsi="Cambria Math"/>
                      </w:rPr>
                      <m:t>1</m:t>
                    </m:r>
                  </m:sub>
                </m:sSub>
              </m:sub>
            </m:sSub>
            <m:d>
              <m:dPr>
                <m:ctrlPr>
                  <w:rPr>
                    <w:rFonts w:ascii="Cambria Math" w:hAnsi="Cambria Math"/>
                    <w:i/>
                  </w:rPr>
                </m:ctrlPr>
              </m:dPr>
              <m:e>
                <m:r>
                  <w:rPr>
                    <w:rFonts w:ascii="Cambria Math" w:hAnsi="Cambria Math"/>
                  </w:rPr>
                  <m:t>k</m:t>
                </m:r>
              </m:e>
            </m:d>
            <m:r>
              <w:rPr>
                <w:rFonts w:ascii="Cambria Math" w:hAnsi="Cambria Math"/>
              </w:rPr>
              <m:t>-</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i</m:t>
                    </m:r>
                  </m:e>
                  <m:sub>
                    <m:r>
                      <w:rPr>
                        <w:rFonts w:ascii="Cambria Math" w:hAnsi="Cambria Math"/>
                      </w:rPr>
                      <m:t>2</m:t>
                    </m:r>
                  </m:sub>
                </m:sSub>
              </m:sub>
            </m:sSub>
            <m:d>
              <m:dPr>
                <m:ctrlPr>
                  <w:rPr>
                    <w:rFonts w:ascii="Cambria Math" w:hAnsi="Cambria Math"/>
                    <w:i/>
                  </w:rPr>
                </m:ctrlPr>
              </m:dPr>
              <m:e>
                <m:r>
                  <w:rPr>
                    <w:rFonts w:ascii="Cambria Math" w:hAnsi="Cambria Math"/>
                  </w:rPr>
                  <m:t>k</m:t>
                </m:r>
              </m:e>
            </m:d>
            <m:r>
              <w:rPr>
                <w:rFonts w:ascii="Cambria Math" w:hAnsi="Cambria Math"/>
              </w:rPr>
              <m:t>-…-</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i</m:t>
                    </m:r>
                  </m:e>
                  <m:sub>
                    <m:r>
                      <w:rPr>
                        <w:rFonts w:ascii="Cambria Math" w:hAnsi="Cambria Math"/>
                      </w:rPr>
                      <m:t>(k-1)</m:t>
                    </m:r>
                  </m:sub>
                </m:sSub>
              </m:sub>
            </m:sSub>
            <m:d>
              <m:dPr>
                <m:ctrlPr>
                  <w:rPr>
                    <w:rFonts w:ascii="Cambria Math" w:hAnsi="Cambria Math"/>
                    <w:i/>
                  </w:rPr>
                </m:ctrlPr>
              </m:dPr>
              <m:e>
                <m:r>
                  <w:rPr>
                    <w:rFonts w:ascii="Cambria Math" w:hAnsi="Cambria Math"/>
                  </w:rPr>
                  <m:t>k</m:t>
                </m:r>
              </m:e>
            </m:d>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i</m:t>
                    </m:r>
                  </m:e>
                  <m:sub>
                    <m:r>
                      <w:rPr>
                        <w:rFonts w:ascii="Cambria Math" w:hAnsi="Cambria Math"/>
                      </w:rPr>
                      <m:t>j</m:t>
                    </m:r>
                  </m:sub>
                </m:sSub>
              </m:sub>
            </m:sSub>
            <m:d>
              <m:dPr>
                <m:ctrlPr>
                  <w:rPr>
                    <w:rFonts w:ascii="Cambria Math" w:hAnsi="Cambria Math"/>
                    <w:i/>
                  </w:rPr>
                </m:ctrlPr>
              </m:dPr>
              <m:e>
                <m:r>
                  <w:rPr>
                    <w:rFonts w:ascii="Cambria Math" w:hAnsi="Cambria Math"/>
                  </w:rPr>
                  <m:t>k</m:t>
                </m:r>
              </m:e>
            </m:d>
          </m:num>
          <m:den>
            <m:r>
              <w:rPr>
                <w:rFonts w:ascii="Cambria Math" w:hAnsi="Cambria Math"/>
              </w:rPr>
              <m:t>1-</m:t>
            </m:r>
            <m:nary>
              <m:naryPr>
                <m:chr m:val="∑"/>
                <m:limLoc m:val="subSup"/>
                <m:ctrlPr>
                  <w:rPr>
                    <w:rFonts w:ascii="Cambria Math" w:hAnsi="Cambria Math"/>
                    <w:i/>
                  </w:rPr>
                </m:ctrlPr>
              </m:naryPr>
              <m:sub>
                <m:r>
                  <w:rPr>
                    <w:rFonts w:ascii="Cambria Math" w:hAnsi="Cambria Math"/>
                  </w:rPr>
                  <m:t>m=1</m:t>
                </m:r>
              </m:sub>
              <m:sup>
                <m:r>
                  <w:rPr>
                    <w:rFonts w:ascii="Cambria Math" w:hAnsi="Cambria Math"/>
                  </w:rPr>
                  <m:t>(k-1)</m:t>
                </m:r>
              </m:sup>
              <m:e>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i</m:t>
                        </m:r>
                      </m:e>
                      <m:sub>
                        <m:r>
                          <w:rPr>
                            <w:rFonts w:ascii="Cambria Math" w:hAnsi="Cambria Math"/>
                          </w:rPr>
                          <m:t>m</m:t>
                        </m:r>
                      </m:sub>
                    </m:sSub>
                  </m:sub>
                </m:sSub>
                <m:d>
                  <m:dPr>
                    <m:ctrlPr>
                      <w:rPr>
                        <w:rFonts w:ascii="Cambria Math" w:hAnsi="Cambria Math"/>
                        <w:i/>
                      </w:rPr>
                    </m:ctrlPr>
                  </m:dPr>
                  <m:e>
                    <m:r>
                      <w:rPr>
                        <w:rFonts w:ascii="Cambria Math" w:hAnsi="Cambria Math"/>
                      </w:rPr>
                      <m:t>k</m:t>
                    </m:r>
                  </m:e>
                </m:d>
              </m:e>
            </m:nary>
          </m:den>
        </m:f>
        <m:r>
          <w:rPr>
            <w:rFonts w:ascii="Cambria Math" w:hAnsi="Cambria Math"/>
          </w:rPr>
          <m:t>=</m:t>
        </m:r>
      </m:oMath>
      <w:r w:rsidR="00071100" w:rsidRPr="002D1E6F">
        <w:t xml:space="preserve">conditional probability that the </w:t>
      </w:r>
      <m:oMath>
        <m:sSubSup>
          <m:sSubSupPr>
            <m:ctrlPr>
              <w:rPr>
                <w:rFonts w:ascii="Cambria Math" w:hAnsi="Cambria Math"/>
                <w:i/>
              </w:rPr>
            </m:ctrlPr>
          </m:sSubSupPr>
          <m:e>
            <m:r>
              <w:rPr>
                <w:rFonts w:ascii="Cambria Math" w:hAnsi="Cambria Math"/>
              </w:rPr>
              <m:t>i</m:t>
            </m:r>
          </m:e>
          <m:sub>
            <m:r>
              <w:rPr>
                <w:rFonts w:ascii="Cambria Math" w:hAnsi="Cambria Math"/>
              </w:rPr>
              <m:t>j</m:t>
            </m:r>
          </m:sub>
          <m:sup>
            <m:r>
              <w:rPr>
                <w:rFonts w:ascii="Cambria Math" w:hAnsi="Cambria Math"/>
              </w:rPr>
              <m:t>th</m:t>
            </m:r>
          </m:sup>
        </m:sSubSup>
      </m:oMath>
      <w:r w:rsidR="00071100" w:rsidRPr="002D1E6F">
        <w:t xml:space="preserve"> element is  selected on the </w:t>
      </w:r>
      <m:oMath>
        <m:sSup>
          <m:sSupPr>
            <m:ctrlPr>
              <w:rPr>
                <w:rFonts w:ascii="Cambria Math" w:hAnsi="Cambria Math"/>
                <w:i/>
              </w:rPr>
            </m:ctrlPr>
          </m:sSupPr>
          <m:e>
            <m:r>
              <w:rPr>
                <w:rFonts w:ascii="Cambria Math" w:hAnsi="Cambria Math"/>
              </w:rPr>
              <m:t>k</m:t>
            </m:r>
          </m:e>
          <m:sup>
            <m:r>
              <w:rPr>
                <w:rFonts w:ascii="Cambria Math" w:hAnsi="Cambria Math"/>
              </w:rPr>
              <m:t>th</m:t>
            </m:r>
          </m:sup>
        </m:sSup>
      </m:oMath>
      <w:r w:rsidR="00071100" w:rsidRPr="002D1E6F">
        <w:t xml:space="preserve"> draw given that the </w:t>
      </w:r>
      <m:oMath>
        <m:sSubSup>
          <m:sSubSupPr>
            <m:ctrlPr>
              <w:rPr>
                <w:rFonts w:ascii="Cambria Math" w:hAnsi="Cambria Math"/>
                <w:i/>
              </w:rPr>
            </m:ctrlPr>
          </m:sSubSupPr>
          <m:e>
            <m:r>
              <w:rPr>
                <w:rFonts w:ascii="Cambria Math" w:hAnsi="Cambria Math"/>
              </w:rPr>
              <m:t>i</m:t>
            </m:r>
          </m:e>
          <m:sub>
            <m:r>
              <w:rPr>
                <w:rFonts w:ascii="Cambria Math" w:hAnsi="Cambria Math"/>
              </w:rPr>
              <m:t>m</m:t>
            </m:r>
          </m:sub>
          <m:sup>
            <m:r>
              <w:rPr>
                <w:rFonts w:ascii="Cambria Math" w:hAnsi="Cambria Math"/>
              </w:rPr>
              <m:t>th</m:t>
            </m:r>
          </m:sup>
        </m:sSubSup>
        <m:r>
          <w:rPr>
            <w:rFonts w:ascii="Cambria Math" w:hAnsi="Cambria Math"/>
          </w:rPr>
          <m:t>,m=1,2,…,(j-1)</m:t>
        </m:r>
      </m:oMath>
      <w:r w:rsidR="00071100" w:rsidRPr="002D1E6F">
        <w:t xml:space="preserve"> elements where selected prior to the </w:t>
      </w:r>
      <m:oMath>
        <m:sSup>
          <m:sSupPr>
            <m:ctrlPr>
              <w:rPr>
                <w:rFonts w:ascii="Cambria Math" w:hAnsi="Cambria Math"/>
                <w:i/>
              </w:rPr>
            </m:ctrlPr>
          </m:sSupPr>
          <m:e>
            <m:r>
              <w:rPr>
                <w:rFonts w:ascii="Cambria Math" w:hAnsi="Cambria Math"/>
              </w:rPr>
              <m:t>k</m:t>
            </m:r>
          </m:e>
          <m:sup>
            <m:r>
              <w:rPr>
                <w:rFonts w:ascii="Cambria Math" w:hAnsi="Cambria Math"/>
              </w:rPr>
              <m:t>th</m:t>
            </m:r>
          </m:sup>
        </m:sSup>
      </m:oMath>
      <w:r w:rsidR="00071100" w:rsidRPr="002D1E6F">
        <w:t xml:space="preserve"> draw, e.g. </w:t>
      </w:r>
      <m:oMath>
        <m:f>
          <m:fPr>
            <m:ctrlPr>
              <w:rPr>
                <w:rFonts w:ascii="Cambria Math" w:hAnsi="Cambria Math"/>
                <w:i/>
              </w:rPr>
            </m:ctrlPr>
          </m:fPr>
          <m:num>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i</m:t>
                    </m:r>
                  </m:e>
                  <m:sub>
                    <m:r>
                      <w:rPr>
                        <w:rFonts w:ascii="Cambria Math" w:hAnsi="Cambria Math"/>
                      </w:rPr>
                      <m:t>2</m:t>
                    </m:r>
                  </m:sub>
                </m:sSub>
              </m:sub>
            </m:sSub>
            <m:d>
              <m:dPr>
                <m:ctrlPr>
                  <w:rPr>
                    <w:rFonts w:ascii="Cambria Math" w:hAnsi="Cambria Math"/>
                    <w:i/>
                  </w:rPr>
                </m:ctrlPr>
              </m:dPr>
              <m:e>
                <m:r>
                  <w:rPr>
                    <w:rFonts w:ascii="Cambria Math" w:hAnsi="Cambria Math"/>
                  </w:rPr>
                  <m:t>2</m:t>
                </m:r>
              </m:e>
            </m:d>
          </m:num>
          <m:den>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i</m:t>
                    </m:r>
                  </m:e>
                  <m:sub>
                    <m:r>
                      <w:rPr>
                        <w:rFonts w:ascii="Cambria Math" w:hAnsi="Cambria Math"/>
                      </w:rPr>
                      <m:t>1</m:t>
                    </m:r>
                  </m:sub>
                </m:sSub>
              </m:sub>
            </m:sSub>
            <m:d>
              <m:dPr>
                <m:ctrlPr>
                  <w:rPr>
                    <w:rFonts w:ascii="Cambria Math" w:hAnsi="Cambria Math"/>
                    <w:i/>
                  </w:rPr>
                </m:ctrlPr>
              </m:dPr>
              <m:e>
                <m:r>
                  <w:rPr>
                    <w:rFonts w:ascii="Cambria Math" w:hAnsi="Cambria Math"/>
                  </w:rPr>
                  <m:t>2</m:t>
                </m:r>
              </m:e>
            </m:d>
          </m:den>
        </m:f>
      </m:oMath>
      <w:r w:rsidR="00071100" w:rsidRPr="002D1E6F">
        <w:t xml:space="preserve"> is the probability that the </w:t>
      </w:r>
      <m:oMath>
        <m:sSubSup>
          <m:sSubSupPr>
            <m:ctrlPr>
              <w:rPr>
                <w:rFonts w:ascii="Cambria Math" w:hAnsi="Cambria Math"/>
                <w:i/>
              </w:rPr>
            </m:ctrlPr>
          </m:sSubSupPr>
          <m:e>
            <m:r>
              <w:rPr>
                <w:rFonts w:ascii="Cambria Math" w:hAnsi="Cambria Math"/>
              </w:rPr>
              <m:t>i</m:t>
            </m:r>
          </m:e>
          <m:sub>
            <m:r>
              <w:rPr>
                <w:rFonts w:ascii="Cambria Math" w:hAnsi="Cambria Math"/>
              </w:rPr>
              <m:t>2</m:t>
            </m:r>
          </m:sub>
          <m:sup>
            <m:r>
              <w:rPr>
                <w:rFonts w:ascii="Cambria Math" w:hAnsi="Cambria Math"/>
              </w:rPr>
              <m:t>th</m:t>
            </m:r>
          </m:sup>
        </m:sSubSup>
      </m:oMath>
      <w:r w:rsidR="00071100" w:rsidRPr="002D1E6F">
        <w:t xml:space="preserve"> element is  selected on the </w:t>
      </w:r>
      <m:oMath>
        <m:sSup>
          <m:sSupPr>
            <m:ctrlPr>
              <w:rPr>
                <w:rFonts w:ascii="Cambria Math" w:hAnsi="Cambria Math"/>
                <w:i/>
              </w:rPr>
            </m:ctrlPr>
          </m:sSupPr>
          <m:e>
            <m:r>
              <w:rPr>
                <w:rFonts w:ascii="Cambria Math" w:hAnsi="Cambria Math"/>
              </w:rPr>
              <m:t>2</m:t>
            </m:r>
          </m:e>
          <m:sup>
            <m:r>
              <w:rPr>
                <w:rFonts w:ascii="Cambria Math" w:hAnsi="Cambria Math"/>
              </w:rPr>
              <m:t>nd</m:t>
            </m:r>
          </m:sup>
        </m:sSup>
      </m:oMath>
      <w:r w:rsidR="00071100" w:rsidRPr="002D1E6F">
        <w:t xml:space="preserve"> draw given that the </w:t>
      </w:r>
      <m:oMath>
        <m:sSubSup>
          <m:sSubSupPr>
            <m:ctrlPr>
              <w:rPr>
                <w:rFonts w:ascii="Cambria Math" w:hAnsi="Cambria Math"/>
                <w:i/>
              </w:rPr>
            </m:ctrlPr>
          </m:sSubSupPr>
          <m:e>
            <m:r>
              <w:rPr>
                <w:rFonts w:ascii="Cambria Math" w:hAnsi="Cambria Math"/>
              </w:rPr>
              <m:t>i</m:t>
            </m:r>
          </m:e>
          <m:sub>
            <m:r>
              <w:rPr>
                <w:rFonts w:ascii="Cambria Math" w:hAnsi="Cambria Math"/>
              </w:rPr>
              <m:t>1</m:t>
            </m:r>
          </m:sub>
          <m:sup>
            <m:r>
              <w:rPr>
                <w:rFonts w:ascii="Cambria Math" w:hAnsi="Cambria Math"/>
              </w:rPr>
              <m:t>th</m:t>
            </m:r>
          </m:sup>
        </m:sSubSup>
      </m:oMath>
      <w:r w:rsidR="00071100" w:rsidRPr="002D1E6F">
        <w:t xml:space="preserve"> element was selected on the first draw.</w:t>
      </w:r>
    </w:p>
    <w:p w14:paraId="15C04B7F" w14:textId="77777777" w:rsidR="00071100" w:rsidRPr="002D1E6F" w:rsidRDefault="004D7E68" w:rsidP="00071100">
      <m:oMath>
        <m:sSub>
          <m:sSubPr>
            <m:ctrlPr>
              <w:rPr>
                <w:rFonts w:ascii="Cambria Math" w:hAnsi="Cambria Math"/>
                <w:i/>
              </w:rPr>
            </m:ctrlPr>
          </m:sSubPr>
          <m:e>
            <m:r>
              <w:rPr>
                <w:rFonts w:ascii="Cambria Math" w:hAnsi="Cambria Math"/>
              </w:rPr>
              <m:t>p</m:t>
            </m:r>
          </m:e>
          <m:sub>
            <m:r>
              <w:rPr>
                <w:rFonts w:ascii="Cambria Math" w:hAnsi="Cambria Math"/>
              </w:rPr>
              <m:t>i</m:t>
            </m:r>
          </m:sub>
        </m:sSub>
        <m:d>
          <m:dPr>
            <m:ctrlPr>
              <w:rPr>
                <w:rFonts w:ascii="Cambria Math" w:hAnsi="Cambria Math"/>
                <w:i/>
              </w:rPr>
            </m:ctrlPr>
          </m:dPr>
          <m:e>
            <m:r>
              <w:rPr>
                <w:rFonts w:ascii="Cambria Math" w:hAnsi="Cambria Math"/>
              </w:rPr>
              <m:t>k</m:t>
            </m:r>
          </m:e>
        </m:d>
        <m:r>
          <w:rPr>
            <w:rFonts w:ascii="Cambria Math" w:hAnsi="Cambria Math"/>
          </w:rPr>
          <m:t>=</m:t>
        </m:r>
        <m:nary>
          <m:naryPr>
            <m:chr m:val="∑"/>
            <m:limLoc m:val="undOvr"/>
            <m:supHide m:val="1"/>
            <m:ctrlPr>
              <w:rPr>
                <w:rFonts w:ascii="Cambria Math" w:hAnsi="Cambria Math"/>
                <w:i/>
              </w:rPr>
            </m:ctrlPr>
          </m:naryPr>
          <m:sub>
            <m:d>
              <m:dPr>
                <m:ctrlPr>
                  <w:rPr>
                    <w:rFonts w:ascii="Cambria Math" w:hAnsi="Cambria Math"/>
                    <w:i/>
                  </w:rPr>
                </m:ctrlPr>
              </m:dPr>
              <m:e>
                <m:r>
                  <w:rPr>
                    <w:rFonts w:ascii="Cambria Math" w:hAnsi="Cambria Math"/>
                  </w:rPr>
                  <m:t>k-1</m:t>
                </m:r>
              </m:e>
            </m:d>
            <m:r>
              <w:rPr>
                <w:rFonts w:ascii="Cambria Math" w:hAnsi="Cambria Math"/>
              </w:rPr>
              <m:t>,i</m:t>
            </m:r>
          </m:sub>
          <m:sup/>
          <m:e>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i</m:t>
                    </m:r>
                  </m:e>
                  <m:sub>
                    <m:r>
                      <w:rPr>
                        <w:rFonts w:ascii="Cambria Math" w:hAnsi="Cambria Math"/>
                      </w:rPr>
                      <m:t>1</m:t>
                    </m:r>
                  </m:sub>
                </m:sSub>
              </m:sub>
            </m:sSub>
            <m:d>
              <m:dPr>
                <m:ctrlPr>
                  <w:rPr>
                    <w:rFonts w:ascii="Cambria Math" w:hAnsi="Cambria Math"/>
                    <w:i/>
                  </w:rPr>
                </m:ctrlPr>
              </m:dPr>
              <m:e>
                <m:r>
                  <w:rPr>
                    <w:rFonts w:ascii="Cambria Math" w:hAnsi="Cambria Math"/>
                  </w:rPr>
                  <m:t>1</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i</m:t>
                        </m:r>
                      </m:e>
                      <m:sub>
                        <m:r>
                          <w:rPr>
                            <w:rFonts w:ascii="Cambria Math" w:hAnsi="Cambria Math"/>
                          </w:rPr>
                          <m:t>2</m:t>
                        </m:r>
                      </m:sub>
                    </m:sSub>
                  </m:sub>
                </m:sSub>
                <m:d>
                  <m:dPr>
                    <m:ctrlPr>
                      <w:rPr>
                        <w:rFonts w:ascii="Cambria Math" w:hAnsi="Cambria Math"/>
                        <w:i/>
                      </w:rPr>
                    </m:ctrlPr>
                  </m:dPr>
                  <m:e>
                    <m:r>
                      <w:rPr>
                        <w:rFonts w:ascii="Cambria Math" w:hAnsi="Cambria Math"/>
                      </w:rPr>
                      <m:t>2</m:t>
                    </m:r>
                  </m:e>
                </m:d>
              </m:num>
              <m:den>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i</m:t>
                        </m:r>
                      </m:e>
                      <m:sub>
                        <m:r>
                          <w:rPr>
                            <w:rFonts w:ascii="Cambria Math" w:hAnsi="Cambria Math"/>
                          </w:rPr>
                          <m:t>1</m:t>
                        </m:r>
                      </m:sub>
                    </m:sSub>
                  </m:sub>
                </m:sSub>
                <m:d>
                  <m:dPr>
                    <m:ctrlPr>
                      <w:rPr>
                        <w:rFonts w:ascii="Cambria Math" w:hAnsi="Cambria Math"/>
                        <w:i/>
                      </w:rPr>
                    </m:ctrlPr>
                  </m:dPr>
                  <m:e>
                    <m:r>
                      <w:rPr>
                        <w:rFonts w:ascii="Cambria Math" w:hAnsi="Cambria Math"/>
                      </w:rPr>
                      <m:t>2</m:t>
                    </m:r>
                  </m:e>
                </m:d>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i</m:t>
                        </m:r>
                      </m:e>
                      <m:sub>
                        <m:r>
                          <w:rPr>
                            <w:rFonts w:ascii="Cambria Math" w:hAnsi="Cambria Math"/>
                          </w:rPr>
                          <m:t>3</m:t>
                        </m:r>
                      </m:sub>
                    </m:sSub>
                  </m:sub>
                </m:sSub>
                <m:d>
                  <m:dPr>
                    <m:ctrlPr>
                      <w:rPr>
                        <w:rFonts w:ascii="Cambria Math" w:hAnsi="Cambria Math"/>
                        <w:i/>
                      </w:rPr>
                    </m:ctrlPr>
                  </m:dPr>
                  <m:e>
                    <m:r>
                      <w:rPr>
                        <w:rFonts w:ascii="Cambria Math" w:hAnsi="Cambria Math"/>
                      </w:rPr>
                      <m:t>3</m:t>
                    </m:r>
                  </m:e>
                </m:d>
              </m:num>
              <m:den>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i</m:t>
                        </m:r>
                      </m:e>
                      <m:sub>
                        <m:r>
                          <w:rPr>
                            <w:rFonts w:ascii="Cambria Math" w:hAnsi="Cambria Math"/>
                          </w:rPr>
                          <m:t>1</m:t>
                        </m:r>
                      </m:sub>
                    </m:sSub>
                  </m:sub>
                </m:sSub>
                <m:d>
                  <m:dPr>
                    <m:ctrlPr>
                      <w:rPr>
                        <w:rFonts w:ascii="Cambria Math" w:hAnsi="Cambria Math"/>
                        <w:i/>
                      </w:rPr>
                    </m:ctrlPr>
                  </m:dPr>
                  <m:e>
                    <m:r>
                      <w:rPr>
                        <w:rFonts w:ascii="Cambria Math" w:hAnsi="Cambria Math"/>
                      </w:rPr>
                      <m:t>3</m:t>
                    </m:r>
                  </m:e>
                </m:d>
                <m:r>
                  <w:rPr>
                    <w:rFonts w:ascii="Cambria Math" w:hAnsi="Cambria Math"/>
                  </w:rPr>
                  <m:t>-</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i</m:t>
                        </m:r>
                      </m:e>
                      <m:sub>
                        <m:r>
                          <w:rPr>
                            <w:rFonts w:ascii="Cambria Math" w:hAnsi="Cambria Math"/>
                          </w:rPr>
                          <m:t>2</m:t>
                        </m:r>
                      </m:sub>
                    </m:sSub>
                  </m:sub>
                </m:sSub>
                <m:d>
                  <m:dPr>
                    <m:ctrlPr>
                      <w:rPr>
                        <w:rFonts w:ascii="Cambria Math" w:hAnsi="Cambria Math"/>
                        <w:i/>
                      </w:rPr>
                    </m:ctrlPr>
                  </m:dPr>
                  <m:e>
                    <m:r>
                      <w:rPr>
                        <w:rFonts w:ascii="Cambria Math" w:hAnsi="Cambria Math"/>
                      </w:rPr>
                      <m:t>3</m:t>
                    </m:r>
                  </m:e>
                </m:d>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i</m:t>
                        </m:r>
                      </m:e>
                      <m:sub>
                        <m:r>
                          <w:rPr>
                            <w:rFonts w:ascii="Cambria Math" w:hAnsi="Cambria Math"/>
                          </w:rPr>
                          <m:t>k</m:t>
                        </m:r>
                      </m:sub>
                    </m:sSub>
                  </m:sub>
                </m:sSub>
                <m:d>
                  <m:dPr>
                    <m:ctrlPr>
                      <w:rPr>
                        <w:rFonts w:ascii="Cambria Math" w:hAnsi="Cambria Math"/>
                        <w:i/>
                      </w:rPr>
                    </m:ctrlPr>
                  </m:dPr>
                  <m:e>
                    <m:r>
                      <w:rPr>
                        <w:rFonts w:ascii="Cambria Math" w:hAnsi="Cambria Math"/>
                      </w:rPr>
                      <m:t>k</m:t>
                    </m:r>
                  </m:e>
                </m:d>
              </m:num>
              <m:den>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i</m:t>
                        </m:r>
                      </m:e>
                      <m:sub>
                        <m:r>
                          <w:rPr>
                            <w:rFonts w:ascii="Cambria Math" w:hAnsi="Cambria Math"/>
                          </w:rPr>
                          <m:t>1</m:t>
                        </m:r>
                      </m:sub>
                    </m:sSub>
                  </m:sub>
                </m:sSub>
                <m:d>
                  <m:dPr>
                    <m:ctrlPr>
                      <w:rPr>
                        <w:rFonts w:ascii="Cambria Math" w:hAnsi="Cambria Math"/>
                        <w:i/>
                      </w:rPr>
                    </m:ctrlPr>
                  </m:dPr>
                  <m:e>
                    <m:r>
                      <w:rPr>
                        <w:rFonts w:ascii="Cambria Math" w:hAnsi="Cambria Math"/>
                      </w:rPr>
                      <m:t>k</m:t>
                    </m:r>
                  </m:e>
                </m:d>
                <m:r>
                  <w:rPr>
                    <w:rFonts w:ascii="Cambria Math" w:hAnsi="Cambria Math"/>
                  </w:rPr>
                  <m:t>-</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i</m:t>
                        </m:r>
                      </m:e>
                      <m:sub>
                        <m:r>
                          <w:rPr>
                            <w:rFonts w:ascii="Cambria Math" w:hAnsi="Cambria Math"/>
                          </w:rPr>
                          <m:t>2</m:t>
                        </m:r>
                      </m:sub>
                    </m:sSub>
                  </m:sub>
                </m:sSub>
                <m:d>
                  <m:dPr>
                    <m:ctrlPr>
                      <w:rPr>
                        <w:rFonts w:ascii="Cambria Math" w:hAnsi="Cambria Math"/>
                        <w:i/>
                      </w:rPr>
                    </m:ctrlPr>
                  </m:dPr>
                  <m:e>
                    <m:r>
                      <w:rPr>
                        <w:rFonts w:ascii="Cambria Math" w:hAnsi="Cambria Math"/>
                      </w:rPr>
                      <m:t>k</m:t>
                    </m:r>
                  </m:e>
                </m:d>
                <m:r>
                  <w:rPr>
                    <w:rFonts w:ascii="Cambria Math" w:hAnsi="Cambria Math"/>
                  </w:rPr>
                  <m:t>-…-</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i</m:t>
                        </m:r>
                      </m:e>
                      <m:sub>
                        <m:r>
                          <w:rPr>
                            <w:rFonts w:ascii="Cambria Math" w:hAnsi="Cambria Math"/>
                          </w:rPr>
                          <m:t>(k-1)</m:t>
                        </m:r>
                      </m:sub>
                    </m:sSub>
                  </m:sub>
                </m:sSub>
                <m:d>
                  <m:dPr>
                    <m:ctrlPr>
                      <w:rPr>
                        <w:rFonts w:ascii="Cambria Math" w:hAnsi="Cambria Math"/>
                        <w:i/>
                      </w:rPr>
                    </m:ctrlPr>
                  </m:dPr>
                  <m:e>
                    <m:r>
                      <w:rPr>
                        <w:rFonts w:ascii="Cambria Math" w:hAnsi="Cambria Math"/>
                      </w:rPr>
                      <m:t>k</m:t>
                    </m:r>
                  </m:e>
                </m:d>
              </m:den>
            </m:f>
          </m:e>
        </m:nary>
        <m:r>
          <w:rPr>
            <w:rFonts w:ascii="Cambria Math" w:hAnsi="Cambria Math"/>
          </w:rPr>
          <m:t>=</m:t>
        </m:r>
      </m:oMath>
      <w:r w:rsidR="00071100" w:rsidRPr="002D1E6F">
        <w:t xml:space="preserve"> the unconditional probability that the </w:t>
      </w:r>
      <m:oMath>
        <m:sSup>
          <m:sSupPr>
            <m:ctrlPr>
              <w:rPr>
                <w:rFonts w:ascii="Cambria Math" w:hAnsi="Cambria Math"/>
                <w:i/>
              </w:rPr>
            </m:ctrlPr>
          </m:sSupPr>
          <m:e>
            <m:r>
              <w:rPr>
                <w:rFonts w:ascii="Cambria Math" w:hAnsi="Cambria Math"/>
              </w:rPr>
              <m:t>i</m:t>
            </m:r>
          </m:e>
          <m:sup>
            <m:r>
              <w:rPr>
                <w:rFonts w:ascii="Cambria Math" w:hAnsi="Cambria Math"/>
              </w:rPr>
              <m:t>th</m:t>
            </m:r>
          </m:sup>
        </m:sSup>
      </m:oMath>
      <w:r w:rsidR="00071100" w:rsidRPr="002D1E6F">
        <w:t xml:space="preserve"> element is selected at the </w:t>
      </w:r>
      <m:oMath>
        <m:sSup>
          <m:sSupPr>
            <m:ctrlPr>
              <w:rPr>
                <w:rFonts w:ascii="Cambria Math" w:hAnsi="Cambria Math"/>
                <w:i/>
              </w:rPr>
            </m:ctrlPr>
          </m:sSupPr>
          <m:e>
            <m:r>
              <w:rPr>
                <w:rFonts w:ascii="Cambria Math" w:hAnsi="Cambria Math"/>
              </w:rPr>
              <m:t>k</m:t>
            </m:r>
          </m:e>
          <m:sup>
            <m:r>
              <w:rPr>
                <w:rFonts w:ascii="Cambria Math" w:hAnsi="Cambria Math"/>
              </w:rPr>
              <m:t>th</m:t>
            </m:r>
          </m:sup>
        </m:sSup>
      </m:oMath>
      <w:r w:rsidR="00071100" w:rsidRPr="002D1E6F">
        <w:t xml:space="preserve"> draw where the summation </w:t>
      </w:r>
      <w:r w:rsidR="00071100" w:rsidRPr="002D1E6F">
        <w:lastRenderedPageBreak/>
        <w:t>notation indicates that the sum is over all possible sets of (</w:t>
      </w:r>
      <m:oMath>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(k-1)</m:t>
            </m:r>
          </m:sub>
        </m:sSub>
      </m:oMath>
      <w:r w:rsidR="00071100" w:rsidRPr="002D1E6F">
        <w:t xml:space="preserve">) where the </w:t>
      </w:r>
      <m:oMath>
        <m:sSub>
          <m:sSubPr>
            <m:ctrlPr>
              <w:rPr>
                <w:rFonts w:ascii="Cambria Math" w:hAnsi="Cambria Math"/>
                <w:i/>
              </w:rPr>
            </m:ctrlPr>
          </m:sSubPr>
          <m:e>
            <m:r>
              <w:rPr>
                <w:rFonts w:ascii="Cambria Math" w:hAnsi="Cambria Math"/>
              </w:rPr>
              <m:t>i</m:t>
            </m:r>
          </m:e>
          <m:sub>
            <m:r>
              <w:rPr>
                <w:rFonts w:ascii="Cambria Math" w:hAnsi="Cambria Math"/>
              </w:rPr>
              <m:t>m</m:t>
            </m:r>
          </m:sub>
        </m:sSub>
      </m:oMath>
      <w:r w:rsidR="00071100" w:rsidRPr="002D1E6F">
        <w:t xml:space="preserve"> are different integers between 1 and </w:t>
      </w:r>
      <m:oMath>
        <m:r>
          <w:rPr>
            <w:rFonts w:ascii="Cambria Math" w:hAnsi="Cambria Math"/>
          </w:rPr>
          <m:t>N</m:t>
        </m:r>
      </m:oMath>
      <w:r w:rsidR="00071100" w:rsidRPr="002D1E6F">
        <w:t xml:space="preserve"> and none equal </w:t>
      </w:r>
      <m:oMath>
        <m:r>
          <w:rPr>
            <w:rFonts w:ascii="Cambria Math" w:hAnsi="Cambria Math"/>
          </w:rPr>
          <m:t>i</m:t>
        </m:r>
      </m:oMath>
      <w:r w:rsidR="00071100" w:rsidRPr="002D1E6F">
        <w:t xml:space="preserve">.  For each </w:t>
      </w:r>
      <m:oMath>
        <m:r>
          <w:rPr>
            <w:rFonts w:ascii="Cambria Math" w:hAnsi="Cambria Math"/>
          </w:rPr>
          <m:t>k</m:t>
        </m:r>
      </m:oMath>
      <w:r w:rsidR="00071100" w:rsidRPr="002D1E6F">
        <w:t xml:space="preserve">, </w:t>
      </w:r>
      <m:oMath>
        <m:nary>
          <m:naryPr>
            <m:chr m:val="∑"/>
            <m:limLoc m:val="subSup"/>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(k)</m:t>
            </m:r>
          </m:e>
        </m:nary>
        <m:r>
          <w:rPr>
            <w:rFonts w:ascii="Cambria Math" w:hAnsi="Cambria Math"/>
          </w:rPr>
          <m:t>=1</m:t>
        </m:r>
      </m:oMath>
    </w:p>
    <w:p w14:paraId="0D1CFAC4" w14:textId="77777777" w:rsidR="00071100" w:rsidRPr="002D1E6F" w:rsidRDefault="00071100" w:rsidP="00071100">
      <w:r w:rsidRPr="002D1E6F">
        <w:t>Example calculations using SRSWOR</w:t>
      </w:r>
    </w:p>
    <w:p w14:paraId="2BCCEA73" w14:textId="77777777" w:rsidR="00071100" w:rsidRPr="002D1E6F" w:rsidRDefault="00071100" w:rsidP="00071100">
      <w:pPr>
        <w:numPr>
          <w:ilvl w:val="0"/>
          <w:numId w:val="29"/>
        </w:numPr>
        <w:spacing w:after="120" w:line="260" w:lineRule="atLeast"/>
        <w:jc w:val="both"/>
      </w:pPr>
      <w:r w:rsidRPr="002D1E6F">
        <w:t xml:space="preserve">The probability of the </w:t>
      </w:r>
      <m:oMath>
        <m:sSup>
          <m:sSupPr>
            <m:ctrlPr>
              <w:rPr>
                <w:rFonts w:ascii="Cambria Math" w:hAnsi="Cambria Math"/>
                <w:i/>
              </w:rPr>
            </m:ctrlPr>
          </m:sSupPr>
          <m:e>
            <m:r>
              <w:rPr>
                <w:rFonts w:ascii="Cambria Math" w:hAnsi="Cambria Math"/>
              </w:rPr>
              <m:t>i</m:t>
            </m:r>
          </m:e>
          <m:sup>
            <m:r>
              <w:rPr>
                <w:rFonts w:ascii="Cambria Math" w:hAnsi="Cambria Math"/>
              </w:rPr>
              <m:t>th</m:t>
            </m:r>
          </m:sup>
        </m:sSup>
      </m:oMath>
      <w:r w:rsidRPr="002D1E6F">
        <w:t xml:space="preserve"> element being selected on the first draw is</w:t>
      </w:r>
    </w:p>
    <w:p w14:paraId="6F4B0EEC" w14:textId="77777777" w:rsidR="00071100" w:rsidRPr="002D1E6F" w:rsidRDefault="004D7E68" w:rsidP="00071100">
      <m:oMathPara>
        <m:oMath>
          <m:sSub>
            <m:sSubPr>
              <m:ctrlPr>
                <w:rPr>
                  <w:rFonts w:ascii="Cambria Math" w:hAnsi="Cambria Math"/>
                  <w:i/>
                </w:rPr>
              </m:ctrlPr>
            </m:sSubPr>
            <m:e>
              <m:r>
                <w:rPr>
                  <w:rFonts w:ascii="Cambria Math" w:hAnsi="Cambria Math"/>
                </w:rPr>
                <m:t>p</m:t>
              </m:r>
            </m:e>
            <m:sub>
              <m:r>
                <w:rPr>
                  <w:rFonts w:ascii="Cambria Math" w:hAnsi="Cambria Math"/>
                </w:rPr>
                <m:t>i</m:t>
              </m:r>
            </m:sub>
          </m:sSub>
          <m:d>
            <m:dPr>
              <m:ctrlPr>
                <w:rPr>
                  <w:rFonts w:ascii="Cambria Math" w:hAnsi="Cambria Math"/>
                  <w:i/>
                </w:rPr>
              </m:ctrlPr>
            </m:dPr>
            <m:e>
              <m:r>
                <w:rPr>
                  <w:rFonts w:ascii="Cambria Math" w:hAnsi="Cambria Math"/>
                </w:rPr>
                <m:t>1</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oMath>
      </m:oMathPara>
    </w:p>
    <w:p w14:paraId="2D886913" w14:textId="77777777" w:rsidR="00071100" w:rsidRPr="002D1E6F" w:rsidRDefault="00071100" w:rsidP="00071100">
      <w:r w:rsidRPr="002D1E6F">
        <w:t xml:space="preserve">and the probability of not being selected in the first draw is </w:t>
      </w:r>
    </w:p>
    <w:p w14:paraId="6533C2C2" w14:textId="77777777" w:rsidR="00071100" w:rsidRPr="002D1E6F" w:rsidRDefault="004D7E68" w:rsidP="00071100">
      <m:oMathPara>
        <m:oMath>
          <m:sSubSup>
            <m:sSubSupPr>
              <m:ctrlPr>
                <w:rPr>
                  <w:rFonts w:ascii="Cambria Math" w:hAnsi="Cambria Math"/>
                  <w:i/>
                </w:rPr>
              </m:ctrlPr>
            </m:sSubSupPr>
            <m:e>
              <m:r>
                <w:rPr>
                  <w:rFonts w:ascii="Cambria Math" w:hAnsi="Cambria Math"/>
                </w:rPr>
                <m:t>p</m:t>
              </m:r>
            </m:e>
            <m:sub>
              <m:r>
                <w:rPr>
                  <w:rFonts w:ascii="Cambria Math" w:hAnsi="Cambria Math"/>
                </w:rPr>
                <m:t>i</m:t>
              </m:r>
            </m:sub>
            <m:sup>
              <m:r>
                <w:rPr>
                  <w:rFonts w:ascii="Cambria Math" w:hAnsi="Cambria Math"/>
                </w:rPr>
                <m:t>C</m:t>
              </m:r>
            </m:sup>
          </m:sSubSup>
          <m:d>
            <m:dPr>
              <m:ctrlPr>
                <w:rPr>
                  <w:rFonts w:ascii="Cambria Math" w:hAnsi="Cambria Math"/>
                  <w:i/>
                </w:rPr>
              </m:ctrlPr>
            </m:dPr>
            <m:e>
              <m:r>
                <w:rPr>
                  <w:rFonts w:ascii="Cambria Math" w:hAnsi="Cambria Math"/>
                </w:rPr>
                <m:t>1</m:t>
              </m:r>
            </m:e>
          </m:d>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m:t>
          </m:r>
        </m:oMath>
      </m:oMathPara>
    </w:p>
    <w:p w14:paraId="0DC389E9" w14:textId="77777777" w:rsidR="00071100" w:rsidRPr="002D1E6F" w:rsidRDefault="00071100" w:rsidP="00071100">
      <w:pPr>
        <w:numPr>
          <w:ilvl w:val="0"/>
          <w:numId w:val="29"/>
        </w:numPr>
        <w:spacing w:after="120" w:line="260" w:lineRule="atLeast"/>
        <w:jc w:val="both"/>
      </w:pPr>
      <w:r w:rsidRPr="002D1E6F">
        <w:t xml:space="preserve">The probability that the </w:t>
      </w:r>
      <m:oMath>
        <m:sSup>
          <m:sSupPr>
            <m:ctrlPr>
              <w:rPr>
                <w:rFonts w:ascii="Cambria Math" w:hAnsi="Cambria Math"/>
                <w:i/>
              </w:rPr>
            </m:ctrlPr>
          </m:sSupPr>
          <m:e>
            <m:r>
              <w:rPr>
                <w:rFonts w:ascii="Cambria Math" w:hAnsi="Cambria Math"/>
              </w:rPr>
              <m:t>i</m:t>
            </m:r>
          </m:e>
          <m:sup>
            <m:r>
              <w:rPr>
                <w:rFonts w:ascii="Cambria Math" w:hAnsi="Cambria Math"/>
              </w:rPr>
              <m:t>th</m:t>
            </m:r>
          </m:sup>
        </m:sSup>
      </m:oMath>
      <w:r w:rsidRPr="002D1E6F">
        <w:t xml:space="preserve"> element is not selected on the first draw but is selected on the second draw is</w:t>
      </w:r>
    </w:p>
    <w:p w14:paraId="218E65AC" w14:textId="77777777" w:rsidR="00071100" w:rsidRPr="002D1E6F" w:rsidRDefault="004D7E68" w:rsidP="00071100">
      <m:oMathPara>
        <m:oMath>
          <m:sSub>
            <m:sSubPr>
              <m:ctrlPr>
                <w:rPr>
                  <w:rFonts w:ascii="Cambria Math" w:hAnsi="Cambria Math"/>
                  <w:i/>
                </w:rPr>
              </m:ctrlPr>
            </m:sSubPr>
            <m:e>
              <m:r>
                <w:rPr>
                  <w:rFonts w:ascii="Cambria Math" w:hAnsi="Cambria Math"/>
                </w:rPr>
                <m:t>p</m:t>
              </m:r>
            </m:e>
            <m:sub>
              <m:r>
                <w:rPr>
                  <w:rFonts w:ascii="Cambria Math" w:hAnsi="Cambria Math"/>
                </w:rPr>
                <m:t>i</m:t>
              </m:r>
            </m:sub>
          </m:sSub>
          <m:d>
            <m:dPr>
              <m:ctrlPr>
                <w:rPr>
                  <w:rFonts w:ascii="Cambria Math" w:hAnsi="Cambria Math"/>
                  <w:i/>
                </w:rPr>
              </m:ctrlPr>
            </m:dPr>
            <m:e>
              <m:r>
                <w:rPr>
                  <w:rFonts w:ascii="Cambria Math" w:hAnsi="Cambria Math"/>
                </w:rPr>
                <m:t>2</m:t>
              </m:r>
            </m:e>
          </m:d>
          <m:r>
            <w:rPr>
              <w:rFonts w:ascii="Cambria Math" w:hAnsi="Cambria Math"/>
            </w:rPr>
            <m:t>=</m:t>
          </m:r>
          <m:func>
            <m:funcPr>
              <m:ctrlPr>
                <w:rPr>
                  <w:rFonts w:ascii="Cambria Math" w:hAnsi="Cambria Math"/>
                </w:rPr>
              </m:ctrlPr>
            </m:funcPr>
            <m:fName>
              <m:r>
                <m:rPr>
                  <m:sty m:val="p"/>
                </m:rPr>
                <w:rPr>
                  <w:rFonts w:ascii="Cambria Math" w:hAnsi="Cambria Math"/>
                </w:rPr>
                <m:t>Pr</m:t>
              </m:r>
            </m:fName>
            <m:e>
              <m:d>
                <m:dPr>
                  <m:ctrlPr>
                    <w:rPr>
                      <w:rFonts w:ascii="Cambria Math" w:hAnsi="Cambria Math"/>
                      <w:i/>
                    </w:rPr>
                  </m:ctrlPr>
                </m:dPr>
                <m:e>
                  <m:sSup>
                    <m:sSupPr>
                      <m:ctrlPr>
                        <w:rPr>
                          <w:rFonts w:ascii="Cambria Math" w:hAnsi="Cambria Math"/>
                          <w:i/>
                        </w:rPr>
                      </m:ctrlPr>
                    </m:sSupPr>
                    <m:e>
                      <m:r>
                        <w:rPr>
                          <w:rFonts w:ascii="Cambria Math" w:hAnsi="Cambria Math"/>
                        </w:rPr>
                        <m:t>i</m:t>
                      </m:r>
                    </m:e>
                    <m:sup>
                      <m:r>
                        <w:rPr>
                          <w:rFonts w:ascii="Cambria Math" w:hAnsi="Cambria Math"/>
                        </w:rPr>
                        <m:t xml:space="preserve">th </m:t>
                      </m:r>
                    </m:sup>
                  </m:sSup>
                  <m:r>
                    <w:rPr>
                      <w:rFonts w:ascii="Cambria Math" w:hAnsi="Cambria Math"/>
                    </w:rPr>
                    <m:t>∉</m:t>
                  </m:r>
                  <m:sSup>
                    <m:sSupPr>
                      <m:ctrlPr>
                        <w:rPr>
                          <w:rFonts w:ascii="Cambria Math" w:hAnsi="Cambria Math"/>
                          <w:i/>
                        </w:rPr>
                      </m:ctrlPr>
                    </m:sSupPr>
                    <m:e>
                      <m:r>
                        <w:rPr>
                          <w:rFonts w:ascii="Cambria Math" w:hAnsi="Cambria Math"/>
                        </w:rPr>
                        <m:t>1</m:t>
                      </m:r>
                    </m:e>
                    <m:sup>
                      <m:r>
                        <w:rPr>
                          <w:rFonts w:ascii="Cambria Math" w:hAnsi="Cambria Math"/>
                        </w:rPr>
                        <m:t>st</m:t>
                      </m:r>
                    </m:sup>
                  </m:sSup>
                  <m:r>
                    <w:rPr>
                      <w:rFonts w:ascii="Cambria Math" w:hAnsi="Cambria Math"/>
                    </w:rPr>
                    <m:t xml:space="preserve"> draw</m:t>
                  </m:r>
                </m:e>
              </m:d>
            </m:e>
          </m:func>
          <m:r>
            <w:rPr>
              <w:rFonts w:ascii="Cambria Math" w:hAnsi="Cambria Math"/>
            </w:rPr>
            <m:t>×</m:t>
          </m:r>
          <m:func>
            <m:funcPr>
              <m:ctrlPr>
                <w:rPr>
                  <w:rFonts w:ascii="Cambria Math" w:hAnsi="Cambria Math"/>
                </w:rPr>
              </m:ctrlPr>
            </m:funcPr>
            <m:fName>
              <m:r>
                <m:rPr>
                  <m:sty m:val="p"/>
                </m:rPr>
                <w:rPr>
                  <w:rFonts w:ascii="Cambria Math" w:hAnsi="Cambria Math"/>
                </w:rPr>
                <m:t>Pr</m:t>
              </m:r>
            </m:fName>
            <m:e>
              <m:d>
                <m:dPr>
                  <m:ctrlPr>
                    <w:rPr>
                      <w:rFonts w:ascii="Cambria Math" w:hAnsi="Cambria Math"/>
                      <w:i/>
                    </w:rPr>
                  </m:ctrlPr>
                </m:dPr>
                <m:e>
                  <m:sSup>
                    <m:sSupPr>
                      <m:ctrlPr>
                        <w:rPr>
                          <w:rFonts w:ascii="Cambria Math" w:hAnsi="Cambria Math"/>
                          <w:i/>
                        </w:rPr>
                      </m:ctrlPr>
                    </m:sSupPr>
                    <m:e>
                      <m:r>
                        <w:rPr>
                          <w:rFonts w:ascii="Cambria Math" w:hAnsi="Cambria Math"/>
                        </w:rPr>
                        <m:t>i</m:t>
                      </m:r>
                    </m:e>
                    <m:sup>
                      <m:r>
                        <w:rPr>
                          <w:rFonts w:ascii="Cambria Math" w:hAnsi="Cambria Math"/>
                        </w:rPr>
                        <m:t xml:space="preserve">th </m:t>
                      </m:r>
                    </m:sup>
                  </m:sSup>
                  <m:r>
                    <w:rPr>
                      <w:rFonts w:ascii="Cambria Math" w:hAnsi="Cambria Math"/>
                    </w:rPr>
                    <m:t xml:space="preserve">in </m:t>
                  </m:r>
                  <m:sSup>
                    <m:sSupPr>
                      <m:ctrlPr>
                        <w:rPr>
                          <w:rFonts w:ascii="Cambria Math" w:hAnsi="Cambria Math"/>
                          <w:i/>
                        </w:rPr>
                      </m:ctrlPr>
                    </m:sSupPr>
                    <m:e>
                      <m:r>
                        <w:rPr>
                          <w:rFonts w:ascii="Cambria Math" w:hAnsi="Cambria Math"/>
                        </w:rPr>
                        <m:t>2</m:t>
                      </m:r>
                    </m:e>
                    <m:sup>
                      <m:r>
                        <w:rPr>
                          <w:rFonts w:ascii="Cambria Math" w:hAnsi="Cambria Math"/>
                        </w:rPr>
                        <m:t>nd</m:t>
                      </m:r>
                    </m:sup>
                  </m:sSup>
                  <m:r>
                    <w:rPr>
                      <w:rFonts w:ascii="Cambria Math" w:hAnsi="Cambria Math"/>
                    </w:rPr>
                    <m:t xml:space="preserve"> draw</m:t>
                  </m:r>
                </m:e>
                <m:e>
                  <m:r>
                    <w:rPr>
                      <w:rFonts w:ascii="Cambria Math" w:hAnsi="Cambria Math"/>
                    </w:rPr>
                    <m:t xml:space="preserve">∉ </m:t>
                  </m:r>
                  <m:sSup>
                    <m:sSupPr>
                      <m:ctrlPr>
                        <w:rPr>
                          <w:rFonts w:ascii="Cambria Math" w:hAnsi="Cambria Math"/>
                          <w:i/>
                        </w:rPr>
                      </m:ctrlPr>
                    </m:sSupPr>
                    <m:e>
                      <m:r>
                        <w:rPr>
                          <w:rFonts w:ascii="Cambria Math" w:hAnsi="Cambria Math"/>
                        </w:rPr>
                        <m:t>1</m:t>
                      </m:r>
                    </m:e>
                    <m:sup>
                      <m:r>
                        <w:rPr>
                          <w:rFonts w:ascii="Cambria Math" w:hAnsi="Cambria Math"/>
                        </w:rPr>
                        <m:t>st</m:t>
                      </m:r>
                    </m:sup>
                  </m:sSup>
                  <m:r>
                    <w:rPr>
                      <w:rFonts w:ascii="Cambria Math" w:hAnsi="Cambria Math"/>
                    </w:rPr>
                    <m:t>draw</m:t>
                  </m:r>
                </m:e>
              </m:d>
            </m:e>
          </m:func>
          <m:r>
            <w:rPr>
              <w:rFonts w:ascii="Cambria Math" w:hAnsi="Cambria Math"/>
            </w:rPr>
            <m:t>=</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N</m:t>
                  </m:r>
                </m:den>
              </m:f>
            </m:e>
          </m:d>
          <m:f>
            <m:fPr>
              <m:ctrlPr>
                <w:rPr>
                  <w:rFonts w:ascii="Cambria Math" w:hAnsi="Cambria Math"/>
                  <w:i/>
                </w:rPr>
              </m:ctrlPr>
            </m:fPr>
            <m:num>
              <m:r>
                <w:rPr>
                  <w:rFonts w:ascii="Cambria Math" w:hAnsi="Cambria Math"/>
                </w:rPr>
                <m:t>1</m:t>
              </m:r>
            </m:num>
            <m:den>
              <m:r>
                <w:rPr>
                  <w:rFonts w:ascii="Cambria Math" w:hAnsi="Cambria Math"/>
                </w:rPr>
                <m:t>N-1</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oMath>
      </m:oMathPara>
    </w:p>
    <w:p w14:paraId="6EDF2989" w14:textId="77777777" w:rsidR="00071100" w:rsidRPr="002D1E6F" w:rsidRDefault="00071100" w:rsidP="00071100"/>
    <w:p w14:paraId="02495380" w14:textId="77777777" w:rsidR="00071100" w:rsidRPr="002D1E6F" w:rsidRDefault="00071100" w:rsidP="00071100">
      <w:pPr>
        <w:numPr>
          <w:ilvl w:val="0"/>
          <w:numId w:val="29"/>
        </w:numPr>
        <w:spacing w:after="120" w:line="260" w:lineRule="atLeast"/>
        <w:jc w:val="both"/>
      </w:pPr>
      <w:r w:rsidRPr="002D1E6F">
        <w:t xml:space="preserve">The probability that the  </w:t>
      </w:r>
      <m:oMath>
        <m:sSup>
          <m:sSupPr>
            <m:ctrlPr>
              <w:rPr>
                <w:rFonts w:ascii="Cambria Math" w:hAnsi="Cambria Math"/>
                <w:i/>
              </w:rPr>
            </m:ctrlPr>
          </m:sSupPr>
          <m:e>
            <m:r>
              <w:rPr>
                <w:rFonts w:ascii="Cambria Math" w:hAnsi="Cambria Math"/>
              </w:rPr>
              <m:t>i</m:t>
            </m:r>
          </m:e>
          <m:sup>
            <m:r>
              <w:rPr>
                <w:rFonts w:ascii="Cambria Math" w:hAnsi="Cambria Math"/>
              </w:rPr>
              <m:t>th</m:t>
            </m:r>
          </m:sup>
        </m:sSup>
      </m:oMath>
      <w:r w:rsidRPr="002D1E6F">
        <w:t xml:space="preserve"> element is selected on the </w:t>
      </w:r>
      <m:oMath>
        <m:sSup>
          <m:sSupPr>
            <m:ctrlPr>
              <w:rPr>
                <w:rFonts w:ascii="Cambria Math" w:hAnsi="Cambria Math"/>
                <w:i/>
              </w:rPr>
            </m:ctrlPr>
          </m:sSupPr>
          <m:e>
            <m:r>
              <w:rPr>
                <w:rFonts w:ascii="Cambria Math" w:hAnsi="Cambria Math"/>
              </w:rPr>
              <m:t>k</m:t>
            </m:r>
          </m:e>
          <m:sup>
            <m:r>
              <w:rPr>
                <w:rFonts w:ascii="Cambria Math" w:hAnsi="Cambria Math"/>
              </w:rPr>
              <m:t>th</m:t>
            </m:r>
          </m:sup>
        </m:sSup>
      </m:oMath>
      <w:r w:rsidRPr="002D1E6F">
        <w:t xml:space="preserve"> draw </w:t>
      </w:r>
      <m:oMath>
        <m:r>
          <w:rPr>
            <w:rFonts w:ascii="Cambria Math" w:hAnsi="Cambria Math"/>
          </w:rPr>
          <m:t>(2&lt;k≤n&lt;N)</m:t>
        </m:r>
      </m:oMath>
      <w:r w:rsidRPr="002D1E6F">
        <w:t xml:space="preserve"> is</w:t>
      </w:r>
    </w:p>
    <w:p w14:paraId="52150A2C" w14:textId="77777777" w:rsidR="00071100" w:rsidRPr="002D1E6F" w:rsidRDefault="00071100" w:rsidP="00071100"/>
    <w:p w14:paraId="0C342E6E" w14:textId="77777777" w:rsidR="00071100" w:rsidRPr="002D1E6F" w:rsidRDefault="004D7E68" w:rsidP="00071100">
      <m:oMathPara>
        <m:oMath>
          <m:sSub>
            <m:sSubPr>
              <m:ctrlPr>
                <w:rPr>
                  <w:rFonts w:ascii="Cambria Math" w:hAnsi="Cambria Math"/>
                  <w:i/>
                </w:rPr>
              </m:ctrlPr>
            </m:sSubPr>
            <m:e>
              <m:r>
                <w:rPr>
                  <w:rFonts w:ascii="Cambria Math" w:hAnsi="Cambria Math"/>
                </w:rPr>
                <m:t>p</m:t>
              </m:r>
            </m:e>
            <m:sub>
              <m:r>
                <w:rPr>
                  <w:rFonts w:ascii="Cambria Math" w:hAnsi="Cambria Math"/>
                </w:rPr>
                <m:t>i</m:t>
              </m:r>
            </m:sub>
          </m:sSub>
          <m:d>
            <m:dPr>
              <m:ctrlPr>
                <w:rPr>
                  <w:rFonts w:ascii="Cambria Math" w:hAnsi="Cambria Math"/>
                  <w:i/>
                </w:rPr>
              </m:ctrlPr>
            </m:dPr>
            <m:e>
              <m:r>
                <w:rPr>
                  <w:rFonts w:ascii="Cambria Math" w:hAnsi="Cambria Math"/>
                </w:rPr>
                <m:t>k</m:t>
              </m:r>
            </m:e>
          </m:d>
          <m:r>
            <w:rPr>
              <w:rFonts w:ascii="Cambria Math" w:hAnsi="Cambria Math"/>
            </w:rPr>
            <m:t>=</m:t>
          </m:r>
          <m:func>
            <m:funcPr>
              <m:ctrlPr>
                <w:rPr>
                  <w:rFonts w:ascii="Cambria Math" w:hAnsi="Cambria Math"/>
                </w:rPr>
              </m:ctrlPr>
            </m:funcPr>
            <m:fName>
              <m:r>
                <m:rPr>
                  <m:sty m:val="p"/>
                </m:rPr>
                <w:rPr>
                  <w:rFonts w:ascii="Cambria Math" w:hAnsi="Cambria Math"/>
                </w:rPr>
                <m:t>Pr</m:t>
              </m:r>
            </m:fName>
            <m:e>
              <m:d>
                <m:dPr>
                  <m:ctrlPr>
                    <w:rPr>
                      <w:rFonts w:ascii="Cambria Math" w:hAnsi="Cambria Math"/>
                      <w:i/>
                    </w:rPr>
                  </m:ctrlPr>
                </m:dPr>
                <m:e>
                  <m:sSup>
                    <m:sSupPr>
                      <m:ctrlPr>
                        <w:rPr>
                          <w:rFonts w:ascii="Cambria Math" w:hAnsi="Cambria Math"/>
                          <w:i/>
                        </w:rPr>
                      </m:ctrlPr>
                    </m:sSupPr>
                    <m:e>
                      <m:r>
                        <w:rPr>
                          <w:rFonts w:ascii="Cambria Math" w:hAnsi="Cambria Math"/>
                        </w:rPr>
                        <m:t>i</m:t>
                      </m:r>
                    </m:e>
                    <m:sup>
                      <m:r>
                        <w:rPr>
                          <w:rFonts w:ascii="Cambria Math" w:hAnsi="Cambria Math"/>
                        </w:rPr>
                        <m:t xml:space="preserve">th </m:t>
                      </m:r>
                    </m:sup>
                  </m:sSup>
                  <m:r>
                    <w:rPr>
                      <w:rFonts w:ascii="Cambria Math" w:hAnsi="Cambria Math"/>
                    </w:rPr>
                    <m:t xml:space="preserve">not in </m:t>
                  </m:r>
                  <m:sSup>
                    <m:sSupPr>
                      <m:ctrlPr>
                        <w:rPr>
                          <w:rFonts w:ascii="Cambria Math" w:hAnsi="Cambria Math"/>
                          <w:i/>
                        </w:rPr>
                      </m:ctrlPr>
                    </m:sSupPr>
                    <m:e>
                      <m:r>
                        <w:rPr>
                          <w:rFonts w:ascii="Cambria Math" w:hAnsi="Cambria Math"/>
                        </w:rPr>
                        <m:t>1</m:t>
                      </m:r>
                    </m:e>
                    <m:sup>
                      <m:r>
                        <w:rPr>
                          <w:rFonts w:ascii="Cambria Math" w:hAnsi="Cambria Math"/>
                        </w:rPr>
                        <m:t>st</m:t>
                      </m:r>
                    </m:sup>
                  </m:sSup>
                  <m:r>
                    <w:rPr>
                      <w:rFonts w:ascii="Cambria Math" w:hAnsi="Cambria Math"/>
                    </w:rPr>
                    <m:t xml:space="preserve"> k-1 draws</m:t>
                  </m:r>
                </m:e>
              </m:d>
              <m:r>
                <w:rPr>
                  <w:rFonts w:ascii="Cambria Math" w:hAnsi="Cambria Math"/>
                </w:rPr>
                <m:t>×</m:t>
              </m:r>
            </m:e>
          </m:func>
          <m:func>
            <m:funcPr>
              <m:ctrlPr>
                <w:rPr>
                  <w:rFonts w:ascii="Cambria Math" w:hAnsi="Cambria Math"/>
                </w:rPr>
              </m:ctrlPr>
            </m:funcPr>
            <m:fName>
              <m:r>
                <m:rPr>
                  <m:sty m:val="p"/>
                </m:rPr>
                <w:rPr>
                  <w:rFonts w:ascii="Cambria Math" w:hAnsi="Cambria Math"/>
                </w:rPr>
                <m:t>Pr</m:t>
              </m:r>
            </m:fName>
            <m:e>
              <m:d>
                <m:dPr>
                  <m:ctrlPr>
                    <w:rPr>
                      <w:rFonts w:ascii="Cambria Math" w:hAnsi="Cambria Math"/>
                      <w:i/>
                    </w:rPr>
                  </m:ctrlPr>
                </m:dPr>
                <m:e>
                  <m:sSup>
                    <m:sSupPr>
                      <m:ctrlPr>
                        <w:rPr>
                          <w:rFonts w:ascii="Cambria Math" w:hAnsi="Cambria Math"/>
                          <w:i/>
                        </w:rPr>
                      </m:ctrlPr>
                    </m:sSupPr>
                    <m:e>
                      <m:r>
                        <w:rPr>
                          <w:rFonts w:ascii="Cambria Math" w:hAnsi="Cambria Math"/>
                        </w:rPr>
                        <m:t>i</m:t>
                      </m:r>
                    </m:e>
                    <m:sup>
                      <m:r>
                        <w:rPr>
                          <w:rFonts w:ascii="Cambria Math" w:hAnsi="Cambria Math"/>
                        </w:rPr>
                        <m:t xml:space="preserve">th </m:t>
                      </m:r>
                    </m:sup>
                  </m:sSup>
                  <m:r>
                    <w:rPr>
                      <w:rFonts w:ascii="Cambria Math" w:hAnsi="Cambria Math"/>
                    </w:rPr>
                    <m:t xml:space="preserve">in </m:t>
                  </m:r>
                  <m:sSup>
                    <m:sSupPr>
                      <m:ctrlPr>
                        <w:rPr>
                          <w:rFonts w:ascii="Cambria Math" w:hAnsi="Cambria Math"/>
                          <w:i/>
                        </w:rPr>
                      </m:ctrlPr>
                    </m:sSupPr>
                    <m:e>
                      <m:r>
                        <w:rPr>
                          <w:rFonts w:ascii="Cambria Math" w:hAnsi="Cambria Math"/>
                        </w:rPr>
                        <m:t>k</m:t>
                      </m:r>
                    </m:e>
                    <m:sup>
                      <m:r>
                        <w:rPr>
                          <w:rFonts w:ascii="Cambria Math" w:hAnsi="Cambria Math"/>
                        </w:rPr>
                        <m:t>th</m:t>
                      </m:r>
                    </m:sup>
                  </m:sSup>
                  <m:r>
                    <w:rPr>
                      <w:rFonts w:ascii="Cambria Math" w:hAnsi="Cambria Math"/>
                    </w:rPr>
                    <m:t xml:space="preserve"> draw</m:t>
                  </m:r>
                </m:e>
                <m:e>
                  <m:r>
                    <w:rPr>
                      <w:rFonts w:ascii="Cambria Math" w:hAnsi="Cambria Math"/>
                    </w:rPr>
                    <m:t xml:space="preserve">not in </m:t>
                  </m:r>
                  <m:d>
                    <m:dPr>
                      <m:ctrlPr>
                        <w:rPr>
                          <w:rFonts w:ascii="Cambria Math" w:hAnsi="Cambria Math"/>
                          <w:i/>
                        </w:rPr>
                      </m:ctrlPr>
                    </m:dPr>
                    <m:e>
                      <m:r>
                        <w:rPr>
                          <w:rFonts w:ascii="Cambria Math" w:hAnsi="Cambria Math"/>
                        </w:rPr>
                        <m:t>k-1</m:t>
                      </m:r>
                    </m:e>
                  </m:d>
                  <m:r>
                    <w:rPr>
                      <w:rFonts w:ascii="Cambria Math" w:hAnsi="Cambria Math"/>
                    </w:rPr>
                    <m:t xml:space="preserve"> draws</m:t>
                  </m:r>
                </m:e>
              </m:d>
            </m:e>
          </m:func>
          <m:r>
            <w:rPr>
              <w:rFonts w:ascii="Cambria Math" w:hAnsi="Cambria Math"/>
            </w:rPr>
            <m:t>=</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N</m:t>
                  </m:r>
                </m:den>
              </m:f>
            </m:e>
          </m:d>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N-1</m:t>
                  </m:r>
                </m:den>
              </m:f>
            </m:e>
          </m:d>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N-2</m:t>
                  </m:r>
                </m:den>
              </m:f>
            </m:e>
          </m:d>
          <m:r>
            <w:rPr>
              <w:rFonts w:ascii="Cambria Math" w:hAnsi="Cambria Math"/>
            </w:rPr>
            <m:t>⋯</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N-k-1</m:t>
                  </m:r>
                </m:den>
              </m:f>
            </m:e>
          </m:d>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N-k+1</m:t>
                  </m:r>
                </m:den>
              </m:f>
            </m:e>
          </m:d>
          <m:r>
            <w:rPr>
              <w:rFonts w:ascii="Cambria Math" w:hAnsi="Cambria Math"/>
            </w:rPr>
            <m:t>=</m:t>
          </m:r>
          <m:f>
            <m:fPr>
              <m:ctrlPr>
                <w:rPr>
                  <w:rFonts w:ascii="Cambria Math" w:hAnsi="Cambria Math"/>
                  <w:i/>
                </w:rPr>
              </m:ctrlPr>
            </m:fPr>
            <m:num>
              <m:r>
                <w:rPr>
                  <w:rFonts w:ascii="Cambria Math" w:hAnsi="Cambria Math"/>
                </w:rPr>
                <m:t>1</m:t>
              </m:r>
            </m:num>
            <m:den>
              <m:d>
                <m:dPr>
                  <m:ctrlPr>
                    <w:rPr>
                      <w:rFonts w:ascii="Cambria Math" w:hAnsi="Cambria Math"/>
                      <w:i/>
                    </w:rPr>
                  </m:ctrlPr>
                </m:dPr>
                <m:e>
                  <m:r>
                    <w:rPr>
                      <w:rFonts w:ascii="Cambria Math" w:hAnsi="Cambria Math"/>
                    </w:rPr>
                    <m:t>N-k+1</m:t>
                  </m:r>
                </m:e>
              </m:d>
            </m:den>
          </m:f>
          <m:nary>
            <m:naryPr>
              <m:chr m:val="∏"/>
              <m:limLoc m:val="undOvr"/>
              <m:ctrlPr>
                <w:rPr>
                  <w:rFonts w:ascii="Cambria Math" w:hAnsi="Cambria Math"/>
                  <w:i/>
                </w:rPr>
              </m:ctrlPr>
            </m:naryPr>
            <m:sub>
              <m:r>
                <w:rPr>
                  <w:rFonts w:ascii="Cambria Math" w:hAnsi="Cambria Math"/>
                </w:rPr>
                <m:t>j=0</m:t>
              </m:r>
            </m:sub>
            <m:sup>
              <m:r>
                <w:rPr>
                  <w:rFonts w:ascii="Cambria Math" w:hAnsi="Cambria Math"/>
                </w:rPr>
                <m:t>k-2</m:t>
              </m:r>
            </m:sup>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N-j</m:t>
                      </m:r>
                    </m:den>
                  </m:f>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oMath>
      </m:oMathPara>
    </w:p>
    <w:p w14:paraId="48E5E06B" w14:textId="77777777" w:rsidR="00071100" w:rsidRPr="002D1E6F" w:rsidRDefault="00071100" w:rsidP="00071100"/>
    <w:p w14:paraId="35DF3406" w14:textId="77777777" w:rsidR="00071100" w:rsidRPr="002D1E6F" w:rsidRDefault="00071100" w:rsidP="00071100">
      <w:pPr>
        <w:numPr>
          <w:ilvl w:val="0"/>
          <w:numId w:val="29"/>
        </w:numPr>
        <w:spacing w:after="120" w:line="260" w:lineRule="atLeast"/>
        <w:jc w:val="both"/>
      </w:pPr>
      <w:r w:rsidRPr="002D1E6F">
        <w:t xml:space="preserve">The inclusion probability for the  </w:t>
      </w:r>
      <m:oMath>
        <m:sSup>
          <m:sSupPr>
            <m:ctrlPr>
              <w:rPr>
                <w:rFonts w:ascii="Cambria Math" w:hAnsi="Cambria Math"/>
                <w:i/>
              </w:rPr>
            </m:ctrlPr>
          </m:sSupPr>
          <m:e>
            <m:r>
              <w:rPr>
                <w:rFonts w:ascii="Cambria Math" w:hAnsi="Cambria Math"/>
              </w:rPr>
              <m:t>i</m:t>
            </m:r>
          </m:e>
          <m:sup>
            <m:r>
              <w:rPr>
                <w:rFonts w:ascii="Cambria Math" w:hAnsi="Cambria Math"/>
              </w:rPr>
              <m:t>th</m:t>
            </m:r>
          </m:sup>
        </m:sSup>
      </m:oMath>
      <w:r w:rsidRPr="002D1E6F">
        <w:t xml:space="preserve"> element is </w:t>
      </w:r>
    </w:p>
    <w:p w14:paraId="4EDBAB23" w14:textId="77777777" w:rsidR="00071100" w:rsidRPr="002D1E6F" w:rsidRDefault="004D7E68" w:rsidP="00071100">
      <m:oMathPara>
        <m:oMath>
          <m:nary>
            <m:naryPr>
              <m:chr m:val="∑"/>
              <m:limLoc m:val="subSup"/>
              <m:ctrlPr>
                <w:rPr>
                  <w:rFonts w:ascii="Cambria Math" w:hAnsi="Cambria Math"/>
                  <w:i/>
                </w:rPr>
              </m:ctrlPr>
            </m:naryPr>
            <m:sub>
              <m:r>
                <w:rPr>
                  <w:rFonts w:ascii="Cambria Math" w:hAnsi="Cambria Math"/>
                </w:rPr>
                <m:t>k=1</m:t>
              </m:r>
            </m:sub>
            <m:sup>
              <m:r>
                <w:rPr>
                  <w:rFonts w:ascii="Cambria Math" w:hAnsi="Cambria Math"/>
                </w:rPr>
                <m:t>n</m:t>
              </m:r>
            </m:sup>
            <m:e>
              <m:sSub>
                <m:sSubPr>
                  <m:ctrlPr>
                    <w:rPr>
                      <w:rFonts w:ascii="Cambria Math" w:hAnsi="Cambria Math"/>
                      <w:i/>
                    </w:rPr>
                  </m:ctrlPr>
                </m:sSubPr>
                <m:e>
                  <m:r>
                    <w:rPr>
                      <w:rFonts w:ascii="Cambria Math" w:hAnsi="Cambria Math"/>
                    </w:rPr>
                    <m:t>p</m:t>
                  </m:r>
                </m:e>
                <m:sub>
                  <m:r>
                    <w:rPr>
                      <w:rFonts w:ascii="Cambria Math" w:hAnsi="Cambria Math"/>
                    </w:rPr>
                    <m:t>i</m:t>
                  </m:r>
                </m:sub>
              </m:sSub>
              <m:d>
                <m:dPr>
                  <m:ctrlPr>
                    <w:rPr>
                      <w:rFonts w:ascii="Cambria Math" w:hAnsi="Cambria Math"/>
                      <w:i/>
                    </w:rPr>
                  </m:ctrlPr>
                </m:dPr>
                <m:e>
                  <m:r>
                    <w:rPr>
                      <w:rFonts w:ascii="Cambria Math" w:hAnsi="Cambria Math"/>
                    </w:rPr>
                    <m:t>k</m:t>
                  </m:r>
                </m:e>
              </m:d>
            </m:e>
          </m:nary>
          <m:r>
            <w:rPr>
              <w:rFonts w:ascii="Cambria Math" w:hAnsi="Cambria Math"/>
            </w:rPr>
            <m:t>=</m:t>
          </m:r>
          <m:nary>
            <m:naryPr>
              <m:chr m:val="∑"/>
              <m:limLoc m:val="subSup"/>
              <m:ctrlPr>
                <w:rPr>
                  <w:rFonts w:ascii="Cambria Math" w:hAnsi="Cambria Math"/>
                  <w:i/>
                </w:rPr>
              </m:ctrlPr>
            </m:naryPr>
            <m:sub>
              <m:r>
                <w:rPr>
                  <w:rFonts w:ascii="Cambria Math" w:hAnsi="Cambria Math"/>
                </w:rPr>
                <m:t>k=1</m:t>
              </m:r>
            </m:sub>
            <m:sup>
              <m:r>
                <w:rPr>
                  <w:rFonts w:ascii="Cambria Math" w:hAnsi="Cambria Math"/>
                </w:rPr>
                <m:t>n</m:t>
              </m:r>
            </m:sup>
            <m:e>
              <m:f>
                <m:fPr>
                  <m:ctrlPr>
                    <w:rPr>
                      <w:rFonts w:ascii="Cambria Math" w:hAnsi="Cambria Math"/>
                      <w:i/>
                    </w:rPr>
                  </m:ctrlPr>
                </m:fPr>
                <m:num>
                  <m:r>
                    <w:rPr>
                      <w:rFonts w:ascii="Cambria Math" w:hAnsi="Cambria Math"/>
                    </w:rPr>
                    <m:t>1</m:t>
                  </m:r>
                </m:num>
                <m:den>
                  <m:r>
                    <w:rPr>
                      <w:rFonts w:ascii="Cambria Math" w:hAnsi="Cambria Math"/>
                    </w:rPr>
                    <m:t>N</m:t>
                  </m:r>
                </m:den>
              </m:f>
            </m:e>
          </m:nary>
          <m:r>
            <w:rPr>
              <w:rFonts w:ascii="Cambria Math" w:hAnsi="Cambria Math"/>
            </w:rPr>
            <m:t>=</m:t>
          </m:r>
          <m:f>
            <m:fPr>
              <m:ctrlPr>
                <w:rPr>
                  <w:rFonts w:ascii="Cambria Math" w:hAnsi="Cambria Math"/>
                  <w:i/>
                </w:rPr>
              </m:ctrlPr>
            </m:fPr>
            <m:num>
              <m:r>
                <w:rPr>
                  <w:rFonts w:ascii="Cambria Math" w:hAnsi="Cambria Math"/>
                </w:rPr>
                <m:t>n</m:t>
              </m:r>
            </m:num>
            <m:den>
              <m:r>
                <w:rPr>
                  <w:rFonts w:ascii="Cambria Math" w:hAnsi="Cambria Math"/>
                </w:rPr>
                <m:t>N</m:t>
              </m:r>
            </m:den>
          </m:f>
        </m:oMath>
      </m:oMathPara>
    </w:p>
    <w:p w14:paraId="5C413933" w14:textId="77777777" w:rsidR="00071100" w:rsidRPr="002D1E6F" w:rsidRDefault="00071100" w:rsidP="00071100">
      <w:r w:rsidRPr="002D1E6F">
        <w:t xml:space="preserve">Note that the probabilities are identical only because every element has the same chance of being selected at each draw, so the equations for the probabilities at each draw are simplified. This is not the case for unequal probabilities. </w:t>
      </w:r>
    </w:p>
    <w:p w14:paraId="4D3C516A" w14:textId="3408F416" w:rsidR="00BC6D64" w:rsidRPr="002D1E6F" w:rsidRDefault="00BC6D64">
      <w:r w:rsidRPr="002D1E6F">
        <w:br w:type="page"/>
      </w:r>
    </w:p>
    <w:p w14:paraId="27CD19DA" w14:textId="61622E02" w:rsidR="00BC6D64" w:rsidRPr="002D1E6F" w:rsidRDefault="00BC6D64" w:rsidP="00BC6D64">
      <w:pPr>
        <w:pStyle w:val="Heading1"/>
      </w:pPr>
      <w:bookmarkStart w:id="88" w:name="_Toc56083450"/>
      <w:r w:rsidRPr="00160AF9">
        <w:rPr>
          <w:highlight w:val="yellow"/>
        </w:rPr>
        <w:lastRenderedPageBreak/>
        <w:t>Annex VI: Examples o</w:t>
      </w:r>
      <w:r w:rsidR="009F4C5C" w:rsidRPr="00160AF9">
        <w:rPr>
          <w:highlight w:val="yellow"/>
        </w:rPr>
        <w:t>f</w:t>
      </w:r>
      <w:r w:rsidRPr="00160AF9">
        <w:rPr>
          <w:highlight w:val="yellow"/>
        </w:rPr>
        <w:t xml:space="preserve"> the use of Stratification and Clustering</w:t>
      </w:r>
      <w:bookmarkEnd w:id="88"/>
    </w:p>
    <w:p w14:paraId="5688CC27" w14:textId="77777777" w:rsidR="00071100" w:rsidRPr="002D1E6F" w:rsidRDefault="00071100" w:rsidP="00071100"/>
    <w:p w14:paraId="2A5E0C50" w14:textId="691338E4" w:rsidR="00BC6D64" w:rsidRPr="002D1E6F" w:rsidRDefault="00BC6D64" w:rsidP="00BC6D64">
      <w:r w:rsidRPr="002D1E6F">
        <w:t>The RDBES provides the possibility of declaring stratification and</w:t>
      </w:r>
      <w:r w:rsidR="009E0ECA" w:rsidRPr="002D1E6F">
        <w:t>/or</w:t>
      </w:r>
      <w:r w:rsidRPr="002D1E6F">
        <w:t xml:space="preserve"> clustering at each level of the sampling hierarchy. </w:t>
      </w:r>
    </w:p>
    <w:p w14:paraId="622B85CB" w14:textId="6EB98A51" w:rsidR="00BC6D64" w:rsidRPr="002D1E6F" w:rsidRDefault="00C042FE" w:rsidP="00BC6D64">
      <w:r w:rsidRPr="002D1E6F">
        <w:t xml:space="preserve">Stratified sampling considers </w:t>
      </w:r>
      <w:r w:rsidR="00BC6D64" w:rsidRPr="002D1E6F">
        <w:t xml:space="preserve">the sampling units </w:t>
      </w:r>
      <w:r w:rsidRPr="002D1E6F">
        <w:t xml:space="preserve">of a sampling </w:t>
      </w:r>
      <w:r w:rsidR="00BC6D64" w:rsidRPr="002D1E6F">
        <w:t xml:space="preserve">level </w:t>
      </w:r>
      <w:r w:rsidRPr="002D1E6F">
        <w:t xml:space="preserve">as </w:t>
      </w:r>
      <w:r w:rsidR="00BC6D64" w:rsidRPr="002D1E6F">
        <w:t xml:space="preserve">mutually exclusive sets that are </w:t>
      </w:r>
      <w:r w:rsidRPr="002D1E6F">
        <w:t xml:space="preserve">all </w:t>
      </w:r>
      <w:r w:rsidR="00BC6D64" w:rsidRPr="002D1E6F">
        <w:t xml:space="preserve">sampled independently with a </w:t>
      </w:r>
      <w:r w:rsidRPr="002D1E6F">
        <w:t>sometimes stratum-specific sampling effort</w:t>
      </w:r>
      <w:r w:rsidR="00BC6D64" w:rsidRPr="002D1E6F">
        <w:t xml:space="preserve">. When stratified sampling </w:t>
      </w:r>
      <w:r w:rsidRPr="002D1E6F">
        <w:t xml:space="preserve">is used </w:t>
      </w:r>
      <w:r w:rsidR="00BC6D64" w:rsidRPr="002D1E6F">
        <w:t xml:space="preserve">it is </w:t>
      </w:r>
      <w:r w:rsidRPr="002D1E6F">
        <w:t xml:space="preserve">fundamental for design-based estimation that </w:t>
      </w:r>
      <w:r w:rsidR="00BC6D64" w:rsidRPr="002D1E6F">
        <w:t xml:space="preserve">every stratum </w:t>
      </w:r>
      <w:r w:rsidRPr="002D1E6F">
        <w:t xml:space="preserve">has been sampled because </w:t>
      </w:r>
      <w:r w:rsidR="00BC6D64" w:rsidRPr="002D1E6F">
        <w:t xml:space="preserve">separate estimates </w:t>
      </w:r>
      <w:r w:rsidRPr="002D1E6F">
        <w:t xml:space="preserve">are to be </w:t>
      </w:r>
      <w:r w:rsidR="00BC6D64" w:rsidRPr="002D1E6F">
        <w:t xml:space="preserve">calculated for each stratum </w:t>
      </w:r>
      <w:r w:rsidRPr="002D1E6F">
        <w:t xml:space="preserve">that will </w:t>
      </w:r>
      <w:r w:rsidR="00BC6D64" w:rsidRPr="002D1E6F">
        <w:t xml:space="preserve">later </w:t>
      </w:r>
      <w:r w:rsidRPr="002D1E6F">
        <w:t xml:space="preserve">be </w:t>
      </w:r>
      <w:r w:rsidR="00BC6D64" w:rsidRPr="002D1E6F">
        <w:t xml:space="preserve">added together to obtain the total or mean for that sampling level. </w:t>
      </w:r>
      <w:r w:rsidRPr="002D1E6F">
        <w:t xml:space="preserve">A simple example of stratification is the spatial stratification of ports along the coast of a country into, e.g., three regions – North, </w:t>
      </w:r>
      <w:r w:rsidR="009E0ECA" w:rsidRPr="002D1E6F">
        <w:t>Centre</w:t>
      </w:r>
      <w:r w:rsidRPr="002D1E6F">
        <w:t xml:space="preserve"> and South</w:t>
      </w:r>
      <w:r w:rsidR="009E0ECA" w:rsidRPr="002D1E6F">
        <w:t xml:space="preserve"> (e.g., in LO table)</w:t>
      </w:r>
      <w:r w:rsidRPr="002D1E6F">
        <w:t xml:space="preserve">. </w:t>
      </w:r>
      <w:r w:rsidR="009E0ECA" w:rsidRPr="002D1E6F">
        <w:t>Each of the regions is a stratum and each port belongs to only one of the regions. During sampling, s</w:t>
      </w:r>
      <w:r w:rsidR="00AB2FB3" w:rsidRPr="002D1E6F">
        <w:t xml:space="preserve">ome ports </w:t>
      </w:r>
      <w:r w:rsidR="009E0ECA" w:rsidRPr="002D1E6F">
        <w:t xml:space="preserve">from </w:t>
      </w:r>
      <w:r w:rsidR="009E0ECA" w:rsidRPr="002D1E6F">
        <w:rPr>
          <w:i/>
        </w:rPr>
        <w:t>each of</w:t>
      </w:r>
      <w:r w:rsidR="009E0ECA" w:rsidRPr="002D1E6F">
        <w:t xml:space="preserve"> </w:t>
      </w:r>
      <w:r w:rsidR="009E0ECA" w:rsidRPr="002D1E6F">
        <w:rPr>
          <w:i/>
        </w:rPr>
        <w:t>all three regions</w:t>
      </w:r>
      <w:r w:rsidR="009E0ECA" w:rsidRPr="002D1E6F">
        <w:t xml:space="preserve"> </w:t>
      </w:r>
      <w:r w:rsidR="00AB2FB3" w:rsidRPr="002D1E6F">
        <w:t xml:space="preserve">are </w:t>
      </w:r>
      <w:r w:rsidR="009E0ECA" w:rsidRPr="002D1E6F">
        <w:t xml:space="preserve">selected for sampling </w:t>
      </w:r>
      <w:r w:rsidR="00AB2FB3" w:rsidRPr="002D1E6F">
        <w:t xml:space="preserve">and estimates for the country built from </w:t>
      </w:r>
      <w:r w:rsidR="009E0ECA" w:rsidRPr="002D1E6F">
        <w:t>the individual estimates of each strata</w:t>
      </w:r>
      <w:r w:rsidR="00AB2FB3" w:rsidRPr="002D1E6F">
        <w:t xml:space="preserve">. </w:t>
      </w:r>
    </w:p>
    <w:p w14:paraId="52FF9E57" w14:textId="40F7E5AA" w:rsidR="00FF0200" w:rsidRPr="002D1E6F" w:rsidRDefault="00C042FE" w:rsidP="00BC6D64">
      <w:pPr>
        <w:sectPr w:rsidR="00FF0200" w:rsidRPr="002D1E6F" w:rsidSect="00E84F7A">
          <w:type w:val="continuous"/>
          <w:pgSz w:w="11906" w:h="16838"/>
          <w:pgMar w:top="1247" w:right="1361" w:bottom="1247" w:left="1440" w:header="709" w:footer="709" w:gutter="0"/>
          <w:cols w:space="708"/>
          <w:docGrid w:linePitch="360"/>
        </w:sectPr>
      </w:pPr>
      <w:r w:rsidRPr="002D1E6F">
        <w:t>Similarly to stratified sampling, c</w:t>
      </w:r>
      <w:r w:rsidR="00BC6D64" w:rsidRPr="002D1E6F">
        <w:t>luster</w:t>
      </w:r>
      <w:r w:rsidRPr="002D1E6F">
        <w:t xml:space="preserve"> sampling also considers </w:t>
      </w:r>
      <w:r w:rsidR="00BC6D64" w:rsidRPr="002D1E6F">
        <w:t xml:space="preserve">the sampling units of a sampling level </w:t>
      </w:r>
      <w:r w:rsidRPr="002D1E6F">
        <w:t xml:space="preserve">as </w:t>
      </w:r>
      <w:r w:rsidR="00BC6D64" w:rsidRPr="002D1E6F">
        <w:t xml:space="preserve">mutually exclusive </w:t>
      </w:r>
      <w:r w:rsidRPr="002D1E6F">
        <w:t>groups of units;</w:t>
      </w:r>
      <w:r w:rsidR="00BC6D64" w:rsidRPr="002D1E6F">
        <w:t xml:space="preserve"> but contrary to stratified sampling </w:t>
      </w:r>
      <w:r w:rsidR="009E0ECA" w:rsidRPr="002D1E6F">
        <w:t xml:space="preserve">not all </w:t>
      </w:r>
      <w:r w:rsidR="00BC6D64" w:rsidRPr="002D1E6F">
        <w:t>these sets are expected to be sampled</w:t>
      </w:r>
      <w:r w:rsidRPr="002D1E6F">
        <w:t xml:space="preserve"> – only a subset of them </w:t>
      </w:r>
      <w:r w:rsidR="009E0ECA" w:rsidRPr="002D1E6F">
        <w:t xml:space="preserve">is selected for sampling </w:t>
      </w:r>
      <w:r w:rsidRPr="002D1E6F">
        <w:t xml:space="preserve">(e.g., randomly). </w:t>
      </w:r>
      <w:r w:rsidR="007C6B50" w:rsidRPr="002D1E6F">
        <w:t xml:space="preserve"> </w:t>
      </w:r>
      <w:r w:rsidRPr="002D1E6F">
        <w:t xml:space="preserve">In design based estimation, the estimates from sampled clusters </w:t>
      </w:r>
      <w:r w:rsidR="009E0ECA" w:rsidRPr="002D1E6F">
        <w:t xml:space="preserve">are </w:t>
      </w:r>
      <w:r w:rsidRPr="002D1E6F">
        <w:t xml:space="preserve">expanded to the total number of clusters in much the same way as the average or total from a simple random sample are expanded to population size. </w:t>
      </w:r>
      <w:r w:rsidR="00AB2FB3" w:rsidRPr="002D1E6F">
        <w:t xml:space="preserve"> A simple example of clustering is temporal clustering of days (TE table). Suppose that days in a calendar year are divided into weeks (clusters). The days in each week are mutually exclusive (i.e., each day belongs to one week only). Random sample is used to select a few weeks and in each selected week some days are sampled. If all days in the week are sampled, the design is 1-stage cluster sampling; if only some days are sampled (e.g., 3 randomly selected days in the 7 available) then the design is said to be 2-stage cluster sampling.  </w:t>
      </w:r>
    </w:p>
    <w:p w14:paraId="126C57A7" w14:textId="42766EF4" w:rsidR="009E0ECA" w:rsidRPr="002D1E6F" w:rsidRDefault="00AA7387" w:rsidP="001229A2">
      <w:pPr>
        <w:spacing w:after="0"/>
        <w:rPr>
          <w:rFonts w:ascii="Calibri" w:eastAsia="Times New Roman" w:hAnsi="Calibri" w:cs="Calibri"/>
          <w:b/>
          <w:bCs/>
          <w:color w:val="000000"/>
          <w:lang w:eastAsia="sv-SE"/>
        </w:rPr>
      </w:pPr>
      <w:r w:rsidRPr="002D1E6F">
        <w:rPr>
          <w:rFonts w:ascii="Calibri" w:eastAsia="Times New Roman" w:hAnsi="Calibri" w:cs="Calibri"/>
          <w:b/>
          <w:bCs/>
          <w:color w:val="000000"/>
          <w:lang w:eastAsia="sv-SE"/>
        </w:rPr>
        <w:lastRenderedPageBreak/>
        <w:t>E</w:t>
      </w:r>
      <w:r w:rsidR="009E0ECA" w:rsidRPr="002D1E6F">
        <w:rPr>
          <w:rFonts w:ascii="Calibri" w:eastAsia="Times New Roman" w:hAnsi="Calibri" w:cs="Calibri"/>
          <w:b/>
          <w:bCs/>
          <w:color w:val="000000"/>
          <w:lang w:eastAsia="sv-SE"/>
        </w:rPr>
        <w:t>xample</w:t>
      </w:r>
      <w:r w:rsidRPr="002D1E6F">
        <w:rPr>
          <w:rFonts w:ascii="Calibri" w:eastAsia="Times New Roman" w:hAnsi="Calibri" w:cs="Calibri"/>
          <w:b/>
          <w:bCs/>
          <w:color w:val="000000"/>
          <w:lang w:eastAsia="sv-SE"/>
        </w:rPr>
        <w:t xml:space="preserve"> 1: No clustering (‘N’)</w:t>
      </w:r>
    </w:p>
    <w:p w14:paraId="017F4624" w14:textId="5AD26AE4" w:rsidR="009E0ECA" w:rsidRPr="002D1E6F" w:rsidRDefault="009E0ECA" w:rsidP="001229A2">
      <w:pPr>
        <w:spacing w:after="0"/>
        <w:rPr>
          <w:rFonts w:ascii="Calibri" w:eastAsia="Times New Roman" w:hAnsi="Calibri" w:cs="Calibri"/>
          <w:b/>
          <w:bCs/>
          <w:color w:val="000000"/>
          <w:lang w:eastAsia="sv-SE"/>
        </w:rPr>
      </w:pPr>
      <w:r w:rsidRPr="002D1E6F">
        <w:rPr>
          <w:rFonts w:ascii="Calibri" w:eastAsia="Times New Roman" w:hAnsi="Calibri" w:cs="Calibri"/>
          <w:b/>
          <w:bCs/>
          <w:color w:val="000000"/>
          <w:lang w:eastAsia="sv-SE"/>
        </w:rPr>
        <w:t xml:space="preserve">In Country XYZ the sampling of landings involves a stage of port selection. The ports are organized in three strata: "North" (N = 10 ports), "Center" (N = 20 ports), "South" (N = 50 ports).  In a specific time period (e.g., a quarter) 2 ports are sampled from each of these strata.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616"/>
        <w:gridCol w:w="781"/>
        <w:gridCol w:w="841"/>
        <w:gridCol w:w="707"/>
        <w:gridCol w:w="892"/>
        <w:gridCol w:w="841"/>
        <w:gridCol w:w="853"/>
        <w:gridCol w:w="1016"/>
        <w:gridCol w:w="1037"/>
        <w:gridCol w:w="881"/>
        <w:gridCol w:w="1217"/>
        <w:gridCol w:w="1380"/>
        <w:gridCol w:w="1357"/>
        <w:gridCol w:w="1201"/>
        <w:gridCol w:w="714"/>
      </w:tblGrid>
      <w:tr w:rsidR="000971B0" w:rsidRPr="002D1E6F" w14:paraId="7CFDC792" w14:textId="77777777" w:rsidTr="005F1EAE">
        <w:trPr>
          <w:trHeight w:val="300"/>
        </w:trPr>
        <w:tc>
          <w:tcPr>
            <w:tcW w:w="216" w:type="pct"/>
            <w:shd w:val="clear" w:color="000000" w:fill="5B9BD5"/>
            <w:noWrap/>
            <w:vAlign w:val="center"/>
            <w:hideMark/>
          </w:tcPr>
          <w:p w14:paraId="274BB014" w14:textId="77777777" w:rsidR="005F1EAE" w:rsidRPr="002D1E6F" w:rsidRDefault="005F1EAE" w:rsidP="005F1EAE">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LocationId</w:t>
            </w:r>
          </w:p>
        </w:tc>
        <w:tc>
          <w:tcPr>
            <w:tcW w:w="275" w:type="pct"/>
            <w:shd w:val="clear" w:color="000000" w:fill="5B9BD5"/>
            <w:noWrap/>
            <w:vAlign w:val="center"/>
            <w:hideMark/>
          </w:tcPr>
          <w:p w14:paraId="509799D5" w14:textId="60EAF88E" w:rsidR="005F1EAE" w:rsidRPr="002D1E6F" w:rsidRDefault="005F1EAE" w:rsidP="005F1EAE">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LOrecordType</w:t>
            </w:r>
          </w:p>
        </w:tc>
        <w:tc>
          <w:tcPr>
            <w:tcW w:w="296" w:type="pct"/>
            <w:shd w:val="clear" w:color="000000" w:fill="D9D9D9"/>
            <w:noWrap/>
            <w:vAlign w:val="center"/>
            <w:hideMark/>
          </w:tcPr>
          <w:p w14:paraId="62F558DE" w14:textId="3CE5DC7F" w:rsidR="005F1EAE" w:rsidRPr="002D1E6F" w:rsidRDefault="005F1EAE" w:rsidP="005F1EAE">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LOstratification</w:t>
            </w:r>
          </w:p>
        </w:tc>
        <w:tc>
          <w:tcPr>
            <w:tcW w:w="249" w:type="pct"/>
            <w:shd w:val="clear" w:color="000000" w:fill="D9D9D9"/>
            <w:noWrap/>
            <w:vAlign w:val="center"/>
            <w:hideMark/>
          </w:tcPr>
          <w:p w14:paraId="795F2A57" w14:textId="532269CF" w:rsidR="005F1EAE" w:rsidRPr="002D1E6F" w:rsidRDefault="005F1EAE" w:rsidP="005F1EAE">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LOclustering</w:t>
            </w:r>
          </w:p>
        </w:tc>
        <w:tc>
          <w:tcPr>
            <w:tcW w:w="315" w:type="pct"/>
            <w:shd w:val="clear" w:color="000000" w:fill="5B9BD5"/>
            <w:noWrap/>
            <w:vAlign w:val="center"/>
            <w:hideMark/>
          </w:tcPr>
          <w:p w14:paraId="52E848CF" w14:textId="459DAF74" w:rsidR="005F1EAE" w:rsidRPr="002D1E6F" w:rsidRDefault="005F1EAE" w:rsidP="005F1EAE">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LOstratumName</w:t>
            </w:r>
          </w:p>
        </w:tc>
        <w:tc>
          <w:tcPr>
            <w:tcW w:w="296" w:type="pct"/>
            <w:shd w:val="clear" w:color="000000" w:fill="D9D9D9"/>
            <w:noWrap/>
            <w:vAlign w:val="center"/>
            <w:hideMark/>
          </w:tcPr>
          <w:p w14:paraId="343E1B1F" w14:textId="4F5F0B47" w:rsidR="005F1EAE" w:rsidRPr="002D1E6F" w:rsidRDefault="005F1EAE" w:rsidP="005F1EAE">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LOclusterName</w:t>
            </w:r>
          </w:p>
        </w:tc>
        <w:tc>
          <w:tcPr>
            <w:tcW w:w="301" w:type="pct"/>
            <w:shd w:val="clear" w:color="000000" w:fill="D9D9D9"/>
            <w:vAlign w:val="center"/>
          </w:tcPr>
          <w:p w14:paraId="30919544" w14:textId="486B03DF" w:rsidR="005F1EAE" w:rsidRPr="002D1E6F" w:rsidRDefault="005F1EAE" w:rsidP="005F1EAE">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LOnumberTotal</w:t>
            </w:r>
          </w:p>
        </w:tc>
        <w:tc>
          <w:tcPr>
            <w:tcW w:w="358" w:type="pct"/>
            <w:shd w:val="clear" w:color="000000" w:fill="D9D9D9"/>
            <w:vAlign w:val="center"/>
          </w:tcPr>
          <w:p w14:paraId="5C182446" w14:textId="4C8060B8" w:rsidR="005F1EAE" w:rsidRPr="002D1E6F" w:rsidRDefault="005F1EAE" w:rsidP="005F1EAE">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LOnumberSampled</w:t>
            </w:r>
          </w:p>
        </w:tc>
        <w:tc>
          <w:tcPr>
            <w:tcW w:w="313" w:type="pct"/>
            <w:shd w:val="clear" w:color="000000" w:fill="D9D9D9"/>
            <w:vAlign w:val="center"/>
          </w:tcPr>
          <w:p w14:paraId="163A2BCB" w14:textId="78EDC428" w:rsidR="005F1EAE" w:rsidRPr="002D1E6F" w:rsidRDefault="005F1EAE" w:rsidP="000971B0">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LOselection</w:t>
            </w:r>
            <w:r w:rsidR="000971B0" w:rsidRPr="002D1E6F">
              <w:rPr>
                <w:rFonts w:ascii="Calibri" w:eastAsia="Times New Roman" w:hAnsi="Calibri" w:cs="Calibri"/>
                <w:color w:val="000000"/>
                <w:sz w:val="18"/>
                <w:szCs w:val="18"/>
                <w:lang w:eastAsia="sv-SE"/>
              </w:rPr>
              <w:t>Method</w:t>
            </w:r>
          </w:p>
        </w:tc>
        <w:tc>
          <w:tcPr>
            <w:tcW w:w="310" w:type="pct"/>
            <w:shd w:val="clear" w:color="000000" w:fill="D9D9D9"/>
            <w:vAlign w:val="center"/>
          </w:tcPr>
          <w:p w14:paraId="29471B63" w14:textId="706CBA76" w:rsidR="005F1EAE" w:rsidRPr="002D1E6F" w:rsidRDefault="005F1EAE" w:rsidP="005F1EAE">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LOinclusionProb</w:t>
            </w:r>
          </w:p>
        </w:tc>
        <w:tc>
          <w:tcPr>
            <w:tcW w:w="429" w:type="pct"/>
            <w:shd w:val="clear" w:color="000000" w:fill="D9D9D9"/>
            <w:vAlign w:val="center"/>
          </w:tcPr>
          <w:p w14:paraId="1DA59044" w14:textId="098365AA" w:rsidR="005F1EAE" w:rsidRPr="002D1E6F" w:rsidRDefault="005F1EAE" w:rsidP="005F1EAE">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LOnumberTotalClusters</w:t>
            </w:r>
          </w:p>
        </w:tc>
        <w:tc>
          <w:tcPr>
            <w:tcW w:w="487" w:type="pct"/>
            <w:shd w:val="clear" w:color="000000" w:fill="D9D9D9"/>
            <w:noWrap/>
            <w:vAlign w:val="center"/>
            <w:hideMark/>
          </w:tcPr>
          <w:p w14:paraId="09E7506D" w14:textId="55646BB6" w:rsidR="005F1EAE" w:rsidRPr="002D1E6F" w:rsidRDefault="005F1EAE" w:rsidP="005F1EAE">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LOnumberSampledClusters</w:t>
            </w:r>
          </w:p>
        </w:tc>
        <w:tc>
          <w:tcPr>
            <w:tcW w:w="479" w:type="pct"/>
            <w:shd w:val="clear" w:color="000000" w:fill="D9D9D9"/>
            <w:vAlign w:val="center"/>
          </w:tcPr>
          <w:p w14:paraId="52489621" w14:textId="61DBF1B3" w:rsidR="005F1EAE" w:rsidRPr="002D1E6F" w:rsidRDefault="005F1EAE" w:rsidP="005F1EAE">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LOselectionMethodCluster</w:t>
            </w:r>
          </w:p>
        </w:tc>
        <w:tc>
          <w:tcPr>
            <w:tcW w:w="423" w:type="pct"/>
            <w:shd w:val="clear" w:color="000000" w:fill="D9D9D9"/>
            <w:noWrap/>
            <w:vAlign w:val="center"/>
            <w:hideMark/>
          </w:tcPr>
          <w:p w14:paraId="0A052524" w14:textId="6452A9CA" w:rsidR="005F1EAE" w:rsidRPr="002D1E6F" w:rsidRDefault="005F1EAE" w:rsidP="005F1EAE">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LOinclusionProbCluster</w:t>
            </w:r>
          </w:p>
        </w:tc>
        <w:tc>
          <w:tcPr>
            <w:tcW w:w="251" w:type="pct"/>
            <w:shd w:val="clear" w:color="000000" w:fill="5B9BD5"/>
            <w:noWrap/>
            <w:vAlign w:val="center"/>
            <w:hideMark/>
          </w:tcPr>
          <w:p w14:paraId="7A9BF59E" w14:textId="1B385DFD" w:rsidR="005F1EAE" w:rsidRPr="002D1E6F" w:rsidRDefault="005F1EAE" w:rsidP="005F1EAE">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LOunitName</w:t>
            </w:r>
          </w:p>
        </w:tc>
      </w:tr>
      <w:tr w:rsidR="005F1EAE" w:rsidRPr="002D1E6F" w14:paraId="1E2A6B6E" w14:textId="77777777" w:rsidTr="005F1EAE">
        <w:trPr>
          <w:trHeight w:val="300"/>
        </w:trPr>
        <w:tc>
          <w:tcPr>
            <w:tcW w:w="216" w:type="pct"/>
            <w:shd w:val="clear" w:color="auto" w:fill="auto"/>
            <w:noWrap/>
            <w:vAlign w:val="center"/>
            <w:hideMark/>
          </w:tcPr>
          <w:p w14:paraId="1D065041" w14:textId="77777777" w:rsidR="005F1EAE" w:rsidRPr="002D1E6F" w:rsidRDefault="005F1EAE" w:rsidP="005F1EAE">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1</w:t>
            </w:r>
          </w:p>
        </w:tc>
        <w:tc>
          <w:tcPr>
            <w:tcW w:w="275" w:type="pct"/>
            <w:shd w:val="clear" w:color="auto" w:fill="auto"/>
            <w:noWrap/>
            <w:vAlign w:val="center"/>
            <w:hideMark/>
          </w:tcPr>
          <w:p w14:paraId="6CF05F45" w14:textId="77777777" w:rsidR="005F1EAE" w:rsidRPr="002D1E6F" w:rsidRDefault="005F1EAE" w:rsidP="005F1EAE">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LO</w:t>
            </w:r>
          </w:p>
        </w:tc>
        <w:tc>
          <w:tcPr>
            <w:tcW w:w="296" w:type="pct"/>
            <w:shd w:val="clear" w:color="auto" w:fill="auto"/>
            <w:noWrap/>
            <w:vAlign w:val="center"/>
            <w:hideMark/>
          </w:tcPr>
          <w:p w14:paraId="5C83D865" w14:textId="548B1A4E" w:rsidR="005F1EAE" w:rsidRPr="002D1E6F" w:rsidRDefault="005F1EAE">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Y</w:t>
            </w:r>
          </w:p>
        </w:tc>
        <w:tc>
          <w:tcPr>
            <w:tcW w:w="249" w:type="pct"/>
            <w:shd w:val="clear" w:color="auto" w:fill="auto"/>
            <w:noWrap/>
            <w:vAlign w:val="center"/>
            <w:hideMark/>
          </w:tcPr>
          <w:p w14:paraId="49117E1F" w14:textId="777D1233" w:rsidR="005F1EAE" w:rsidRPr="002D1E6F" w:rsidRDefault="00BB05D8" w:rsidP="005F1EAE">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N</w:t>
            </w:r>
          </w:p>
        </w:tc>
        <w:tc>
          <w:tcPr>
            <w:tcW w:w="315" w:type="pct"/>
            <w:shd w:val="clear" w:color="auto" w:fill="auto"/>
            <w:noWrap/>
            <w:vAlign w:val="center"/>
            <w:hideMark/>
          </w:tcPr>
          <w:p w14:paraId="3F204686" w14:textId="784D4B6E" w:rsidR="005F1EAE" w:rsidRPr="002D1E6F" w:rsidRDefault="005F1EAE" w:rsidP="005F1EAE">
            <w:pPr>
              <w:spacing w:after="0" w:line="240" w:lineRule="auto"/>
              <w:jc w:val="center"/>
              <w:rPr>
                <w:rFonts w:ascii="Calibri" w:eastAsia="Times New Roman" w:hAnsi="Calibri" w:cs="Calibri"/>
                <w:sz w:val="18"/>
                <w:szCs w:val="18"/>
                <w:lang w:eastAsia="sv-SE"/>
              </w:rPr>
            </w:pPr>
            <w:r w:rsidRPr="002D1E6F">
              <w:rPr>
                <w:rFonts w:ascii="Calibri" w:eastAsia="Times New Roman" w:hAnsi="Calibri" w:cs="Calibri"/>
                <w:sz w:val="18"/>
                <w:szCs w:val="18"/>
                <w:lang w:eastAsia="sv-SE"/>
              </w:rPr>
              <w:t>North</w:t>
            </w:r>
          </w:p>
        </w:tc>
        <w:tc>
          <w:tcPr>
            <w:tcW w:w="296" w:type="pct"/>
            <w:shd w:val="clear" w:color="auto" w:fill="auto"/>
            <w:noWrap/>
            <w:vAlign w:val="center"/>
            <w:hideMark/>
          </w:tcPr>
          <w:p w14:paraId="543E65A9" w14:textId="14303600" w:rsidR="005F1EAE" w:rsidRPr="002D1E6F" w:rsidRDefault="005179A8" w:rsidP="005F1EAE">
            <w:pPr>
              <w:spacing w:after="0" w:line="240" w:lineRule="auto"/>
              <w:jc w:val="center"/>
              <w:rPr>
                <w:rFonts w:ascii="Calibri" w:eastAsia="Times New Roman" w:hAnsi="Calibri" w:cs="Calibri"/>
                <w:color w:val="000000" w:themeColor="text1"/>
                <w:sz w:val="18"/>
                <w:szCs w:val="18"/>
                <w:lang w:eastAsia="sv-SE"/>
              </w:rPr>
            </w:pPr>
            <w:r w:rsidRPr="002D1E6F">
              <w:rPr>
                <w:rFonts w:ascii="Calibri" w:eastAsia="Times New Roman" w:hAnsi="Calibri" w:cs="Calibri"/>
                <w:color w:val="000000" w:themeColor="text1"/>
                <w:sz w:val="18"/>
                <w:szCs w:val="18"/>
                <w:lang w:eastAsia="sv-SE"/>
              </w:rPr>
              <w:t>---</w:t>
            </w:r>
          </w:p>
        </w:tc>
        <w:tc>
          <w:tcPr>
            <w:tcW w:w="301" w:type="pct"/>
            <w:vAlign w:val="center"/>
          </w:tcPr>
          <w:p w14:paraId="67FB3C9D" w14:textId="740B6375" w:rsidR="005F1EAE" w:rsidRPr="002D1E6F" w:rsidRDefault="005F1EAE" w:rsidP="005F1EAE">
            <w:pPr>
              <w:spacing w:after="0" w:line="240" w:lineRule="auto"/>
              <w:jc w:val="center"/>
              <w:rPr>
                <w:rFonts w:ascii="Calibri" w:eastAsia="Times New Roman" w:hAnsi="Calibri" w:cs="Calibri"/>
                <w:color w:val="808080"/>
                <w:sz w:val="18"/>
                <w:szCs w:val="18"/>
                <w:lang w:eastAsia="sv-SE"/>
              </w:rPr>
            </w:pPr>
            <w:r w:rsidRPr="002D1E6F">
              <w:rPr>
                <w:rFonts w:ascii="Calibri" w:eastAsia="Times New Roman" w:hAnsi="Calibri" w:cs="Calibri"/>
                <w:sz w:val="18"/>
                <w:szCs w:val="18"/>
                <w:lang w:eastAsia="sv-SE"/>
              </w:rPr>
              <w:t>10</w:t>
            </w:r>
          </w:p>
        </w:tc>
        <w:tc>
          <w:tcPr>
            <w:tcW w:w="358" w:type="pct"/>
            <w:vAlign w:val="center"/>
          </w:tcPr>
          <w:p w14:paraId="2C5149A6" w14:textId="18946110" w:rsidR="005F1EAE" w:rsidRPr="002D1E6F" w:rsidRDefault="005179A8" w:rsidP="005F1EAE">
            <w:pPr>
              <w:spacing w:after="0" w:line="240" w:lineRule="auto"/>
              <w:jc w:val="center"/>
              <w:rPr>
                <w:rFonts w:ascii="Calibri" w:eastAsia="Times New Roman" w:hAnsi="Calibri" w:cs="Calibri"/>
                <w:color w:val="808080"/>
                <w:sz w:val="18"/>
                <w:szCs w:val="18"/>
                <w:lang w:eastAsia="sv-SE"/>
              </w:rPr>
            </w:pPr>
            <w:r w:rsidRPr="002D1E6F">
              <w:rPr>
                <w:rFonts w:ascii="Calibri" w:eastAsia="Times New Roman" w:hAnsi="Calibri" w:cs="Calibri"/>
                <w:sz w:val="18"/>
                <w:szCs w:val="18"/>
                <w:lang w:eastAsia="sv-SE"/>
              </w:rPr>
              <w:t>2</w:t>
            </w:r>
          </w:p>
        </w:tc>
        <w:tc>
          <w:tcPr>
            <w:tcW w:w="313" w:type="pct"/>
            <w:vAlign w:val="center"/>
          </w:tcPr>
          <w:p w14:paraId="5BEF54ED" w14:textId="15A61CAD" w:rsidR="005F1EAE" w:rsidRPr="002D1E6F" w:rsidRDefault="005F1EAE" w:rsidP="005F1EAE">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SRSWOR</w:t>
            </w:r>
          </w:p>
        </w:tc>
        <w:tc>
          <w:tcPr>
            <w:tcW w:w="310" w:type="pct"/>
            <w:vAlign w:val="center"/>
          </w:tcPr>
          <w:p w14:paraId="1D30F3EC" w14:textId="0F5C6C18" w:rsidR="005F1EAE" w:rsidRPr="002D1E6F" w:rsidRDefault="005F1EAE" w:rsidP="005F1EAE">
            <w:pPr>
              <w:spacing w:after="0" w:line="240" w:lineRule="auto"/>
              <w:jc w:val="center"/>
              <w:rPr>
                <w:rFonts w:ascii="Calibri" w:eastAsia="Times New Roman" w:hAnsi="Calibri" w:cs="Calibri"/>
                <w:color w:val="808080"/>
                <w:sz w:val="18"/>
                <w:szCs w:val="18"/>
                <w:lang w:eastAsia="sv-SE"/>
              </w:rPr>
            </w:pPr>
            <w:r w:rsidRPr="002D1E6F">
              <w:rPr>
                <w:rFonts w:ascii="Calibri" w:eastAsia="Times New Roman" w:hAnsi="Calibri" w:cs="Calibri"/>
                <w:color w:val="000000"/>
                <w:sz w:val="18"/>
                <w:szCs w:val="18"/>
                <w:lang w:eastAsia="sv-SE"/>
              </w:rPr>
              <w:t>0,</w:t>
            </w:r>
            <w:r w:rsidR="005179A8" w:rsidRPr="002D1E6F">
              <w:rPr>
                <w:rFonts w:ascii="Calibri" w:eastAsia="Times New Roman" w:hAnsi="Calibri" w:cs="Calibri"/>
                <w:color w:val="000000"/>
                <w:sz w:val="18"/>
                <w:szCs w:val="18"/>
                <w:lang w:eastAsia="sv-SE"/>
              </w:rPr>
              <w:t>2</w:t>
            </w:r>
          </w:p>
        </w:tc>
        <w:tc>
          <w:tcPr>
            <w:tcW w:w="429" w:type="pct"/>
            <w:vAlign w:val="center"/>
          </w:tcPr>
          <w:p w14:paraId="4EEE87D1" w14:textId="3106D7E6" w:rsidR="005F1EAE" w:rsidRPr="002D1E6F" w:rsidRDefault="005F1EAE" w:rsidP="005F1EAE">
            <w:pPr>
              <w:spacing w:after="0" w:line="240" w:lineRule="auto"/>
              <w:jc w:val="center"/>
              <w:rPr>
                <w:rFonts w:ascii="Calibri" w:eastAsia="Times New Roman" w:hAnsi="Calibri" w:cs="Calibri"/>
                <w:color w:val="808080"/>
                <w:sz w:val="18"/>
                <w:szCs w:val="18"/>
                <w:lang w:eastAsia="sv-SE"/>
              </w:rPr>
            </w:pPr>
            <w:r w:rsidRPr="002D1E6F">
              <w:rPr>
                <w:rFonts w:ascii="Calibri" w:eastAsia="Times New Roman" w:hAnsi="Calibri" w:cs="Calibri"/>
                <w:color w:val="808080"/>
                <w:sz w:val="18"/>
                <w:szCs w:val="18"/>
                <w:lang w:eastAsia="sv-SE"/>
              </w:rPr>
              <w:t>---</w:t>
            </w:r>
          </w:p>
        </w:tc>
        <w:tc>
          <w:tcPr>
            <w:tcW w:w="487" w:type="pct"/>
            <w:shd w:val="clear" w:color="auto" w:fill="auto"/>
            <w:noWrap/>
            <w:vAlign w:val="center"/>
            <w:hideMark/>
          </w:tcPr>
          <w:p w14:paraId="32E2D8F6" w14:textId="0FE57B1B" w:rsidR="005F1EAE" w:rsidRPr="002D1E6F" w:rsidRDefault="005F1EAE" w:rsidP="005F1EAE">
            <w:pPr>
              <w:spacing w:after="0" w:line="240" w:lineRule="auto"/>
              <w:jc w:val="center"/>
              <w:rPr>
                <w:rFonts w:ascii="Calibri" w:eastAsia="Times New Roman" w:hAnsi="Calibri" w:cs="Calibri"/>
                <w:color w:val="808080"/>
                <w:sz w:val="18"/>
                <w:szCs w:val="18"/>
                <w:lang w:eastAsia="sv-SE"/>
              </w:rPr>
            </w:pPr>
            <w:r w:rsidRPr="002D1E6F">
              <w:rPr>
                <w:rFonts w:ascii="Calibri" w:eastAsia="Times New Roman" w:hAnsi="Calibri" w:cs="Calibri"/>
                <w:color w:val="808080"/>
                <w:sz w:val="18"/>
                <w:szCs w:val="18"/>
                <w:lang w:eastAsia="sv-SE"/>
              </w:rPr>
              <w:t>---</w:t>
            </w:r>
          </w:p>
        </w:tc>
        <w:tc>
          <w:tcPr>
            <w:tcW w:w="479" w:type="pct"/>
            <w:vAlign w:val="center"/>
          </w:tcPr>
          <w:p w14:paraId="31A64E7F" w14:textId="4DD43944" w:rsidR="005F1EAE" w:rsidRPr="002D1E6F" w:rsidRDefault="005F1EAE" w:rsidP="005F1EAE">
            <w:pPr>
              <w:spacing w:after="0" w:line="240" w:lineRule="auto"/>
              <w:jc w:val="center"/>
              <w:rPr>
                <w:rFonts w:ascii="Calibri" w:eastAsia="Times New Roman" w:hAnsi="Calibri" w:cs="Calibri"/>
                <w:color w:val="808080"/>
                <w:sz w:val="18"/>
                <w:szCs w:val="18"/>
                <w:lang w:eastAsia="sv-SE"/>
              </w:rPr>
            </w:pPr>
            <w:r w:rsidRPr="002D1E6F">
              <w:rPr>
                <w:rFonts w:ascii="Calibri" w:eastAsia="Times New Roman" w:hAnsi="Calibri" w:cs="Calibri"/>
                <w:color w:val="808080"/>
                <w:sz w:val="18"/>
                <w:szCs w:val="18"/>
                <w:lang w:eastAsia="sv-SE"/>
              </w:rPr>
              <w:t>---</w:t>
            </w:r>
          </w:p>
        </w:tc>
        <w:tc>
          <w:tcPr>
            <w:tcW w:w="423" w:type="pct"/>
            <w:shd w:val="clear" w:color="auto" w:fill="auto"/>
            <w:noWrap/>
            <w:vAlign w:val="center"/>
            <w:hideMark/>
          </w:tcPr>
          <w:p w14:paraId="43AA2B03" w14:textId="45B45178" w:rsidR="005F1EAE" w:rsidRPr="002D1E6F" w:rsidRDefault="005F1EAE" w:rsidP="005F1EAE">
            <w:pPr>
              <w:spacing w:after="0" w:line="240" w:lineRule="auto"/>
              <w:jc w:val="center"/>
              <w:rPr>
                <w:rFonts w:ascii="Calibri" w:eastAsia="Times New Roman" w:hAnsi="Calibri" w:cs="Calibri"/>
                <w:color w:val="808080"/>
                <w:sz w:val="18"/>
                <w:szCs w:val="18"/>
                <w:lang w:eastAsia="sv-SE"/>
              </w:rPr>
            </w:pPr>
            <w:r w:rsidRPr="002D1E6F">
              <w:rPr>
                <w:rFonts w:ascii="Calibri" w:eastAsia="Times New Roman" w:hAnsi="Calibri" w:cs="Calibri"/>
                <w:color w:val="808080"/>
                <w:sz w:val="18"/>
                <w:szCs w:val="18"/>
                <w:lang w:eastAsia="sv-SE"/>
              </w:rPr>
              <w:t>---</w:t>
            </w:r>
          </w:p>
        </w:tc>
        <w:tc>
          <w:tcPr>
            <w:tcW w:w="251" w:type="pct"/>
            <w:shd w:val="clear" w:color="auto" w:fill="auto"/>
            <w:noWrap/>
            <w:vAlign w:val="center"/>
            <w:hideMark/>
          </w:tcPr>
          <w:p w14:paraId="5D36EF2C" w14:textId="77777777" w:rsidR="005F1EAE" w:rsidRPr="002D1E6F" w:rsidRDefault="005F1EAE" w:rsidP="005F1EAE">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Port L01</w:t>
            </w:r>
          </w:p>
        </w:tc>
      </w:tr>
      <w:tr w:rsidR="005F1EAE" w:rsidRPr="002D1E6F" w14:paraId="19244993" w14:textId="77777777" w:rsidTr="005F1EAE">
        <w:trPr>
          <w:trHeight w:val="300"/>
        </w:trPr>
        <w:tc>
          <w:tcPr>
            <w:tcW w:w="216" w:type="pct"/>
            <w:shd w:val="clear" w:color="auto" w:fill="auto"/>
            <w:noWrap/>
            <w:vAlign w:val="center"/>
            <w:hideMark/>
          </w:tcPr>
          <w:p w14:paraId="2345DF17" w14:textId="77777777" w:rsidR="005F1EAE" w:rsidRPr="002D1E6F" w:rsidRDefault="005F1EAE" w:rsidP="005F1EAE">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2</w:t>
            </w:r>
          </w:p>
        </w:tc>
        <w:tc>
          <w:tcPr>
            <w:tcW w:w="275" w:type="pct"/>
            <w:shd w:val="clear" w:color="auto" w:fill="auto"/>
            <w:noWrap/>
            <w:vAlign w:val="center"/>
            <w:hideMark/>
          </w:tcPr>
          <w:p w14:paraId="7E60610A" w14:textId="77777777" w:rsidR="005F1EAE" w:rsidRPr="002D1E6F" w:rsidRDefault="005F1EAE" w:rsidP="005F1EAE">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LO</w:t>
            </w:r>
          </w:p>
        </w:tc>
        <w:tc>
          <w:tcPr>
            <w:tcW w:w="296" w:type="pct"/>
            <w:shd w:val="clear" w:color="auto" w:fill="auto"/>
            <w:noWrap/>
            <w:vAlign w:val="center"/>
            <w:hideMark/>
          </w:tcPr>
          <w:p w14:paraId="5277AFB9" w14:textId="67ABA0EB" w:rsidR="005F1EAE" w:rsidRPr="002D1E6F" w:rsidRDefault="005F1EAE">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Y</w:t>
            </w:r>
          </w:p>
        </w:tc>
        <w:tc>
          <w:tcPr>
            <w:tcW w:w="249" w:type="pct"/>
            <w:shd w:val="clear" w:color="auto" w:fill="auto"/>
            <w:noWrap/>
            <w:vAlign w:val="center"/>
            <w:hideMark/>
          </w:tcPr>
          <w:p w14:paraId="549D260C" w14:textId="3E494D29" w:rsidR="005F1EAE" w:rsidRPr="002D1E6F" w:rsidRDefault="005F1EAE" w:rsidP="005F1EAE">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N</w:t>
            </w:r>
          </w:p>
        </w:tc>
        <w:tc>
          <w:tcPr>
            <w:tcW w:w="315" w:type="pct"/>
            <w:shd w:val="clear" w:color="auto" w:fill="auto"/>
            <w:noWrap/>
            <w:vAlign w:val="center"/>
            <w:hideMark/>
          </w:tcPr>
          <w:p w14:paraId="2BC96C08" w14:textId="0A2BD2A5" w:rsidR="005F1EAE" w:rsidRPr="002D1E6F" w:rsidRDefault="005F1EAE" w:rsidP="005F1EAE">
            <w:pPr>
              <w:spacing w:after="0" w:line="240" w:lineRule="auto"/>
              <w:jc w:val="center"/>
              <w:rPr>
                <w:rFonts w:ascii="Calibri" w:eastAsia="Times New Roman" w:hAnsi="Calibri" w:cs="Calibri"/>
                <w:sz w:val="18"/>
                <w:szCs w:val="18"/>
                <w:lang w:eastAsia="sv-SE"/>
              </w:rPr>
            </w:pPr>
            <w:r w:rsidRPr="002D1E6F">
              <w:rPr>
                <w:rFonts w:ascii="Calibri" w:eastAsia="Times New Roman" w:hAnsi="Calibri" w:cs="Calibri"/>
                <w:sz w:val="18"/>
                <w:szCs w:val="18"/>
                <w:lang w:eastAsia="sv-SE"/>
              </w:rPr>
              <w:t>North</w:t>
            </w:r>
          </w:p>
        </w:tc>
        <w:tc>
          <w:tcPr>
            <w:tcW w:w="296" w:type="pct"/>
            <w:shd w:val="clear" w:color="auto" w:fill="auto"/>
            <w:noWrap/>
            <w:hideMark/>
          </w:tcPr>
          <w:p w14:paraId="6942484B" w14:textId="1D21E60E" w:rsidR="005F1EAE" w:rsidRPr="002D1E6F" w:rsidRDefault="005179A8" w:rsidP="005F1EAE">
            <w:pPr>
              <w:spacing w:after="0" w:line="240" w:lineRule="auto"/>
              <w:jc w:val="center"/>
              <w:rPr>
                <w:rFonts w:ascii="Calibri" w:eastAsia="Times New Roman" w:hAnsi="Calibri" w:cs="Calibri"/>
                <w:color w:val="000000" w:themeColor="text1"/>
                <w:sz w:val="18"/>
                <w:szCs w:val="18"/>
                <w:lang w:eastAsia="sv-SE"/>
              </w:rPr>
            </w:pPr>
            <w:r w:rsidRPr="002D1E6F">
              <w:rPr>
                <w:rFonts w:ascii="Calibri" w:eastAsia="Times New Roman" w:hAnsi="Calibri" w:cs="Calibri"/>
                <w:color w:val="000000" w:themeColor="text1"/>
                <w:sz w:val="18"/>
                <w:szCs w:val="18"/>
                <w:lang w:eastAsia="sv-SE"/>
              </w:rPr>
              <w:t>---</w:t>
            </w:r>
          </w:p>
        </w:tc>
        <w:tc>
          <w:tcPr>
            <w:tcW w:w="301" w:type="pct"/>
            <w:vAlign w:val="center"/>
          </w:tcPr>
          <w:p w14:paraId="5470FEC3" w14:textId="5F7FB430" w:rsidR="005F1EAE" w:rsidRPr="002D1E6F" w:rsidRDefault="005F1EAE" w:rsidP="005F1EAE">
            <w:pPr>
              <w:spacing w:after="0" w:line="240" w:lineRule="auto"/>
              <w:jc w:val="center"/>
              <w:rPr>
                <w:rFonts w:ascii="Calibri" w:eastAsia="Times New Roman" w:hAnsi="Calibri" w:cs="Calibri"/>
                <w:color w:val="808080"/>
                <w:sz w:val="18"/>
                <w:szCs w:val="18"/>
                <w:lang w:eastAsia="sv-SE"/>
              </w:rPr>
            </w:pPr>
            <w:r w:rsidRPr="002D1E6F">
              <w:rPr>
                <w:rFonts w:ascii="Calibri" w:eastAsia="Times New Roman" w:hAnsi="Calibri" w:cs="Calibri"/>
                <w:sz w:val="18"/>
                <w:szCs w:val="18"/>
                <w:lang w:eastAsia="sv-SE"/>
              </w:rPr>
              <w:t>10</w:t>
            </w:r>
          </w:p>
        </w:tc>
        <w:tc>
          <w:tcPr>
            <w:tcW w:w="358" w:type="pct"/>
            <w:vAlign w:val="center"/>
          </w:tcPr>
          <w:p w14:paraId="0DEA69D7" w14:textId="3883577E" w:rsidR="005F1EAE" w:rsidRPr="002D1E6F" w:rsidRDefault="005179A8" w:rsidP="005F1EAE">
            <w:pPr>
              <w:spacing w:after="0" w:line="240" w:lineRule="auto"/>
              <w:jc w:val="center"/>
              <w:rPr>
                <w:rFonts w:ascii="Calibri" w:eastAsia="Times New Roman" w:hAnsi="Calibri" w:cs="Calibri"/>
                <w:color w:val="808080"/>
                <w:sz w:val="18"/>
                <w:szCs w:val="18"/>
                <w:lang w:eastAsia="sv-SE"/>
              </w:rPr>
            </w:pPr>
            <w:r w:rsidRPr="002D1E6F">
              <w:rPr>
                <w:rFonts w:ascii="Calibri" w:eastAsia="Times New Roman" w:hAnsi="Calibri" w:cs="Calibri"/>
                <w:sz w:val="18"/>
                <w:szCs w:val="18"/>
                <w:lang w:eastAsia="sv-SE"/>
              </w:rPr>
              <w:t>2</w:t>
            </w:r>
          </w:p>
        </w:tc>
        <w:tc>
          <w:tcPr>
            <w:tcW w:w="313" w:type="pct"/>
            <w:vAlign w:val="center"/>
          </w:tcPr>
          <w:p w14:paraId="3A2F0FCD" w14:textId="20A6C8A7" w:rsidR="005F1EAE" w:rsidRPr="002D1E6F" w:rsidRDefault="005F1EAE" w:rsidP="005F1EAE">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SRSWOR</w:t>
            </w:r>
          </w:p>
        </w:tc>
        <w:tc>
          <w:tcPr>
            <w:tcW w:w="310" w:type="pct"/>
            <w:vAlign w:val="center"/>
          </w:tcPr>
          <w:p w14:paraId="7EBAE9AD" w14:textId="21C03D4A" w:rsidR="005F1EAE" w:rsidRPr="002D1E6F" w:rsidRDefault="005F1EAE" w:rsidP="005F1EAE">
            <w:pPr>
              <w:spacing w:after="0" w:line="240" w:lineRule="auto"/>
              <w:jc w:val="center"/>
              <w:rPr>
                <w:rFonts w:ascii="Calibri" w:eastAsia="Times New Roman" w:hAnsi="Calibri" w:cs="Calibri"/>
                <w:color w:val="808080"/>
                <w:sz w:val="18"/>
                <w:szCs w:val="18"/>
                <w:lang w:eastAsia="sv-SE"/>
              </w:rPr>
            </w:pPr>
            <w:r w:rsidRPr="002D1E6F">
              <w:rPr>
                <w:rFonts w:ascii="Calibri" w:eastAsia="Times New Roman" w:hAnsi="Calibri" w:cs="Calibri"/>
                <w:color w:val="000000"/>
                <w:sz w:val="18"/>
                <w:szCs w:val="18"/>
                <w:lang w:eastAsia="sv-SE"/>
              </w:rPr>
              <w:t>0,</w:t>
            </w:r>
            <w:r w:rsidR="005179A8" w:rsidRPr="002D1E6F">
              <w:rPr>
                <w:rFonts w:ascii="Calibri" w:eastAsia="Times New Roman" w:hAnsi="Calibri" w:cs="Calibri"/>
                <w:color w:val="000000"/>
                <w:sz w:val="18"/>
                <w:szCs w:val="18"/>
                <w:lang w:eastAsia="sv-SE"/>
              </w:rPr>
              <w:t>2</w:t>
            </w:r>
          </w:p>
        </w:tc>
        <w:tc>
          <w:tcPr>
            <w:tcW w:w="429" w:type="pct"/>
            <w:vAlign w:val="center"/>
          </w:tcPr>
          <w:p w14:paraId="54798FA6" w14:textId="740AA044" w:rsidR="005F1EAE" w:rsidRPr="002D1E6F" w:rsidRDefault="005F1EAE" w:rsidP="005F1EAE">
            <w:pPr>
              <w:spacing w:after="0" w:line="240" w:lineRule="auto"/>
              <w:jc w:val="center"/>
              <w:rPr>
                <w:rFonts w:ascii="Calibri" w:eastAsia="Times New Roman" w:hAnsi="Calibri" w:cs="Calibri"/>
                <w:color w:val="808080"/>
                <w:sz w:val="18"/>
                <w:szCs w:val="18"/>
                <w:lang w:eastAsia="sv-SE"/>
              </w:rPr>
            </w:pPr>
            <w:r w:rsidRPr="002D1E6F">
              <w:rPr>
                <w:rFonts w:ascii="Calibri" w:eastAsia="Times New Roman" w:hAnsi="Calibri" w:cs="Calibri"/>
                <w:color w:val="808080"/>
                <w:sz w:val="18"/>
                <w:szCs w:val="18"/>
                <w:lang w:eastAsia="sv-SE"/>
              </w:rPr>
              <w:t>---</w:t>
            </w:r>
          </w:p>
        </w:tc>
        <w:tc>
          <w:tcPr>
            <w:tcW w:w="487" w:type="pct"/>
            <w:shd w:val="clear" w:color="auto" w:fill="auto"/>
            <w:noWrap/>
            <w:vAlign w:val="center"/>
            <w:hideMark/>
          </w:tcPr>
          <w:p w14:paraId="566F327E" w14:textId="1AF65C00" w:rsidR="005F1EAE" w:rsidRPr="002D1E6F" w:rsidRDefault="005F1EAE" w:rsidP="005F1EAE">
            <w:pPr>
              <w:spacing w:after="0" w:line="240" w:lineRule="auto"/>
              <w:jc w:val="center"/>
              <w:rPr>
                <w:rFonts w:ascii="Calibri" w:eastAsia="Times New Roman" w:hAnsi="Calibri" w:cs="Calibri"/>
                <w:color w:val="808080"/>
                <w:sz w:val="18"/>
                <w:szCs w:val="18"/>
                <w:lang w:eastAsia="sv-SE"/>
              </w:rPr>
            </w:pPr>
            <w:r w:rsidRPr="002D1E6F">
              <w:rPr>
                <w:rFonts w:ascii="Calibri" w:eastAsia="Times New Roman" w:hAnsi="Calibri" w:cs="Calibri"/>
                <w:color w:val="808080"/>
                <w:sz w:val="18"/>
                <w:szCs w:val="18"/>
                <w:lang w:eastAsia="sv-SE"/>
              </w:rPr>
              <w:t>---</w:t>
            </w:r>
          </w:p>
        </w:tc>
        <w:tc>
          <w:tcPr>
            <w:tcW w:w="479" w:type="pct"/>
            <w:vAlign w:val="center"/>
          </w:tcPr>
          <w:p w14:paraId="2684416D" w14:textId="61A5CC5A" w:rsidR="005F1EAE" w:rsidRPr="002D1E6F" w:rsidRDefault="005F1EAE" w:rsidP="005F1EAE">
            <w:pPr>
              <w:spacing w:after="0" w:line="240" w:lineRule="auto"/>
              <w:jc w:val="center"/>
              <w:rPr>
                <w:rFonts w:ascii="Calibri" w:eastAsia="Times New Roman" w:hAnsi="Calibri" w:cs="Calibri"/>
                <w:color w:val="808080"/>
                <w:sz w:val="18"/>
                <w:szCs w:val="18"/>
                <w:lang w:eastAsia="sv-SE"/>
              </w:rPr>
            </w:pPr>
            <w:r w:rsidRPr="002D1E6F">
              <w:rPr>
                <w:rFonts w:ascii="Calibri" w:eastAsia="Times New Roman" w:hAnsi="Calibri" w:cs="Calibri"/>
                <w:color w:val="808080"/>
                <w:sz w:val="18"/>
                <w:szCs w:val="18"/>
                <w:lang w:eastAsia="sv-SE"/>
              </w:rPr>
              <w:t>---</w:t>
            </w:r>
          </w:p>
        </w:tc>
        <w:tc>
          <w:tcPr>
            <w:tcW w:w="423" w:type="pct"/>
            <w:shd w:val="clear" w:color="auto" w:fill="auto"/>
            <w:noWrap/>
            <w:vAlign w:val="center"/>
            <w:hideMark/>
          </w:tcPr>
          <w:p w14:paraId="02F0FE1E" w14:textId="541E392C" w:rsidR="005F1EAE" w:rsidRPr="002D1E6F" w:rsidRDefault="005F1EAE" w:rsidP="005F1EAE">
            <w:pPr>
              <w:spacing w:after="0" w:line="240" w:lineRule="auto"/>
              <w:jc w:val="center"/>
              <w:rPr>
                <w:rFonts w:ascii="Calibri" w:eastAsia="Times New Roman" w:hAnsi="Calibri" w:cs="Calibri"/>
                <w:color w:val="808080"/>
                <w:sz w:val="18"/>
                <w:szCs w:val="18"/>
                <w:lang w:eastAsia="sv-SE"/>
              </w:rPr>
            </w:pPr>
            <w:r w:rsidRPr="002D1E6F">
              <w:rPr>
                <w:rFonts w:ascii="Calibri" w:eastAsia="Times New Roman" w:hAnsi="Calibri" w:cs="Calibri"/>
                <w:color w:val="808080"/>
                <w:sz w:val="18"/>
                <w:szCs w:val="18"/>
                <w:lang w:eastAsia="sv-SE"/>
              </w:rPr>
              <w:t>---</w:t>
            </w:r>
          </w:p>
        </w:tc>
        <w:tc>
          <w:tcPr>
            <w:tcW w:w="251" w:type="pct"/>
            <w:shd w:val="clear" w:color="auto" w:fill="auto"/>
            <w:noWrap/>
            <w:vAlign w:val="center"/>
            <w:hideMark/>
          </w:tcPr>
          <w:p w14:paraId="286A60B4" w14:textId="77777777" w:rsidR="005F1EAE" w:rsidRPr="002D1E6F" w:rsidRDefault="005F1EAE" w:rsidP="005F1EAE">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Port L06</w:t>
            </w:r>
          </w:p>
        </w:tc>
      </w:tr>
      <w:tr w:rsidR="005F1EAE" w:rsidRPr="002D1E6F" w14:paraId="3CE78883" w14:textId="77777777" w:rsidTr="005F1EAE">
        <w:trPr>
          <w:trHeight w:val="300"/>
        </w:trPr>
        <w:tc>
          <w:tcPr>
            <w:tcW w:w="216" w:type="pct"/>
            <w:shd w:val="clear" w:color="auto" w:fill="auto"/>
            <w:noWrap/>
            <w:vAlign w:val="center"/>
            <w:hideMark/>
          </w:tcPr>
          <w:p w14:paraId="1E8DB81C" w14:textId="77777777" w:rsidR="005F1EAE" w:rsidRPr="002D1E6F" w:rsidRDefault="005F1EAE" w:rsidP="005F1EAE">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3</w:t>
            </w:r>
          </w:p>
        </w:tc>
        <w:tc>
          <w:tcPr>
            <w:tcW w:w="275" w:type="pct"/>
            <w:shd w:val="clear" w:color="auto" w:fill="auto"/>
            <w:noWrap/>
            <w:vAlign w:val="center"/>
            <w:hideMark/>
          </w:tcPr>
          <w:p w14:paraId="591972D4" w14:textId="77777777" w:rsidR="005F1EAE" w:rsidRPr="002D1E6F" w:rsidRDefault="005F1EAE" w:rsidP="005F1EAE">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LO</w:t>
            </w:r>
          </w:p>
        </w:tc>
        <w:tc>
          <w:tcPr>
            <w:tcW w:w="296" w:type="pct"/>
            <w:shd w:val="clear" w:color="auto" w:fill="auto"/>
            <w:noWrap/>
            <w:vAlign w:val="center"/>
            <w:hideMark/>
          </w:tcPr>
          <w:p w14:paraId="40571152" w14:textId="66FC026B" w:rsidR="005F1EAE" w:rsidRPr="002D1E6F" w:rsidRDefault="005F1EAE">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Y</w:t>
            </w:r>
          </w:p>
        </w:tc>
        <w:tc>
          <w:tcPr>
            <w:tcW w:w="249" w:type="pct"/>
            <w:shd w:val="clear" w:color="auto" w:fill="auto"/>
            <w:noWrap/>
            <w:vAlign w:val="center"/>
            <w:hideMark/>
          </w:tcPr>
          <w:p w14:paraId="67405C9D" w14:textId="6CF5A819" w:rsidR="005F1EAE" w:rsidRPr="002D1E6F" w:rsidRDefault="005F1EAE" w:rsidP="005F1EAE">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N</w:t>
            </w:r>
          </w:p>
        </w:tc>
        <w:tc>
          <w:tcPr>
            <w:tcW w:w="315" w:type="pct"/>
            <w:shd w:val="clear" w:color="auto" w:fill="auto"/>
            <w:noWrap/>
            <w:vAlign w:val="center"/>
            <w:hideMark/>
          </w:tcPr>
          <w:p w14:paraId="2B2DED78" w14:textId="2C8D6F45" w:rsidR="005F1EAE" w:rsidRPr="002D1E6F" w:rsidRDefault="005F1EAE" w:rsidP="005F1EAE">
            <w:pPr>
              <w:spacing w:after="0" w:line="240" w:lineRule="auto"/>
              <w:jc w:val="center"/>
              <w:rPr>
                <w:rFonts w:ascii="Calibri" w:eastAsia="Times New Roman" w:hAnsi="Calibri" w:cs="Calibri"/>
                <w:sz w:val="18"/>
                <w:szCs w:val="18"/>
                <w:lang w:eastAsia="sv-SE"/>
              </w:rPr>
            </w:pPr>
            <w:r w:rsidRPr="002D1E6F">
              <w:rPr>
                <w:rFonts w:ascii="Calibri" w:eastAsia="Times New Roman" w:hAnsi="Calibri" w:cs="Calibri"/>
                <w:sz w:val="18"/>
                <w:szCs w:val="18"/>
                <w:lang w:eastAsia="sv-SE"/>
              </w:rPr>
              <w:t>Centre</w:t>
            </w:r>
          </w:p>
        </w:tc>
        <w:tc>
          <w:tcPr>
            <w:tcW w:w="296" w:type="pct"/>
            <w:shd w:val="clear" w:color="auto" w:fill="auto"/>
            <w:noWrap/>
            <w:hideMark/>
          </w:tcPr>
          <w:p w14:paraId="1BFBE6CB" w14:textId="273EB022" w:rsidR="005F1EAE" w:rsidRPr="002D1E6F" w:rsidRDefault="005179A8" w:rsidP="005F1EAE">
            <w:pPr>
              <w:spacing w:after="0" w:line="240" w:lineRule="auto"/>
              <w:jc w:val="center"/>
              <w:rPr>
                <w:rFonts w:ascii="Calibri" w:eastAsia="Times New Roman" w:hAnsi="Calibri" w:cs="Calibri"/>
                <w:color w:val="000000" w:themeColor="text1"/>
                <w:sz w:val="18"/>
                <w:szCs w:val="18"/>
                <w:lang w:eastAsia="sv-SE"/>
              </w:rPr>
            </w:pPr>
            <w:r w:rsidRPr="002D1E6F">
              <w:rPr>
                <w:rFonts w:ascii="Calibri" w:eastAsia="Times New Roman" w:hAnsi="Calibri" w:cs="Calibri"/>
                <w:color w:val="000000" w:themeColor="text1"/>
                <w:sz w:val="18"/>
                <w:szCs w:val="18"/>
                <w:lang w:eastAsia="sv-SE"/>
              </w:rPr>
              <w:t>---</w:t>
            </w:r>
          </w:p>
        </w:tc>
        <w:tc>
          <w:tcPr>
            <w:tcW w:w="301" w:type="pct"/>
            <w:vAlign w:val="center"/>
          </w:tcPr>
          <w:p w14:paraId="7B1B5C73" w14:textId="7A57C664" w:rsidR="005F1EAE" w:rsidRPr="002D1E6F" w:rsidRDefault="005F1EAE" w:rsidP="005F1EAE">
            <w:pPr>
              <w:spacing w:after="0" w:line="240" w:lineRule="auto"/>
              <w:jc w:val="center"/>
              <w:rPr>
                <w:rFonts w:ascii="Calibri" w:eastAsia="Times New Roman" w:hAnsi="Calibri" w:cs="Calibri"/>
                <w:color w:val="808080"/>
                <w:sz w:val="18"/>
                <w:szCs w:val="18"/>
                <w:lang w:eastAsia="sv-SE"/>
              </w:rPr>
            </w:pPr>
            <w:r w:rsidRPr="002D1E6F">
              <w:rPr>
                <w:rFonts w:ascii="Calibri" w:eastAsia="Times New Roman" w:hAnsi="Calibri" w:cs="Calibri"/>
                <w:sz w:val="18"/>
                <w:szCs w:val="18"/>
                <w:lang w:eastAsia="sv-SE"/>
              </w:rPr>
              <w:t>20</w:t>
            </w:r>
          </w:p>
        </w:tc>
        <w:tc>
          <w:tcPr>
            <w:tcW w:w="358" w:type="pct"/>
            <w:vAlign w:val="center"/>
          </w:tcPr>
          <w:p w14:paraId="63B6A595" w14:textId="2AF7D54E" w:rsidR="005F1EAE" w:rsidRPr="002D1E6F" w:rsidRDefault="005179A8" w:rsidP="005F1EAE">
            <w:pPr>
              <w:spacing w:after="0" w:line="240" w:lineRule="auto"/>
              <w:jc w:val="center"/>
              <w:rPr>
                <w:rFonts w:ascii="Calibri" w:eastAsia="Times New Roman" w:hAnsi="Calibri" w:cs="Calibri"/>
                <w:color w:val="808080"/>
                <w:sz w:val="18"/>
                <w:szCs w:val="18"/>
                <w:lang w:eastAsia="sv-SE"/>
              </w:rPr>
            </w:pPr>
            <w:r w:rsidRPr="002D1E6F">
              <w:rPr>
                <w:rFonts w:ascii="Calibri" w:eastAsia="Times New Roman" w:hAnsi="Calibri" w:cs="Calibri"/>
                <w:sz w:val="18"/>
                <w:szCs w:val="18"/>
                <w:lang w:eastAsia="sv-SE"/>
              </w:rPr>
              <w:t>2</w:t>
            </w:r>
          </w:p>
        </w:tc>
        <w:tc>
          <w:tcPr>
            <w:tcW w:w="313" w:type="pct"/>
            <w:vAlign w:val="center"/>
          </w:tcPr>
          <w:p w14:paraId="101D1A0C" w14:textId="396C8429" w:rsidR="005F1EAE" w:rsidRPr="002D1E6F" w:rsidRDefault="005F1EAE" w:rsidP="005F1EAE">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SRSWOR</w:t>
            </w:r>
          </w:p>
        </w:tc>
        <w:tc>
          <w:tcPr>
            <w:tcW w:w="310" w:type="pct"/>
            <w:vAlign w:val="center"/>
          </w:tcPr>
          <w:p w14:paraId="13FBDBEC" w14:textId="00BED9B9" w:rsidR="005F1EAE" w:rsidRPr="002D1E6F" w:rsidRDefault="005F1EAE" w:rsidP="005F1EAE">
            <w:pPr>
              <w:spacing w:after="0" w:line="240" w:lineRule="auto"/>
              <w:jc w:val="center"/>
              <w:rPr>
                <w:rFonts w:ascii="Calibri" w:eastAsia="Times New Roman" w:hAnsi="Calibri" w:cs="Calibri"/>
                <w:color w:val="808080"/>
                <w:sz w:val="18"/>
                <w:szCs w:val="18"/>
                <w:lang w:eastAsia="sv-SE"/>
              </w:rPr>
            </w:pPr>
            <w:r w:rsidRPr="002D1E6F">
              <w:rPr>
                <w:rFonts w:ascii="Calibri" w:eastAsia="Times New Roman" w:hAnsi="Calibri" w:cs="Calibri"/>
                <w:color w:val="000000"/>
                <w:sz w:val="18"/>
                <w:szCs w:val="18"/>
                <w:lang w:eastAsia="sv-SE"/>
              </w:rPr>
              <w:t>0,</w:t>
            </w:r>
            <w:r w:rsidR="005179A8" w:rsidRPr="002D1E6F">
              <w:rPr>
                <w:rFonts w:ascii="Calibri" w:eastAsia="Times New Roman" w:hAnsi="Calibri" w:cs="Calibri"/>
                <w:color w:val="000000"/>
                <w:sz w:val="18"/>
                <w:szCs w:val="18"/>
                <w:lang w:eastAsia="sv-SE"/>
              </w:rPr>
              <w:t>1</w:t>
            </w:r>
          </w:p>
        </w:tc>
        <w:tc>
          <w:tcPr>
            <w:tcW w:w="429" w:type="pct"/>
            <w:vAlign w:val="center"/>
          </w:tcPr>
          <w:p w14:paraId="580A8C36" w14:textId="395E9894" w:rsidR="005F1EAE" w:rsidRPr="002D1E6F" w:rsidRDefault="005F1EAE" w:rsidP="005F1EAE">
            <w:pPr>
              <w:spacing w:after="0" w:line="240" w:lineRule="auto"/>
              <w:jc w:val="center"/>
              <w:rPr>
                <w:rFonts w:ascii="Calibri" w:eastAsia="Times New Roman" w:hAnsi="Calibri" w:cs="Calibri"/>
                <w:color w:val="808080"/>
                <w:sz w:val="18"/>
                <w:szCs w:val="18"/>
                <w:lang w:eastAsia="sv-SE"/>
              </w:rPr>
            </w:pPr>
            <w:r w:rsidRPr="002D1E6F">
              <w:rPr>
                <w:rFonts w:ascii="Calibri" w:eastAsia="Times New Roman" w:hAnsi="Calibri" w:cs="Calibri"/>
                <w:color w:val="808080"/>
                <w:sz w:val="18"/>
                <w:szCs w:val="18"/>
                <w:lang w:eastAsia="sv-SE"/>
              </w:rPr>
              <w:t>---</w:t>
            </w:r>
          </w:p>
        </w:tc>
        <w:tc>
          <w:tcPr>
            <w:tcW w:w="487" w:type="pct"/>
            <w:shd w:val="clear" w:color="auto" w:fill="auto"/>
            <w:noWrap/>
            <w:vAlign w:val="center"/>
            <w:hideMark/>
          </w:tcPr>
          <w:p w14:paraId="6D6D842D" w14:textId="05EFB73C" w:rsidR="005F1EAE" w:rsidRPr="002D1E6F" w:rsidRDefault="005F1EAE" w:rsidP="005F1EAE">
            <w:pPr>
              <w:spacing w:after="0" w:line="240" w:lineRule="auto"/>
              <w:jc w:val="center"/>
              <w:rPr>
                <w:rFonts w:ascii="Calibri" w:eastAsia="Times New Roman" w:hAnsi="Calibri" w:cs="Calibri"/>
                <w:color w:val="808080"/>
                <w:sz w:val="18"/>
                <w:szCs w:val="18"/>
                <w:lang w:eastAsia="sv-SE"/>
              </w:rPr>
            </w:pPr>
            <w:r w:rsidRPr="002D1E6F">
              <w:rPr>
                <w:rFonts w:ascii="Calibri" w:eastAsia="Times New Roman" w:hAnsi="Calibri" w:cs="Calibri"/>
                <w:color w:val="808080"/>
                <w:sz w:val="18"/>
                <w:szCs w:val="18"/>
                <w:lang w:eastAsia="sv-SE"/>
              </w:rPr>
              <w:t>---</w:t>
            </w:r>
          </w:p>
        </w:tc>
        <w:tc>
          <w:tcPr>
            <w:tcW w:w="479" w:type="pct"/>
            <w:vAlign w:val="center"/>
          </w:tcPr>
          <w:p w14:paraId="2652A6BB" w14:textId="309D930E" w:rsidR="005F1EAE" w:rsidRPr="002D1E6F" w:rsidRDefault="005F1EAE" w:rsidP="005F1EAE">
            <w:pPr>
              <w:spacing w:after="0" w:line="240" w:lineRule="auto"/>
              <w:jc w:val="center"/>
              <w:rPr>
                <w:rFonts w:ascii="Calibri" w:eastAsia="Times New Roman" w:hAnsi="Calibri" w:cs="Calibri"/>
                <w:color w:val="808080"/>
                <w:sz w:val="18"/>
                <w:szCs w:val="18"/>
                <w:lang w:eastAsia="sv-SE"/>
              </w:rPr>
            </w:pPr>
            <w:r w:rsidRPr="002D1E6F">
              <w:rPr>
                <w:rFonts w:ascii="Calibri" w:eastAsia="Times New Roman" w:hAnsi="Calibri" w:cs="Calibri"/>
                <w:color w:val="808080"/>
                <w:sz w:val="18"/>
                <w:szCs w:val="18"/>
                <w:lang w:eastAsia="sv-SE"/>
              </w:rPr>
              <w:t>---</w:t>
            </w:r>
          </w:p>
        </w:tc>
        <w:tc>
          <w:tcPr>
            <w:tcW w:w="423" w:type="pct"/>
            <w:shd w:val="clear" w:color="auto" w:fill="auto"/>
            <w:noWrap/>
            <w:vAlign w:val="center"/>
            <w:hideMark/>
          </w:tcPr>
          <w:p w14:paraId="1D74A717" w14:textId="3ACEB06A" w:rsidR="005F1EAE" w:rsidRPr="002D1E6F" w:rsidRDefault="005F1EAE" w:rsidP="005F1EAE">
            <w:pPr>
              <w:spacing w:after="0" w:line="240" w:lineRule="auto"/>
              <w:jc w:val="center"/>
              <w:rPr>
                <w:rFonts w:ascii="Calibri" w:eastAsia="Times New Roman" w:hAnsi="Calibri" w:cs="Calibri"/>
                <w:color w:val="808080"/>
                <w:sz w:val="18"/>
                <w:szCs w:val="18"/>
                <w:lang w:eastAsia="sv-SE"/>
              </w:rPr>
            </w:pPr>
            <w:r w:rsidRPr="002D1E6F">
              <w:rPr>
                <w:rFonts w:ascii="Calibri" w:eastAsia="Times New Roman" w:hAnsi="Calibri" w:cs="Calibri"/>
                <w:color w:val="808080"/>
                <w:sz w:val="18"/>
                <w:szCs w:val="18"/>
                <w:lang w:eastAsia="sv-SE"/>
              </w:rPr>
              <w:t>---</w:t>
            </w:r>
          </w:p>
        </w:tc>
        <w:tc>
          <w:tcPr>
            <w:tcW w:w="251" w:type="pct"/>
            <w:shd w:val="clear" w:color="auto" w:fill="auto"/>
            <w:noWrap/>
            <w:vAlign w:val="center"/>
            <w:hideMark/>
          </w:tcPr>
          <w:p w14:paraId="0108B7C4" w14:textId="77777777" w:rsidR="005F1EAE" w:rsidRPr="002D1E6F" w:rsidRDefault="005F1EAE" w:rsidP="005F1EAE">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Port M07</w:t>
            </w:r>
          </w:p>
        </w:tc>
      </w:tr>
      <w:tr w:rsidR="005F1EAE" w:rsidRPr="002D1E6F" w14:paraId="1E19971A" w14:textId="77777777" w:rsidTr="005F1EAE">
        <w:trPr>
          <w:trHeight w:val="300"/>
        </w:trPr>
        <w:tc>
          <w:tcPr>
            <w:tcW w:w="216" w:type="pct"/>
            <w:shd w:val="clear" w:color="auto" w:fill="auto"/>
            <w:noWrap/>
            <w:vAlign w:val="center"/>
            <w:hideMark/>
          </w:tcPr>
          <w:p w14:paraId="7F63DB64" w14:textId="77777777" w:rsidR="005F1EAE" w:rsidRPr="002D1E6F" w:rsidRDefault="005F1EAE" w:rsidP="005F1EAE">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4</w:t>
            </w:r>
          </w:p>
        </w:tc>
        <w:tc>
          <w:tcPr>
            <w:tcW w:w="275" w:type="pct"/>
            <w:shd w:val="clear" w:color="auto" w:fill="auto"/>
            <w:noWrap/>
            <w:vAlign w:val="center"/>
            <w:hideMark/>
          </w:tcPr>
          <w:p w14:paraId="3E2E7923" w14:textId="77777777" w:rsidR="005F1EAE" w:rsidRPr="002D1E6F" w:rsidRDefault="005F1EAE" w:rsidP="005F1EAE">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LO</w:t>
            </w:r>
          </w:p>
        </w:tc>
        <w:tc>
          <w:tcPr>
            <w:tcW w:w="296" w:type="pct"/>
            <w:shd w:val="clear" w:color="auto" w:fill="auto"/>
            <w:noWrap/>
            <w:vAlign w:val="center"/>
            <w:hideMark/>
          </w:tcPr>
          <w:p w14:paraId="17EA0C6F" w14:textId="34B32D27" w:rsidR="005F1EAE" w:rsidRPr="002D1E6F" w:rsidRDefault="005F1EAE">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Y</w:t>
            </w:r>
          </w:p>
        </w:tc>
        <w:tc>
          <w:tcPr>
            <w:tcW w:w="249" w:type="pct"/>
            <w:shd w:val="clear" w:color="auto" w:fill="auto"/>
            <w:noWrap/>
            <w:vAlign w:val="center"/>
            <w:hideMark/>
          </w:tcPr>
          <w:p w14:paraId="08EBB434" w14:textId="58D80BAE" w:rsidR="005F1EAE" w:rsidRPr="002D1E6F" w:rsidRDefault="005F1EAE" w:rsidP="005F1EAE">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N</w:t>
            </w:r>
          </w:p>
        </w:tc>
        <w:tc>
          <w:tcPr>
            <w:tcW w:w="315" w:type="pct"/>
            <w:shd w:val="clear" w:color="auto" w:fill="auto"/>
            <w:noWrap/>
            <w:vAlign w:val="center"/>
            <w:hideMark/>
          </w:tcPr>
          <w:p w14:paraId="556CD301" w14:textId="4D2EF7BE" w:rsidR="005F1EAE" w:rsidRPr="002D1E6F" w:rsidRDefault="005F1EAE" w:rsidP="005F1EAE">
            <w:pPr>
              <w:spacing w:after="0" w:line="240" w:lineRule="auto"/>
              <w:jc w:val="center"/>
              <w:rPr>
                <w:rFonts w:ascii="Calibri" w:eastAsia="Times New Roman" w:hAnsi="Calibri" w:cs="Calibri"/>
                <w:sz w:val="18"/>
                <w:szCs w:val="18"/>
                <w:lang w:eastAsia="sv-SE"/>
              </w:rPr>
            </w:pPr>
            <w:r w:rsidRPr="002D1E6F">
              <w:rPr>
                <w:rFonts w:ascii="Calibri" w:eastAsia="Times New Roman" w:hAnsi="Calibri" w:cs="Calibri"/>
                <w:sz w:val="18"/>
                <w:szCs w:val="18"/>
                <w:lang w:eastAsia="sv-SE"/>
              </w:rPr>
              <w:t>Centre</w:t>
            </w:r>
          </w:p>
        </w:tc>
        <w:tc>
          <w:tcPr>
            <w:tcW w:w="296" w:type="pct"/>
            <w:shd w:val="clear" w:color="auto" w:fill="auto"/>
            <w:noWrap/>
            <w:hideMark/>
          </w:tcPr>
          <w:p w14:paraId="4AE7BC55" w14:textId="734507BC" w:rsidR="005F1EAE" w:rsidRPr="002D1E6F" w:rsidRDefault="005179A8" w:rsidP="005F1EAE">
            <w:pPr>
              <w:spacing w:after="0" w:line="240" w:lineRule="auto"/>
              <w:jc w:val="center"/>
              <w:rPr>
                <w:rFonts w:ascii="Calibri" w:eastAsia="Times New Roman" w:hAnsi="Calibri" w:cs="Calibri"/>
                <w:color w:val="000000" w:themeColor="text1"/>
                <w:sz w:val="18"/>
                <w:szCs w:val="18"/>
                <w:lang w:eastAsia="sv-SE"/>
              </w:rPr>
            </w:pPr>
            <w:r w:rsidRPr="002D1E6F">
              <w:rPr>
                <w:rFonts w:ascii="Calibri" w:eastAsia="Times New Roman" w:hAnsi="Calibri" w:cs="Calibri"/>
                <w:color w:val="000000" w:themeColor="text1"/>
                <w:sz w:val="18"/>
                <w:szCs w:val="18"/>
                <w:lang w:eastAsia="sv-SE"/>
              </w:rPr>
              <w:t>---</w:t>
            </w:r>
          </w:p>
        </w:tc>
        <w:tc>
          <w:tcPr>
            <w:tcW w:w="301" w:type="pct"/>
            <w:vAlign w:val="center"/>
          </w:tcPr>
          <w:p w14:paraId="6CBD6351" w14:textId="3358E34F" w:rsidR="005F1EAE" w:rsidRPr="002D1E6F" w:rsidRDefault="005F1EAE" w:rsidP="005F1EAE">
            <w:pPr>
              <w:spacing w:after="0" w:line="240" w:lineRule="auto"/>
              <w:jc w:val="center"/>
              <w:rPr>
                <w:rFonts w:ascii="Calibri" w:eastAsia="Times New Roman" w:hAnsi="Calibri" w:cs="Calibri"/>
                <w:color w:val="808080"/>
                <w:sz w:val="18"/>
                <w:szCs w:val="18"/>
                <w:lang w:eastAsia="sv-SE"/>
              </w:rPr>
            </w:pPr>
            <w:r w:rsidRPr="002D1E6F">
              <w:rPr>
                <w:rFonts w:ascii="Calibri" w:eastAsia="Times New Roman" w:hAnsi="Calibri" w:cs="Calibri"/>
                <w:sz w:val="18"/>
                <w:szCs w:val="18"/>
                <w:lang w:eastAsia="sv-SE"/>
              </w:rPr>
              <w:t>20</w:t>
            </w:r>
          </w:p>
        </w:tc>
        <w:tc>
          <w:tcPr>
            <w:tcW w:w="358" w:type="pct"/>
            <w:vAlign w:val="center"/>
          </w:tcPr>
          <w:p w14:paraId="3897FF0E" w14:textId="3A46A0A6" w:rsidR="005F1EAE" w:rsidRPr="002D1E6F" w:rsidRDefault="005179A8" w:rsidP="005F1EAE">
            <w:pPr>
              <w:spacing w:after="0" w:line="240" w:lineRule="auto"/>
              <w:jc w:val="center"/>
              <w:rPr>
                <w:rFonts w:ascii="Calibri" w:eastAsia="Times New Roman" w:hAnsi="Calibri" w:cs="Calibri"/>
                <w:color w:val="808080"/>
                <w:sz w:val="18"/>
                <w:szCs w:val="18"/>
                <w:lang w:eastAsia="sv-SE"/>
              </w:rPr>
            </w:pPr>
            <w:r w:rsidRPr="002D1E6F">
              <w:rPr>
                <w:rFonts w:ascii="Calibri" w:eastAsia="Times New Roman" w:hAnsi="Calibri" w:cs="Calibri"/>
                <w:sz w:val="18"/>
                <w:szCs w:val="18"/>
                <w:lang w:eastAsia="sv-SE"/>
              </w:rPr>
              <w:t>2</w:t>
            </w:r>
          </w:p>
        </w:tc>
        <w:tc>
          <w:tcPr>
            <w:tcW w:w="313" w:type="pct"/>
            <w:vAlign w:val="center"/>
          </w:tcPr>
          <w:p w14:paraId="20D79F16" w14:textId="1316FC67" w:rsidR="005F1EAE" w:rsidRPr="002D1E6F" w:rsidRDefault="005F1EAE" w:rsidP="005F1EAE">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SRSWOR</w:t>
            </w:r>
          </w:p>
        </w:tc>
        <w:tc>
          <w:tcPr>
            <w:tcW w:w="310" w:type="pct"/>
            <w:vAlign w:val="center"/>
          </w:tcPr>
          <w:p w14:paraId="267612A9" w14:textId="428DC2C4" w:rsidR="005F1EAE" w:rsidRPr="002D1E6F" w:rsidRDefault="005F1EAE" w:rsidP="005F1EAE">
            <w:pPr>
              <w:spacing w:after="0" w:line="240" w:lineRule="auto"/>
              <w:jc w:val="center"/>
              <w:rPr>
                <w:rFonts w:ascii="Calibri" w:eastAsia="Times New Roman" w:hAnsi="Calibri" w:cs="Calibri"/>
                <w:color w:val="808080"/>
                <w:sz w:val="18"/>
                <w:szCs w:val="18"/>
                <w:lang w:eastAsia="sv-SE"/>
              </w:rPr>
            </w:pPr>
            <w:r w:rsidRPr="002D1E6F">
              <w:rPr>
                <w:rFonts w:ascii="Calibri" w:eastAsia="Times New Roman" w:hAnsi="Calibri" w:cs="Calibri"/>
                <w:color w:val="000000"/>
                <w:sz w:val="18"/>
                <w:szCs w:val="18"/>
                <w:lang w:eastAsia="sv-SE"/>
              </w:rPr>
              <w:t>0,</w:t>
            </w:r>
            <w:r w:rsidR="005179A8" w:rsidRPr="002D1E6F">
              <w:rPr>
                <w:rFonts w:ascii="Calibri" w:eastAsia="Times New Roman" w:hAnsi="Calibri" w:cs="Calibri"/>
                <w:color w:val="000000"/>
                <w:sz w:val="18"/>
                <w:szCs w:val="18"/>
                <w:lang w:eastAsia="sv-SE"/>
              </w:rPr>
              <w:t>1</w:t>
            </w:r>
          </w:p>
        </w:tc>
        <w:tc>
          <w:tcPr>
            <w:tcW w:w="429" w:type="pct"/>
            <w:vAlign w:val="center"/>
          </w:tcPr>
          <w:p w14:paraId="6C320704" w14:textId="73620F1B" w:rsidR="005F1EAE" w:rsidRPr="002D1E6F" w:rsidRDefault="005F1EAE" w:rsidP="005F1EAE">
            <w:pPr>
              <w:spacing w:after="0" w:line="240" w:lineRule="auto"/>
              <w:jc w:val="center"/>
              <w:rPr>
                <w:rFonts w:ascii="Calibri" w:eastAsia="Times New Roman" w:hAnsi="Calibri" w:cs="Calibri"/>
                <w:color w:val="808080"/>
                <w:sz w:val="18"/>
                <w:szCs w:val="18"/>
                <w:lang w:eastAsia="sv-SE"/>
              </w:rPr>
            </w:pPr>
            <w:r w:rsidRPr="002D1E6F">
              <w:rPr>
                <w:rFonts w:ascii="Calibri" w:eastAsia="Times New Roman" w:hAnsi="Calibri" w:cs="Calibri"/>
                <w:color w:val="808080"/>
                <w:sz w:val="18"/>
                <w:szCs w:val="18"/>
                <w:lang w:eastAsia="sv-SE"/>
              </w:rPr>
              <w:t>---</w:t>
            </w:r>
          </w:p>
        </w:tc>
        <w:tc>
          <w:tcPr>
            <w:tcW w:w="487" w:type="pct"/>
            <w:shd w:val="clear" w:color="auto" w:fill="auto"/>
            <w:noWrap/>
            <w:vAlign w:val="center"/>
            <w:hideMark/>
          </w:tcPr>
          <w:p w14:paraId="6984DDDE" w14:textId="546863EE" w:rsidR="005F1EAE" w:rsidRPr="002D1E6F" w:rsidRDefault="005F1EAE" w:rsidP="005F1EAE">
            <w:pPr>
              <w:spacing w:after="0" w:line="240" w:lineRule="auto"/>
              <w:jc w:val="center"/>
              <w:rPr>
                <w:rFonts w:ascii="Calibri" w:eastAsia="Times New Roman" w:hAnsi="Calibri" w:cs="Calibri"/>
                <w:color w:val="808080"/>
                <w:sz w:val="18"/>
                <w:szCs w:val="18"/>
                <w:lang w:eastAsia="sv-SE"/>
              </w:rPr>
            </w:pPr>
            <w:r w:rsidRPr="002D1E6F">
              <w:rPr>
                <w:rFonts w:ascii="Calibri" w:eastAsia="Times New Roman" w:hAnsi="Calibri" w:cs="Calibri"/>
                <w:color w:val="808080"/>
                <w:sz w:val="18"/>
                <w:szCs w:val="18"/>
                <w:lang w:eastAsia="sv-SE"/>
              </w:rPr>
              <w:t>---</w:t>
            </w:r>
          </w:p>
        </w:tc>
        <w:tc>
          <w:tcPr>
            <w:tcW w:w="479" w:type="pct"/>
            <w:vAlign w:val="center"/>
          </w:tcPr>
          <w:p w14:paraId="7AC18DF3" w14:textId="281F4B51" w:rsidR="005F1EAE" w:rsidRPr="002D1E6F" w:rsidRDefault="005F1EAE" w:rsidP="005F1EAE">
            <w:pPr>
              <w:spacing w:after="0" w:line="240" w:lineRule="auto"/>
              <w:jc w:val="center"/>
              <w:rPr>
                <w:rFonts w:ascii="Calibri" w:eastAsia="Times New Roman" w:hAnsi="Calibri" w:cs="Calibri"/>
                <w:color w:val="808080"/>
                <w:sz w:val="18"/>
                <w:szCs w:val="18"/>
                <w:lang w:eastAsia="sv-SE"/>
              </w:rPr>
            </w:pPr>
            <w:r w:rsidRPr="002D1E6F">
              <w:rPr>
                <w:rFonts w:ascii="Calibri" w:eastAsia="Times New Roman" w:hAnsi="Calibri" w:cs="Calibri"/>
                <w:color w:val="808080"/>
                <w:sz w:val="18"/>
                <w:szCs w:val="18"/>
                <w:lang w:eastAsia="sv-SE"/>
              </w:rPr>
              <w:t>---</w:t>
            </w:r>
          </w:p>
        </w:tc>
        <w:tc>
          <w:tcPr>
            <w:tcW w:w="423" w:type="pct"/>
            <w:shd w:val="clear" w:color="auto" w:fill="auto"/>
            <w:noWrap/>
            <w:vAlign w:val="center"/>
            <w:hideMark/>
          </w:tcPr>
          <w:p w14:paraId="294078CC" w14:textId="4BD30DB4" w:rsidR="005F1EAE" w:rsidRPr="002D1E6F" w:rsidRDefault="005F1EAE" w:rsidP="005F1EAE">
            <w:pPr>
              <w:spacing w:after="0" w:line="240" w:lineRule="auto"/>
              <w:jc w:val="center"/>
              <w:rPr>
                <w:rFonts w:ascii="Calibri" w:eastAsia="Times New Roman" w:hAnsi="Calibri" w:cs="Calibri"/>
                <w:color w:val="808080"/>
                <w:sz w:val="18"/>
                <w:szCs w:val="18"/>
                <w:lang w:eastAsia="sv-SE"/>
              </w:rPr>
            </w:pPr>
            <w:r w:rsidRPr="002D1E6F">
              <w:rPr>
                <w:rFonts w:ascii="Calibri" w:eastAsia="Times New Roman" w:hAnsi="Calibri" w:cs="Calibri"/>
                <w:color w:val="808080"/>
                <w:sz w:val="18"/>
                <w:szCs w:val="18"/>
                <w:lang w:eastAsia="sv-SE"/>
              </w:rPr>
              <w:t>---</w:t>
            </w:r>
          </w:p>
        </w:tc>
        <w:tc>
          <w:tcPr>
            <w:tcW w:w="251" w:type="pct"/>
            <w:shd w:val="clear" w:color="auto" w:fill="auto"/>
            <w:noWrap/>
            <w:vAlign w:val="center"/>
            <w:hideMark/>
          </w:tcPr>
          <w:p w14:paraId="18CE6D10" w14:textId="77777777" w:rsidR="005F1EAE" w:rsidRPr="002D1E6F" w:rsidRDefault="005F1EAE" w:rsidP="005F1EAE">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Port M19</w:t>
            </w:r>
          </w:p>
        </w:tc>
      </w:tr>
      <w:tr w:rsidR="005F1EAE" w:rsidRPr="002D1E6F" w14:paraId="58F4AB8A" w14:textId="77777777" w:rsidTr="005F1EAE">
        <w:trPr>
          <w:trHeight w:val="300"/>
        </w:trPr>
        <w:tc>
          <w:tcPr>
            <w:tcW w:w="216" w:type="pct"/>
            <w:shd w:val="clear" w:color="auto" w:fill="auto"/>
            <w:noWrap/>
            <w:vAlign w:val="center"/>
            <w:hideMark/>
          </w:tcPr>
          <w:p w14:paraId="18DDD971" w14:textId="77777777" w:rsidR="005F1EAE" w:rsidRPr="002D1E6F" w:rsidRDefault="005F1EAE" w:rsidP="005F1EAE">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5</w:t>
            </w:r>
          </w:p>
        </w:tc>
        <w:tc>
          <w:tcPr>
            <w:tcW w:w="275" w:type="pct"/>
            <w:shd w:val="clear" w:color="auto" w:fill="auto"/>
            <w:noWrap/>
            <w:vAlign w:val="center"/>
            <w:hideMark/>
          </w:tcPr>
          <w:p w14:paraId="10E80CA2" w14:textId="77777777" w:rsidR="005F1EAE" w:rsidRPr="002D1E6F" w:rsidRDefault="005F1EAE" w:rsidP="005F1EAE">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LO</w:t>
            </w:r>
          </w:p>
        </w:tc>
        <w:tc>
          <w:tcPr>
            <w:tcW w:w="296" w:type="pct"/>
            <w:shd w:val="clear" w:color="auto" w:fill="auto"/>
            <w:noWrap/>
            <w:vAlign w:val="center"/>
            <w:hideMark/>
          </w:tcPr>
          <w:p w14:paraId="31395907" w14:textId="5375B776" w:rsidR="005F1EAE" w:rsidRPr="002D1E6F" w:rsidRDefault="005F1EAE" w:rsidP="005F1EAE">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Y</w:t>
            </w:r>
          </w:p>
        </w:tc>
        <w:tc>
          <w:tcPr>
            <w:tcW w:w="249" w:type="pct"/>
            <w:shd w:val="clear" w:color="auto" w:fill="auto"/>
            <w:noWrap/>
            <w:vAlign w:val="center"/>
            <w:hideMark/>
          </w:tcPr>
          <w:p w14:paraId="00192189" w14:textId="660C1709" w:rsidR="005F1EAE" w:rsidRPr="002D1E6F" w:rsidRDefault="005F1EAE" w:rsidP="005F1EAE">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N</w:t>
            </w:r>
          </w:p>
        </w:tc>
        <w:tc>
          <w:tcPr>
            <w:tcW w:w="315" w:type="pct"/>
            <w:shd w:val="clear" w:color="auto" w:fill="auto"/>
            <w:noWrap/>
            <w:vAlign w:val="center"/>
            <w:hideMark/>
          </w:tcPr>
          <w:p w14:paraId="5F283CE4" w14:textId="2C5D9FD2" w:rsidR="005F1EAE" w:rsidRPr="002D1E6F" w:rsidRDefault="005F1EAE" w:rsidP="005F1EAE">
            <w:pPr>
              <w:spacing w:after="0" w:line="240" w:lineRule="auto"/>
              <w:jc w:val="center"/>
              <w:rPr>
                <w:rFonts w:ascii="Calibri" w:eastAsia="Times New Roman" w:hAnsi="Calibri" w:cs="Calibri"/>
                <w:sz w:val="18"/>
                <w:szCs w:val="18"/>
                <w:lang w:eastAsia="sv-SE"/>
              </w:rPr>
            </w:pPr>
            <w:r w:rsidRPr="002D1E6F">
              <w:rPr>
                <w:rFonts w:ascii="Calibri" w:eastAsia="Times New Roman" w:hAnsi="Calibri" w:cs="Calibri"/>
                <w:sz w:val="18"/>
                <w:szCs w:val="18"/>
                <w:lang w:eastAsia="sv-SE"/>
              </w:rPr>
              <w:t>South</w:t>
            </w:r>
          </w:p>
        </w:tc>
        <w:tc>
          <w:tcPr>
            <w:tcW w:w="296" w:type="pct"/>
            <w:shd w:val="clear" w:color="auto" w:fill="auto"/>
            <w:noWrap/>
            <w:hideMark/>
          </w:tcPr>
          <w:p w14:paraId="25B4D28B" w14:textId="78DCA70E" w:rsidR="005F1EAE" w:rsidRPr="002D1E6F" w:rsidRDefault="005179A8" w:rsidP="005F1EAE">
            <w:pPr>
              <w:spacing w:after="0" w:line="240" w:lineRule="auto"/>
              <w:jc w:val="center"/>
              <w:rPr>
                <w:rFonts w:ascii="Calibri" w:eastAsia="Times New Roman" w:hAnsi="Calibri" w:cs="Calibri"/>
                <w:color w:val="000000" w:themeColor="text1"/>
                <w:sz w:val="18"/>
                <w:szCs w:val="18"/>
                <w:lang w:eastAsia="sv-SE"/>
              </w:rPr>
            </w:pPr>
            <w:r w:rsidRPr="002D1E6F">
              <w:rPr>
                <w:rFonts w:ascii="Calibri" w:eastAsia="Times New Roman" w:hAnsi="Calibri" w:cs="Calibri"/>
                <w:color w:val="000000" w:themeColor="text1"/>
                <w:sz w:val="18"/>
                <w:szCs w:val="18"/>
                <w:lang w:eastAsia="sv-SE"/>
              </w:rPr>
              <w:t>---</w:t>
            </w:r>
          </w:p>
        </w:tc>
        <w:tc>
          <w:tcPr>
            <w:tcW w:w="301" w:type="pct"/>
            <w:vAlign w:val="center"/>
          </w:tcPr>
          <w:p w14:paraId="0ED3FA65" w14:textId="66D7B620" w:rsidR="005F1EAE" w:rsidRPr="002D1E6F" w:rsidRDefault="005F1EAE" w:rsidP="005F1EAE">
            <w:pPr>
              <w:spacing w:after="0" w:line="240" w:lineRule="auto"/>
              <w:jc w:val="center"/>
              <w:rPr>
                <w:rFonts w:ascii="Calibri" w:eastAsia="Times New Roman" w:hAnsi="Calibri" w:cs="Calibri"/>
                <w:color w:val="808080"/>
                <w:sz w:val="18"/>
                <w:szCs w:val="18"/>
                <w:lang w:eastAsia="sv-SE"/>
              </w:rPr>
            </w:pPr>
            <w:r w:rsidRPr="002D1E6F">
              <w:rPr>
                <w:rFonts w:ascii="Calibri" w:eastAsia="Times New Roman" w:hAnsi="Calibri" w:cs="Calibri"/>
                <w:sz w:val="18"/>
                <w:szCs w:val="18"/>
                <w:lang w:eastAsia="sv-SE"/>
              </w:rPr>
              <w:t>50</w:t>
            </w:r>
          </w:p>
        </w:tc>
        <w:tc>
          <w:tcPr>
            <w:tcW w:w="358" w:type="pct"/>
            <w:vAlign w:val="center"/>
          </w:tcPr>
          <w:p w14:paraId="7539A804" w14:textId="4401CEC7" w:rsidR="005F1EAE" w:rsidRPr="002D1E6F" w:rsidRDefault="005179A8" w:rsidP="005F1EAE">
            <w:pPr>
              <w:spacing w:after="0" w:line="240" w:lineRule="auto"/>
              <w:jc w:val="center"/>
              <w:rPr>
                <w:rFonts w:ascii="Calibri" w:eastAsia="Times New Roman" w:hAnsi="Calibri" w:cs="Calibri"/>
                <w:color w:val="808080"/>
                <w:sz w:val="18"/>
                <w:szCs w:val="18"/>
                <w:lang w:eastAsia="sv-SE"/>
              </w:rPr>
            </w:pPr>
            <w:r w:rsidRPr="002D1E6F">
              <w:rPr>
                <w:rFonts w:ascii="Calibri" w:eastAsia="Times New Roman" w:hAnsi="Calibri" w:cs="Calibri"/>
                <w:sz w:val="18"/>
                <w:szCs w:val="18"/>
                <w:lang w:eastAsia="sv-SE"/>
              </w:rPr>
              <w:t>2</w:t>
            </w:r>
          </w:p>
        </w:tc>
        <w:tc>
          <w:tcPr>
            <w:tcW w:w="313" w:type="pct"/>
            <w:vAlign w:val="center"/>
          </w:tcPr>
          <w:p w14:paraId="6DE11FF3" w14:textId="73DDB748" w:rsidR="005F1EAE" w:rsidRPr="002D1E6F" w:rsidRDefault="005F1EAE" w:rsidP="005F1EAE">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SRSWOR</w:t>
            </w:r>
          </w:p>
        </w:tc>
        <w:tc>
          <w:tcPr>
            <w:tcW w:w="310" w:type="pct"/>
            <w:vAlign w:val="center"/>
          </w:tcPr>
          <w:p w14:paraId="69F76023" w14:textId="14668A87" w:rsidR="005F1EAE" w:rsidRPr="002D1E6F" w:rsidRDefault="005F1EAE" w:rsidP="005F1EAE">
            <w:pPr>
              <w:spacing w:after="0" w:line="240" w:lineRule="auto"/>
              <w:jc w:val="center"/>
              <w:rPr>
                <w:rFonts w:ascii="Calibri" w:eastAsia="Times New Roman" w:hAnsi="Calibri" w:cs="Calibri"/>
                <w:color w:val="808080"/>
                <w:sz w:val="18"/>
                <w:szCs w:val="18"/>
                <w:lang w:eastAsia="sv-SE"/>
              </w:rPr>
            </w:pPr>
            <w:r w:rsidRPr="002D1E6F">
              <w:rPr>
                <w:rFonts w:ascii="Calibri" w:eastAsia="Times New Roman" w:hAnsi="Calibri" w:cs="Calibri"/>
                <w:color w:val="000000"/>
                <w:sz w:val="18"/>
                <w:szCs w:val="18"/>
                <w:lang w:eastAsia="sv-SE"/>
              </w:rPr>
              <w:t>0,0</w:t>
            </w:r>
            <w:r w:rsidR="005179A8" w:rsidRPr="002D1E6F">
              <w:rPr>
                <w:rFonts w:ascii="Calibri" w:eastAsia="Times New Roman" w:hAnsi="Calibri" w:cs="Calibri"/>
                <w:color w:val="000000"/>
                <w:sz w:val="18"/>
                <w:szCs w:val="18"/>
                <w:lang w:eastAsia="sv-SE"/>
              </w:rPr>
              <w:t>4</w:t>
            </w:r>
          </w:p>
        </w:tc>
        <w:tc>
          <w:tcPr>
            <w:tcW w:w="429" w:type="pct"/>
            <w:vAlign w:val="center"/>
          </w:tcPr>
          <w:p w14:paraId="0E9E1A06" w14:textId="26A7215F" w:rsidR="005F1EAE" w:rsidRPr="002D1E6F" w:rsidRDefault="005F1EAE" w:rsidP="005F1EAE">
            <w:pPr>
              <w:spacing w:after="0" w:line="240" w:lineRule="auto"/>
              <w:jc w:val="center"/>
              <w:rPr>
                <w:rFonts w:ascii="Calibri" w:eastAsia="Times New Roman" w:hAnsi="Calibri" w:cs="Calibri"/>
                <w:color w:val="808080"/>
                <w:sz w:val="18"/>
                <w:szCs w:val="18"/>
                <w:lang w:eastAsia="sv-SE"/>
              </w:rPr>
            </w:pPr>
            <w:r w:rsidRPr="002D1E6F">
              <w:rPr>
                <w:rFonts w:ascii="Calibri" w:eastAsia="Times New Roman" w:hAnsi="Calibri" w:cs="Calibri"/>
                <w:color w:val="808080"/>
                <w:sz w:val="18"/>
                <w:szCs w:val="18"/>
                <w:lang w:eastAsia="sv-SE"/>
              </w:rPr>
              <w:t>---</w:t>
            </w:r>
          </w:p>
        </w:tc>
        <w:tc>
          <w:tcPr>
            <w:tcW w:w="487" w:type="pct"/>
            <w:shd w:val="clear" w:color="auto" w:fill="auto"/>
            <w:noWrap/>
            <w:vAlign w:val="center"/>
            <w:hideMark/>
          </w:tcPr>
          <w:p w14:paraId="3C5B21DE" w14:textId="66E3A209" w:rsidR="005F1EAE" w:rsidRPr="002D1E6F" w:rsidRDefault="005F1EAE" w:rsidP="005F1EAE">
            <w:pPr>
              <w:spacing w:after="0" w:line="240" w:lineRule="auto"/>
              <w:jc w:val="center"/>
              <w:rPr>
                <w:rFonts w:ascii="Calibri" w:eastAsia="Times New Roman" w:hAnsi="Calibri" w:cs="Calibri"/>
                <w:color w:val="808080"/>
                <w:sz w:val="18"/>
                <w:szCs w:val="18"/>
                <w:lang w:eastAsia="sv-SE"/>
              </w:rPr>
            </w:pPr>
            <w:r w:rsidRPr="002D1E6F">
              <w:rPr>
                <w:rFonts w:ascii="Calibri" w:eastAsia="Times New Roman" w:hAnsi="Calibri" w:cs="Calibri"/>
                <w:color w:val="808080"/>
                <w:sz w:val="18"/>
                <w:szCs w:val="18"/>
                <w:lang w:eastAsia="sv-SE"/>
              </w:rPr>
              <w:t>---</w:t>
            </w:r>
          </w:p>
        </w:tc>
        <w:tc>
          <w:tcPr>
            <w:tcW w:w="479" w:type="pct"/>
            <w:vAlign w:val="center"/>
          </w:tcPr>
          <w:p w14:paraId="4BABB9C2" w14:textId="539923FD" w:rsidR="005F1EAE" w:rsidRPr="002D1E6F" w:rsidRDefault="005F1EAE" w:rsidP="005F1EAE">
            <w:pPr>
              <w:spacing w:after="0" w:line="240" w:lineRule="auto"/>
              <w:jc w:val="center"/>
              <w:rPr>
                <w:rFonts w:ascii="Calibri" w:eastAsia="Times New Roman" w:hAnsi="Calibri" w:cs="Calibri"/>
                <w:color w:val="808080"/>
                <w:sz w:val="18"/>
                <w:szCs w:val="18"/>
                <w:lang w:eastAsia="sv-SE"/>
              </w:rPr>
            </w:pPr>
            <w:r w:rsidRPr="002D1E6F">
              <w:rPr>
                <w:rFonts w:ascii="Calibri" w:eastAsia="Times New Roman" w:hAnsi="Calibri" w:cs="Calibri"/>
                <w:color w:val="808080"/>
                <w:sz w:val="18"/>
                <w:szCs w:val="18"/>
                <w:lang w:eastAsia="sv-SE"/>
              </w:rPr>
              <w:t>---</w:t>
            </w:r>
          </w:p>
        </w:tc>
        <w:tc>
          <w:tcPr>
            <w:tcW w:w="423" w:type="pct"/>
            <w:shd w:val="clear" w:color="auto" w:fill="auto"/>
            <w:noWrap/>
            <w:vAlign w:val="center"/>
            <w:hideMark/>
          </w:tcPr>
          <w:p w14:paraId="0F2F041D" w14:textId="6E6FA221" w:rsidR="005F1EAE" w:rsidRPr="002D1E6F" w:rsidRDefault="005F1EAE" w:rsidP="005F1EAE">
            <w:pPr>
              <w:spacing w:after="0" w:line="240" w:lineRule="auto"/>
              <w:jc w:val="center"/>
              <w:rPr>
                <w:rFonts w:ascii="Calibri" w:eastAsia="Times New Roman" w:hAnsi="Calibri" w:cs="Calibri"/>
                <w:color w:val="808080"/>
                <w:sz w:val="18"/>
                <w:szCs w:val="18"/>
                <w:lang w:eastAsia="sv-SE"/>
              </w:rPr>
            </w:pPr>
            <w:r w:rsidRPr="002D1E6F">
              <w:rPr>
                <w:rFonts w:ascii="Calibri" w:eastAsia="Times New Roman" w:hAnsi="Calibri" w:cs="Calibri"/>
                <w:color w:val="808080"/>
                <w:sz w:val="18"/>
                <w:szCs w:val="18"/>
                <w:lang w:eastAsia="sv-SE"/>
              </w:rPr>
              <w:t>---</w:t>
            </w:r>
          </w:p>
        </w:tc>
        <w:tc>
          <w:tcPr>
            <w:tcW w:w="251" w:type="pct"/>
            <w:shd w:val="clear" w:color="auto" w:fill="auto"/>
            <w:noWrap/>
            <w:vAlign w:val="center"/>
            <w:hideMark/>
          </w:tcPr>
          <w:p w14:paraId="4BF28F9F" w14:textId="77777777" w:rsidR="005F1EAE" w:rsidRPr="002D1E6F" w:rsidRDefault="005F1EAE" w:rsidP="005F1EAE">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Port S22</w:t>
            </w:r>
          </w:p>
        </w:tc>
      </w:tr>
      <w:tr w:rsidR="005F1EAE" w:rsidRPr="002D1E6F" w14:paraId="793CE50D" w14:textId="77777777" w:rsidTr="005F1EAE">
        <w:trPr>
          <w:trHeight w:val="300"/>
        </w:trPr>
        <w:tc>
          <w:tcPr>
            <w:tcW w:w="216" w:type="pct"/>
            <w:shd w:val="clear" w:color="auto" w:fill="auto"/>
            <w:noWrap/>
            <w:vAlign w:val="center"/>
            <w:hideMark/>
          </w:tcPr>
          <w:p w14:paraId="044F9BC2" w14:textId="77777777" w:rsidR="005F1EAE" w:rsidRPr="002D1E6F" w:rsidRDefault="005F1EAE" w:rsidP="005F1EAE">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6</w:t>
            </w:r>
          </w:p>
        </w:tc>
        <w:tc>
          <w:tcPr>
            <w:tcW w:w="275" w:type="pct"/>
            <w:shd w:val="clear" w:color="auto" w:fill="auto"/>
            <w:noWrap/>
            <w:vAlign w:val="center"/>
            <w:hideMark/>
          </w:tcPr>
          <w:p w14:paraId="7691E895" w14:textId="77777777" w:rsidR="005F1EAE" w:rsidRPr="002D1E6F" w:rsidRDefault="005F1EAE" w:rsidP="005F1EAE">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LO</w:t>
            </w:r>
          </w:p>
        </w:tc>
        <w:tc>
          <w:tcPr>
            <w:tcW w:w="296" w:type="pct"/>
            <w:shd w:val="clear" w:color="auto" w:fill="auto"/>
            <w:noWrap/>
            <w:vAlign w:val="center"/>
            <w:hideMark/>
          </w:tcPr>
          <w:p w14:paraId="56948780" w14:textId="3CDD158A" w:rsidR="005F1EAE" w:rsidRPr="002D1E6F" w:rsidRDefault="005F1EAE" w:rsidP="005F1EAE">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Y</w:t>
            </w:r>
          </w:p>
        </w:tc>
        <w:tc>
          <w:tcPr>
            <w:tcW w:w="249" w:type="pct"/>
            <w:shd w:val="clear" w:color="auto" w:fill="auto"/>
            <w:noWrap/>
            <w:vAlign w:val="center"/>
            <w:hideMark/>
          </w:tcPr>
          <w:p w14:paraId="1B1F1E95" w14:textId="08902754" w:rsidR="005F1EAE" w:rsidRPr="002D1E6F" w:rsidRDefault="005F1EAE" w:rsidP="005F1EAE">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N</w:t>
            </w:r>
          </w:p>
        </w:tc>
        <w:tc>
          <w:tcPr>
            <w:tcW w:w="315" w:type="pct"/>
            <w:shd w:val="clear" w:color="auto" w:fill="auto"/>
            <w:noWrap/>
            <w:vAlign w:val="center"/>
            <w:hideMark/>
          </w:tcPr>
          <w:p w14:paraId="13E4EEE2" w14:textId="63CBED8D" w:rsidR="005F1EAE" w:rsidRPr="002D1E6F" w:rsidRDefault="005F1EAE" w:rsidP="005F1EAE">
            <w:pPr>
              <w:spacing w:after="0" w:line="240" w:lineRule="auto"/>
              <w:jc w:val="center"/>
              <w:rPr>
                <w:rFonts w:ascii="Calibri" w:eastAsia="Times New Roman" w:hAnsi="Calibri" w:cs="Calibri"/>
                <w:sz w:val="18"/>
                <w:szCs w:val="18"/>
                <w:lang w:eastAsia="sv-SE"/>
              </w:rPr>
            </w:pPr>
            <w:r w:rsidRPr="002D1E6F">
              <w:rPr>
                <w:rFonts w:ascii="Calibri" w:eastAsia="Times New Roman" w:hAnsi="Calibri" w:cs="Calibri"/>
                <w:sz w:val="18"/>
                <w:szCs w:val="18"/>
                <w:lang w:eastAsia="sv-SE"/>
              </w:rPr>
              <w:t>South</w:t>
            </w:r>
          </w:p>
        </w:tc>
        <w:tc>
          <w:tcPr>
            <w:tcW w:w="296" w:type="pct"/>
            <w:shd w:val="clear" w:color="auto" w:fill="auto"/>
            <w:noWrap/>
            <w:hideMark/>
          </w:tcPr>
          <w:p w14:paraId="50AD02C8" w14:textId="1D416CFA" w:rsidR="005F1EAE" w:rsidRPr="002D1E6F" w:rsidRDefault="005179A8" w:rsidP="005F1EAE">
            <w:pPr>
              <w:spacing w:after="0" w:line="240" w:lineRule="auto"/>
              <w:jc w:val="center"/>
              <w:rPr>
                <w:rFonts w:ascii="Calibri" w:eastAsia="Times New Roman" w:hAnsi="Calibri" w:cs="Calibri"/>
                <w:color w:val="000000" w:themeColor="text1"/>
                <w:sz w:val="18"/>
                <w:szCs w:val="18"/>
                <w:lang w:eastAsia="sv-SE"/>
              </w:rPr>
            </w:pPr>
            <w:r w:rsidRPr="002D1E6F">
              <w:rPr>
                <w:rFonts w:ascii="Calibri" w:eastAsia="Times New Roman" w:hAnsi="Calibri" w:cs="Calibri"/>
                <w:color w:val="000000" w:themeColor="text1"/>
                <w:sz w:val="18"/>
                <w:szCs w:val="18"/>
                <w:lang w:eastAsia="sv-SE"/>
              </w:rPr>
              <w:t>---</w:t>
            </w:r>
          </w:p>
        </w:tc>
        <w:tc>
          <w:tcPr>
            <w:tcW w:w="301" w:type="pct"/>
            <w:vAlign w:val="center"/>
          </w:tcPr>
          <w:p w14:paraId="63C981DA" w14:textId="5F5EBD3D" w:rsidR="005F1EAE" w:rsidRPr="002D1E6F" w:rsidRDefault="005F1EAE" w:rsidP="005F1EAE">
            <w:pPr>
              <w:spacing w:after="0" w:line="240" w:lineRule="auto"/>
              <w:jc w:val="center"/>
              <w:rPr>
                <w:rFonts w:ascii="Calibri" w:eastAsia="Times New Roman" w:hAnsi="Calibri" w:cs="Calibri"/>
                <w:color w:val="808080"/>
                <w:sz w:val="18"/>
                <w:szCs w:val="18"/>
                <w:lang w:eastAsia="sv-SE"/>
              </w:rPr>
            </w:pPr>
            <w:r w:rsidRPr="002D1E6F">
              <w:rPr>
                <w:rFonts w:ascii="Calibri" w:eastAsia="Times New Roman" w:hAnsi="Calibri" w:cs="Calibri"/>
                <w:sz w:val="18"/>
                <w:szCs w:val="18"/>
                <w:lang w:eastAsia="sv-SE"/>
              </w:rPr>
              <w:t>50</w:t>
            </w:r>
          </w:p>
        </w:tc>
        <w:tc>
          <w:tcPr>
            <w:tcW w:w="358" w:type="pct"/>
            <w:vAlign w:val="center"/>
          </w:tcPr>
          <w:p w14:paraId="44877C09" w14:textId="71FE73C8" w:rsidR="005F1EAE" w:rsidRPr="002D1E6F" w:rsidRDefault="005179A8" w:rsidP="005F1EAE">
            <w:pPr>
              <w:spacing w:after="0" w:line="240" w:lineRule="auto"/>
              <w:jc w:val="center"/>
              <w:rPr>
                <w:rFonts w:ascii="Calibri" w:eastAsia="Times New Roman" w:hAnsi="Calibri" w:cs="Calibri"/>
                <w:color w:val="808080"/>
                <w:sz w:val="18"/>
                <w:szCs w:val="18"/>
                <w:lang w:eastAsia="sv-SE"/>
              </w:rPr>
            </w:pPr>
            <w:r w:rsidRPr="002D1E6F">
              <w:rPr>
                <w:rFonts w:ascii="Calibri" w:eastAsia="Times New Roman" w:hAnsi="Calibri" w:cs="Calibri"/>
                <w:sz w:val="18"/>
                <w:szCs w:val="18"/>
                <w:lang w:eastAsia="sv-SE"/>
              </w:rPr>
              <w:t>2</w:t>
            </w:r>
          </w:p>
        </w:tc>
        <w:tc>
          <w:tcPr>
            <w:tcW w:w="313" w:type="pct"/>
            <w:vAlign w:val="center"/>
          </w:tcPr>
          <w:p w14:paraId="689C05A8" w14:textId="1BCD4A62" w:rsidR="005F1EAE" w:rsidRPr="002D1E6F" w:rsidRDefault="005F1EAE" w:rsidP="005F1EAE">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SRSWOR</w:t>
            </w:r>
          </w:p>
        </w:tc>
        <w:tc>
          <w:tcPr>
            <w:tcW w:w="310" w:type="pct"/>
            <w:vAlign w:val="center"/>
          </w:tcPr>
          <w:p w14:paraId="18A3ABA0" w14:textId="49ACAC01" w:rsidR="005F1EAE" w:rsidRPr="002D1E6F" w:rsidRDefault="005F1EAE" w:rsidP="005F1EAE">
            <w:pPr>
              <w:spacing w:after="0" w:line="240" w:lineRule="auto"/>
              <w:jc w:val="center"/>
              <w:rPr>
                <w:rFonts w:ascii="Calibri" w:eastAsia="Times New Roman" w:hAnsi="Calibri" w:cs="Calibri"/>
                <w:color w:val="808080"/>
                <w:sz w:val="18"/>
                <w:szCs w:val="18"/>
                <w:lang w:eastAsia="sv-SE"/>
              </w:rPr>
            </w:pPr>
            <w:r w:rsidRPr="002D1E6F">
              <w:rPr>
                <w:rFonts w:ascii="Calibri" w:eastAsia="Times New Roman" w:hAnsi="Calibri" w:cs="Calibri"/>
                <w:color w:val="000000"/>
                <w:sz w:val="18"/>
                <w:szCs w:val="18"/>
                <w:lang w:eastAsia="sv-SE"/>
              </w:rPr>
              <w:t>0,0</w:t>
            </w:r>
            <w:r w:rsidR="005179A8" w:rsidRPr="002D1E6F">
              <w:rPr>
                <w:rFonts w:ascii="Calibri" w:eastAsia="Times New Roman" w:hAnsi="Calibri" w:cs="Calibri"/>
                <w:color w:val="000000"/>
                <w:sz w:val="18"/>
                <w:szCs w:val="18"/>
                <w:lang w:eastAsia="sv-SE"/>
              </w:rPr>
              <w:t>4</w:t>
            </w:r>
          </w:p>
        </w:tc>
        <w:tc>
          <w:tcPr>
            <w:tcW w:w="429" w:type="pct"/>
            <w:vAlign w:val="center"/>
          </w:tcPr>
          <w:p w14:paraId="347695E0" w14:textId="2954795B" w:rsidR="005F1EAE" w:rsidRPr="002D1E6F" w:rsidRDefault="005F1EAE" w:rsidP="005F1EAE">
            <w:pPr>
              <w:spacing w:after="0" w:line="240" w:lineRule="auto"/>
              <w:jc w:val="center"/>
              <w:rPr>
                <w:rFonts w:ascii="Calibri" w:eastAsia="Times New Roman" w:hAnsi="Calibri" w:cs="Calibri"/>
                <w:color w:val="808080"/>
                <w:sz w:val="18"/>
                <w:szCs w:val="18"/>
                <w:lang w:eastAsia="sv-SE"/>
              </w:rPr>
            </w:pPr>
            <w:r w:rsidRPr="002D1E6F">
              <w:rPr>
                <w:rFonts w:ascii="Calibri" w:eastAsia="Times New Roman" w:hAnsi="Calibri" w:cs="Calibri"/>
                <w:color w:val="808080"/>
                <w:sz w:val="18"/>
                <w:szCs w:val="18"/>
                <w:lang w:eastAsia="sv-SE"/>
              </w:rPr>
              <w:t>---</w:t>
            </w:r>
          </w:p>
        </w:tc>
        <w:tc>
          <w:tcPr>
            <w:tcW w:w="487" w:type="pct"/>
            <w:shd w:val="clear" w:color="auto" w:fill="auto"/>
            <w:noWrap/>
            <w:vAlign w:val="center"/>
            <w:hideMark/>
          </w:tcPr>
          <w:p w14:paraId="66194B13" w14:textId="419B2BC6" w:rsidR="005F1EAE" w:rsidRPr="002D1E6F" w:rsidRDefault="005F1EAE" w:rsidP="005F1EAE">
            <w:pPr>
              <w:spacing w:after="0" w:line="240" w:lineRule="auto"/>
              <w:jc w:val="center"/>
              <w:rPr>
                <w:rFonts w:ascii="Calibri" w:eastAsia="Times New Roman" w:hAnsi="Calibri" w:cs="Calibri"/>
                <w:color w:val="808080"/>
                <w:sz w:val="18"/>
                <w:szCs w:val="18"/>
                <w:lang w:eastAsia="sv-SE"/>
              </w:rPr>
            </w:pPr>
            <w:r w:rsidRPr="002D1E6F">
              <w:rPr>
                <w:rFonts w:ascii="Calibri" w:eastAsia="Times New Roman" w:hAnsi="Calibri" w:cs="Calibri"/>
                <w:color w:val="808080"/>
                <w:sz w:val="18"/>
                <w:szCs w:val="18"/>
                <w:lang w:eastAsia="sv-SE"/>
              </w:rPr>
              <w:t>---</w:t>
            </w:r>
          </w:p>
        </w:tc>
        <w:tc>
          <w:tcPr>
            <w:tcW w:w="479" w:type="pct"/>
            <w:vAlign w:val="center"/>
          </w:tcPr>
          <w:p w14:paraId="6B602B1D" w14:textId="35067847" w:rsidR="005F1EAE" w:rsidRPr="002D1E6F" w:rsidRDefault="005F1EAE" w:rsidP="005F1EAE">
            <w:pPr>
              <w:spacing w:after="0" w:line="240" w:lineRule="auto"/>
              <w:jc w:val="center"/>
              <w:rPr>
                <w:rFonts w:ascii="Calibri" w:eastAsia="Times New Roman" w:hAnsi="Calibri" w:cs="Calibri"/>
                <w:color w:val="808080"/>
                <w:sz w:val="18"/>
                <w:szCs w:val="18"/>
                <w:lang w:eastAsia="sv-SE"/>
              </w:rPr>
            </w:pPr>
            <w:r w:rsidRPr="002D1E6F">
              <w:rPr>
                <w:rFonts w:ascii="Calibri" w:eastAsia="Times New Roman" w:hAnsi="Calibri" w:cs="Calibri"/>
                <w:color w:val="808080"/>
                <w:sz w:val="18"/>
                <w:szCs w:val="18"/>
                <w:lang w:eastAsia="sv-SE"/>
              </w:rPr>
              <w:t>---</w:t>
            </w:r>
          </w:p>
        </w:tc>
        <w:tc>
          <w:tcPr>
            <w:tcW w:w="423" w:type="pct"/>
            <w:shd w:val="clear" w:color="auto" w:fill="auto"/>
            <w:noWrap/>
            <w:vAlign w:val="center"/>
            <w:hideMark/>
          </w:tcPr>
          <w:p w14:paraId="7361F483" w14:textId="1602255D" w:rsidR="005F1EAE" w:rsidRPr="002D1E6F" w:rsidRDefault="005F1EAE" w:rsidP="005F1EAE">
            <w:pPr>
              <w:spacing w:after="0" w:line="240" w:lineRule="auto"/>
              <w:jc w:val="center"/>
              <w:rPr>
                <w:rFonts w:ascii="Calibri" w:eastAsia="Times New Roman" w:hAnsi="Calibri" w:cs="Calibri"/>
                <w:color w:val="808080"/>
                <w:sz w:val="18"/>
                <w:szCs w:val="18"/>
                <w:lang w:eastAsia="sv-SE"/>
              </w:rPr>
            </w:pPr>
            <w:r w:rsidRPr="002D1E6F">
              <w:rPr>
                <w:rFonts w:ascii="Calibri" w:eastAsia="Times New Roman" w:hAnsi="Calibri" w:cs="Calibri"/>
                <w:color w:val="808080"/>
                <w:sz w:val="18"/>
                <w:szCs w:val="18"/>
                <w:lang w:eastAsia="sv-SE"/>
              </w:rPr>
              <w:t>---</w:t>
            </w:r>
          </w:p>
        </w:tc>
        <w:tc>
          <w:tcPr>
            <w:tcW w:w="251" w:type="pct"/>
            <w:shd w:val="clear" w:color="auto" w:fill="auto"/>
            <w:noWrap/>
            <w:vAlign w:val="center"/>
            <w:hideMark/>
          </w:tcPr>
          <w:p w14:paraId="05D3A75D" w14:textId="77777777" w:rsidR="005F1EAE" w:rsidRPr="002D1E6F" w:rsidRDefault="005F1EAE" w:rsidP="005F1EAE">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Port S34</w:t>
            </w:r>
          </w:p>
        </w:tc>
      </w:tr>
    </w:tbl>
    <w:p w14:paraId="7E44CC1C" w14:textId="77777777" w:rsidR="00AA7387" w:rsidRPr="002D1E6F" w:rsidRDefault="00AA7387" w:rsidP="001229A2">
      <w:pPr>
        <w:spacing w:after="0"/>
        <w:rPr>
          <w:rFonts w:ascii="Calibri" w:eastAsia="Times New Roman" w:hAnsi="Calibri" w:cs="Calibri"/>
          <w:b/>
          <w:bCs/>
          <w:color w:val="000000"/>
          <w:lang w:eastAsia="sv-SE"/>
        </w:rPr>
      </w:pPr>
    </w:p>
    <w:p w14:paraId="65F92759" w14:textId="1096A501" w:rsidR="00FF0200" w:rsidRPr="002D1E6F" w:rsidRDefault="00AA7387" w:rsidP="001229A2">
      <w:pPr>
        <w:spacing w:after="0"/>
        <w:rPr>
          <w:rFonts w:ascii="Calibri" w:eastAsia="Times New Roman" w:hAnsi="Calibri" w:cs="Calibri"/>
          <w:b/>
          <w:bCs/>
          <w:color w:val="000000"/>
          <w:lang w:eastAsia="sv-SE"/>
        </w:rPr>
      </w:pPr>
      <w:r w:rsidRPr="002D1E6F">
        <w:rPr>
          <w:rFonts w:ascii="Calibri" w:eastAsia="Times New Roman" w:hAnsi="Calibri" w:cs="Calibri"/>
          <w:b/>
          <w:bCs/>
          <w:color w:val="000000"/>
          <w:lang w:eastAsia="sv-SE"/>
        </w:rPr>
        <w:t>E</w:t>
      </w:r>
      <w:r w:rsidR="00FF0200" w:rsidRPr="002D1E6F">
        <w:rPr>
          <w:rFonts w:ascii="Calibri" w:eastAsia="Times New Roman" w:hAnsi="Calibri" w:cs="Calibri"/>
          <w:b/>
          <w:bCs/>
          <w:color w:val="000000"/>
          <w:lang w:eastAsia="sv-SE"/>
        </w:rPr>
        <w:t>xample</w:t>
      </w:r>
      <w:r w:rsidRPr="002D1E6F">
        <w:rPr>
          <w:rFonts w:ascii="Calibri" w:eastAsia="Times New Roman" w:hAnsi="Calibri" w:cs="Calibri"/>
          <w:b/>
          <w:bCs/>
          <w:color w:val="000000"/>
          <w:lang w:eastAsia="sv-SE"/>
        </w:rPr>
        <w:t xml:space="preserve"> 2</w:t>
      </w:r>
      <w:r w:rsidR="00FB7AFA" w:rsidRPr="002D1E6F">
        <w:rPr>
          <w:rFonts w:ascii="Calibri" w:eastAsia="Times New Roman" w:hAnsi="Calibri" w:cs="Calibri"/>
          <w:b/>
          <w:bCs/>
          <w:color w:val="000000"/>
          <w:lang w:eastAsia="sv-SE"/>
        </w:rPr>
        <w:t>: 1-stage cluster sampling without stratification</w:t>
      </w:r>
      <w:r w:rsidR="00FB7AFA" w:rsidRPr="002D1E6F" w:rsidDel="00FB7AFA">
        <w:rPr>
          <w:rFonts w:ascii="Calibri" w:eastAsia="Times New Roman" w:hAnsi="Calibri" w:cs="Calibri"/>
          <w:b/>
          <w:bCs/>
          <w:color w:val="000000"/>
          <w:lang w:eastAsia="sv-SE"/>
        </w:rPr>
        <w:t xml:space="preserve"> </w:t>
      </w:r>
      <w:r w:rsidRPr="002D1E6F">
        <w:rPr>
          <w:rFonts w:ascii="Calibri" w:eastAsia="Times New Roman" w:hAnsi="Calibri" w:cs="Calibri"/>
          <w:b/>
          <w:bCs/>
          <w:color w:val="000000"/>
          <w:lang w:eastAsia="sv-SE"/>
        </w:rPr>
        <w:t>(‘1C’)</w:t>
      </w:r>
    </w:p>
    <w:p w14:paraId="77D896D4" w14:textId="71F8F3BB" w:rsidR="00FF0200" w:rsidRPr="002D1E6F" w:rsidRDefault="00FF0200" w:rsidP="001229A2">
      <w:pPr>
        <w:spacing w:after="0"/>
        <w:rPr>
          <w:rFonts w:ascii="Calibri" w:eastAsia="Times New Roman" w:hAnsi="Calibri" w:cs="Calibri"/>
          <w:b/>
          <w:bCs/>
          <w:color w:val="000000"/>
          <w:lang w:eastAsia="sv-SE"/>
        </w:rPr>
      </w:pPr>
      <w:r w:rsidRPr="002D1E6F">
        <w:rPr>
          <w:rFonts w:ascii="Calibri" w:eastAsia="Times New Roman" w:hAnsi="Calibri" w:cs="Calibri"/>
          <w:b/>
          <w:bCs/>
          <w:color w:val="000000"/>
          <w:lang w:eastAsia="sv-SE"/>
        </w:rPr>
        <w:t xml:space="preserve">In Country Z the sampling of landings involves a stage of port selection. The ports are organized in three geographical clusters: "North" (3 ports), "Center" (4 ports), "South" (5 ports).  In a specific time period 2 clusters are selected </w:t>
      </w:r>
      <w:r w:rsidR="005F1EAE" w:rsidRPr="002D1E6F">
        <w:rPr>
          <w:rFonts w:ascii="Calibri" w:eastAsia="Times New Roman" w:hAnsi="Calibri" w:cs="Calibri"/>
          <w:b/>
          <w:bCs/>
          <w:color w:val="000000"/>
          <w:lang w:eastAsia="sv-SE"/>
        </w:rPr>
        <w:t xml:space="preserve">for sampling </w:t>
      </w:r>
      <w:r w:rsidRPr="002D1E6F">
        <w:rPr>
          <w:rFonts w:ascii="Calibri" w:eastAsia="Times New Roman" w:hAnsi="Calibri" w:cs="Calibri"/>
          <w:b/>
          <w:bCs/>
          <w:color w:val="000000"/>
          <w:lang w:eastAsia="sv-SE"/>
        </w:rPr>
        <w:t xml:space="preserve">and all ports in </w:t>
      </w:r>
      <w:r w:rsidR="005F1EAE" w:rsidRPr="002D1E6F">
        <w:rPr>
          <w:rFonts w:ascii="Calibri" w:eastAsia="Times New Roman" w:hAnsi="Calibri" w:cs="Calibri"/>
          <w:b/>
          <w:bCs/>
          <w:color w:val="000000"/>
          <w:lang w:eastAsia="sv-SE"/>
        </w:rPr>
        <w:t xml:space="preserve">each cluster </w:t>
      </w:r>
      <w:r w:rsidRPr="002D1E6F">
        <w:rPr>
          <w:rFonts w:ascii="Calibri" w:eastAsia="Times New Roman" w:hAnsi="Calibri" w:cs="Calibri"/>
          <w:b/>
          <w:bCs/>
          <w:color w:val="000000"/>
          <w:lang w:eastAsia="sv-SE"/>
        </w:rPr>
        <w:t>are visited. In the example, cluster "Center" and "South" were selected in the sampling and fully inventoried.</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616"/>
        <w:gridCol w:w="781"/>
        <w:gridCol w:w="841"/>
        <w:gridCol w:w="707"/>
        <w:gridCol w:w="892"/>
        <w:gridCol w:w="841"/>
        <w:gridCol w:w="853"/>
        <w:gridCol w:w="1016"/>
        <w:gridCol w:w="1037"/>
        <w:gridCol w:w="881"/>
        <w:gridCol w:w="1217"/>
        <w:gridCol w:w="1380"/>
        <w:gridCol w:w="1357"/>
        <w:gridCol w:w="1201"/>
        <w:gridCol w:w="714"/>
      </w:tblGrid>
      <w:tr w:rsidR="000971B0" w:rsidRPr="002D1E6F" w14:paraId="213CA263" w14:textId="77777777" w:rsidTr="00BB05D8">
        <w:trPr>
          <w:trHeight w:val="300"/>
        </w:trPr>
        <w:tc>
          <w:tcPr>
            <w:tcW w:w="195" w:type="pct"/>
            <w:shd w:val="clear" w:color="000000" w:fill="5B9BD5"/>
            <w:noWrap/>
            <w:vAlign w:val="center"/>
            <w:hideMark/>
          </w:tcPr>
          <w:p w14:paraId="3ACE88C5" w14:textId="77777777" w:rsidR="005F1EAE" w:rsidRPr="002D1E6F" w:rsidRDefault="005F1EAE" w:rsidP="005F1EAE">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LocationId</w:t>
            </w:r>
          </w:p>
        </w:tc>
        <w:tc>
          <w:tcPr>
            <w:tcW w:w="247" w:type="pct"/>
            <w:shd w:val="clear" w:color="000000" w:fill="5B9BD5"/>
            <w:noWrap/>
            <w:vAlign w:val="center"/>
            <w:hideMark/>
          </w:tcPr>
          <w:p w14:paraId="2061B93F" w14:textId="77777777" w:rsidR="005F1EAE" w:rsidRPr="002D1E6F" w:rsidRDefault="005F1EAE" w:rsidP="005F1EAE">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LOrecordType</w:t>
            </w:r>
          </w:p>
        </w:tc>
        <w:tc>
          <w:tcPr>
            <w:tcW w:w="265" w:type="pct"/>
            <w:shd w:val="clear" w:color="000000" w:fill="D9D9D9"/>
            <w:noWrap/>
            <w:vAlign w:val="center"/>
            <w:hideMark/>
          </w:tcPr>
          <w:p w14:paraId="600C6AE5" w14:textId="77777777" w:rsidR="005F1EAE" w:rsidRPr="002D1E6F" w:rsidRDefault="005F1EAE" w:rsidP="005F1EAE">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LOstratification</w:t>
            </w:r>
          </w:p>
        </w:tc>
        <w:tc>
          <w:tcPr>
            <w:tcW w:w="224" w:type="pct"/>
            <w:shd w:val="clear" w:color="000000" w:fill="D9D9D9"/>
            <w:noWrap/>
            <w:vAlign w:val="center"/>
            <w:hideMark/>
          </w:tcPr>
          <w:p w14:paraId="576DB832" w14:textId="77777777" w:rsidR="005F1EAE" w:rsidRPr="002D1E6F" w:rsidRDefault="005F1EAE" w:rsidP="005F1EAE">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LOclustering</w:t>
            </w:r>
          </w:p>
        </w:tc>
        <w:tc>
          <w:tcPr>
            <w:tcW w:w="281" w:type="pct"/>
            <w:shd w:val="clear" w:color="000000" w:fill="5B9BD5"/>
            <w:noWrap/>
            <w:vAlign w:val="center"/>
            <w:hideMark/>
          </w:tcPr>
          <w:p w14:paraId="27402A4F" w14:textId="77777777" w:rsidR="005F1EAE" w:rsidRPr="002D1E6F" w:rsidRDefault="005F1EAE" w:rsidP="005F1EAE">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LOstratumName</w:t>
            </w:r>
          </w:p>
        </w:tc>
        <w:tc>
          <w:tcPr>
            <w:tcW w:w="265" w:type="pct"/>
            <w:shd w:val="clear" w:color="000000" w:fill="D9D9D9"/>
            <w:noWrap/>
            <w:vAlign w:val="center"/>
            <w:hideMark/>
          </w:tcPr>
          <w:p w14:paraId="63A3F1DD" w14:textId="77777777" w:rsidR="005F1EAE" w:rsidRPr="002D1E6F" w:rsidRDefault="005F1EAE" w:rsidP="005F1EAE">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LOclusterName</w:t>
            </w:r>
          </w:p>
        </w:tc>
        <w:tc>
          <w:tcPr>
            <w:tcW w:w="269" w:type="pct"/>
            <w:shd w:val="clear" w:color="000000" w:fill="D9D9D9"/>
            <w:vAlign w:val="center"/>
          </w:tcPr>
          <w:p w14:paraId="23828AF8" w14:textId="77777777" w:rsidR="005F1EAE" w:rsidRPr="002D1E6F" w:rsidRDefault="005F1EAE" w:rsidP="005F1EAE">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LOnumberTotal</w:t>
            </w:r>
          </w:p>
        </w:tc>
        <w:tc>
          <w:tcPr>
            <w:tcW w:w="319" w:type="pct"/>
            <w:shd w:val="clear" w:color="000000" w:fill="D9D9D9"/>
            <w:vAlign w:val="center"/>
          </w:tcPr>
          <w:p w14:paraId="621A2435" w14:textId="77777777" w:rsidR="005F1EAE" w:rsidRPr="002D1E6F" w:rsidRDefault="005F1EAE" w:rsidP="005F1EAE">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LOnumberSampled</w:t>
            </w:r>
          </w:p>
        </w:tc>
        <w:tc>
          <w:tcPr>
            <w:tcW w:w="589" w:type="pct"/>
            <w:shd w:val="clear" w:color="000000" w:fill="D9D9D9"/>
            <w:vAlign w:val="center"/>
          </w:tcPr>
          <w:p w14:paraId="1FEBF679" w14:textId="6EF18393" w:rsidR="005F1EAE" w:rsidRPr="002D1E6F" w:rsidRDefault="005F1EAE" w:rsidP="000971B0">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LOselection</w:t>
            </w:r>
            <w:r w:rsidR="000971B0" w:rsidRPr="002D1E6F">
              <w:rPr>
                <w:rFonts w:ascii="Calibri" w:eastAsia="Times New Roman" w:hAnsi="Calibri" w:cs="Calibri"/>
                <w:color w:val="000000"/>
                <w:sz w:val="18"/>
                <w:szCs w:val="18"/>
                <w:lang w:eastAsia="sv-SE"/>
              </w:rPr>
              <w:t>Method</w:t>
            </w:r>
          </w:p>
        </w:tc>
        <w:tc>
          <w:tcPr>
            <w:tcW w:w="277" w:type="pct"/>
            <w:shd w:val="clear" w:color="000000" w:fill="D9D9D9"/>
            <w:vAlign w:val="center"/>
          </w:tcPr>
          <w:p w14:paraId="3A5B450B" w14:textId="77777777" w:rsidR="005F1EAE" w:rsidRPr="002D1E6F" w:rsidRDefault="005F1EAE" w:rsidP="005F1EAE">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LOinclusionProb</w:t>
            </w:r>
          </w:p>
        </w:tc>
        <w:tc>
          <w:tcPr>
            <w:tcW w:w="381" w:type="pct"/>
            <w:shd w:val="clear" w:color="000000" w:fill="D9D9D9"/>
            <w:vAlign w:val="center"/>
          </w:tcPr>
          <w:p w14:paraId="5A747C9A" w14:textId="77777777" w:rsidR="005F1EAE" w:rsidRPr="002D1E6F" w:rsidRDefault="005F1EAE" w:rsidP="005F1EAE">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LOnumberTotalClusters</w:t>
            </w:r>
          </w:p>
        </w:tc>
        <w:tc>
          <w:tcPr>
            <w:tcW w:w="431" w:type="pct"/>
            <w:shd w:val="clear" w:color="000000" w:fill="D9D9D9"/>
            <w:noWrap/>
            <w:vAlign w:val="center"/>
            <w:hideMark/>
          </w:tcPr>
          <w:p w14:paraId="41DD1655" w14:textId="77777777" w:rsidR="005F1EAE" w:rsidRPr="002D1E6F" w:rsidRDefault="005F1EAE" w:rsidP="005F1EAE">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LOnumberSampledClusters</w:t>
            </w:r>
          </w:p>
        </w:tc>
        <w:tc>
          <w:tcPr>
            <w:tcW w:w="425" w:type="pct"/>
            <w:shd w:val="clear" w:color="000000" w:fill="D9D9D9"/>
            <w:vAlign w:val="center"/>
          </w:tcPr>
          <w:p w14:paraId="59AE946B" w14:textId="77777777" w:rsidR="005F1EAE" w:rsidRPr="002D1E6F" w:rsidRDefault="005F1EAE" w:rsidP="005F1EAE">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LOselectionMethodCluster</w:t>
            </w:r>
          </w:p>
        </w:tc>
        <w:tc>
          <w:tcPr>
            <w:tcW w:w="605" w:type="pct"/>
            <w:shd w:val="clear" w:color="000000" w:fill="D9D9D9"/>
            <w:noWrap/>
            <w:vAlign w:val="center"/>
            <w:hideMark/>
          </w:tcPr>
          <w:p w14:paraId="1980A909" w14:textId="77777777" w:rsidR="005F1EAE" w:rsidRPr="002D1E6F" w:rsidRDefault="005F1EAE" w:rsidP="005F1EAE">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LOinclusionProbCluster</w:t>
            </w:r>
          </w:p>
        </w:tc>
        <w:tc>
          <w:tcPr>
            <w:tcW w:w="226" w:type="pct"/>
            <w:shd w:val="clear" w:color="000000" w:fill="5B9BD5"/>
            <w:noWrap/>
            <w:vAlign w:val="center"/>
            <w:hideMark/>
          </w:tcPr>
          <w:p w14:paraId="77E181C7" w14:textId="77777777" w:rsidR="005F1EAE" w:rsidRPr="002D1E6F" w:rsidRDefault="005F1EAE" w:rsidP="005F1EAE">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LOunitName</w:t>
            </w:r>
          </w:p>
        </w:tc>
      </w:tr>
      <w:tr w:rsidR="000971B0" w:rsidRPr="002D1E6F" w14:paraId="2A418ECD" w14:textId="77777777" w:rsidTr="00BB05D8">
        <w:trPr>
          <w:trHeight w:val="300"/>
        </w:trPr>
        <w:tc>
          <w:tcPr>
            <w:tcW w:w="195" w:type="pct"/>
            <w:shd w:val="clear" w:color="auto" w:fill="auto"/>
            <w:noWrap/>
            <w:vAlign w:val="center"/>
            <w:hideMark/>
          </w:tcPr>
          <w:p w14:paraId="44A9B7B9" w14:textId="77777777" w:rsidR="005F1EAE" w:rsidRPr="002D1E6F" w:rsidRDefault="005F1EAE" w:rsidP="005F1EAE">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1</w:t>
            </w:r>
          </w:p>
        </w:tc>
        <w:tc>
          <w:tcPr>
            <w:tcW w:w="247" w:type="pct"/>
            <w:shd w:val="clear" w:color="auto" w:fill="auto"/>
            <w:noWrap/>
            <w:vAlign w:val="center"/>
            <w:hideMark/>
          </w:tcPr>
          <w:p w14:paraId="3DFA0D99" w14:textId="77777777" w:rsidR="005F1EAE" w:rsidRPr="002D1E6F" w:rsidRDefault="005F1EAE" w:rsidP="005F1EAE">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LO</w:t>
            </w:r>
          </w:p>
        </w:tc>
        <w:tc>
          <w:tcPr>
            <w:tcW w:w="265" w:type="pct"/>
            <w:shd w:val="clear" w:color="auto" w:fill="auto"/>
            <w:noWrap/>
            <w:vAlign w:val="center"/>
            <w:hideMark/>
          </w:tcPr>
          <w:p w14:paraId="3CE874CF" w14:textId="425191CB" w:rsidR="005F1EAE" w:rsidRPr="002D1E6F" w:rsidRDefault="005F1EAE" w:rsidP="005F1EAE">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N</w:t>
            </w:r>
          </w:p>
        </w:tc>
        <w:tc>
          <w:tcPr>
            <w:tcW w:w="224" w:type="pct"/>
            <w:shd w:val="clear" w:color="auto" w:fill="auto"/>
            <w:noWrap/>
            <w:vAlign w:val="center"/>
            <w:hideMark/>
          </w:tcPr>
          <w:p w14:paraId="3CD5F4F4" w14:textId="4E52E818" w:rsidR="005F1EAE" w:rsidRPr="002D1E6F" w:rsidRDefault="00BB05D8" w:rsidP="005F1EAE">
            <w:pPr>
              <w:spacing w:after="0" w:line="240" w:lineRule="auto"/>
              <w:jc w:val="center"/>
              <w:rPr>
                <w:rFonts w:ascii="Calibri" w:eastAsia="Times New Roman" w:hAnsi="Calibri" w:cs="Calibri"/>
                <w:color w:val="000000"/>
                <w:sz w:val="18"/>
                <w:szCs w:val="18"/>
                <w:lang w:eastAsia="sv-SE"/>
              </w:rPr>
            </w:pPr>
            <w:r w:rsidRPr="002D1E6F">
              <w:rPr>
                <w:sz w:val="18"/>
                <w:szCs w:val="18"/>
              </w:rPr>
              <w:t>1C</w:t>
            </w:r>
          </w:p>
        </w:tc>
        <w:tc>
          <w:tcPr>
            <w:tcW w:w="281" w:type="pct"/>
            <w:shd w:val="clear" w:color="auto" w:fill="auto"/>
            <w:noWrap/>
            <w:vAlign w:val="center"/>
            <w:hideMark/>
          </w:tcPr>
          <w:p w14:paraId="7723009D" w14:textId="51FCA86A" w:rsidR="005F1EAE" w:rsidRPr="002D1E6F" w:rsidRDefault="005F1EAE" w:rsidP="005F1EAE">
            <w:pPr>
              <w:spacing w:after="0" w:line="240" w:lineRule="auto"/>
              <w:jc w:val="center"/>
              <w:rPr>
                <w:rFonts w:ascii="Calibri" w:eastAsia="Times New Roman" w:hAnsi="Calibri" w:cs="Calibri"/>
                <w:sz w:val="18"/>
                <w:szCs w:val="18"/>
                <w:lang w:eastAsia="sv-SE"/>
              </w:rPr>
            </w:pPr>
            <w:r w:rsidRPr="002D1E6F">
              <w:rPr>
                <w:rFonts w:ascii="Calibri" w:hAnsi="Calibri" w:cs="Calibri"/>
                <w:sz w:val="18"/>
                <w:szCs w:val="18"/>
              </w:rPr>
              <w:t>None</w:t>
            </w:r>
          </w:p>
        </w:tc>
        <w:tc>
          <w:tcPr>
            <w:tcW w:w="265" w:type="pct"/>
            <w:shd w:val="clear" w:color="auto" w:fill="auto"/>
            <w:noWrap/>
            <w:vAlign w:val="center"/>
            <w:hideMark/>
          </w:tcPr>
          <w:p w14:paraId="14DB8E49" w14:textId="05234875" w:rsidR="005F1EAE" w:rsidRPr="002D1E6F" w:rsidRDefault="005F1EAE" w:rsidP="005F1EAE">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color w:val="000000"/>
                <w:sz w:val="18"/>
                <w:szCs w:val="18"/>
              </w:rPr>
              <w:t>Center</w:t>
            </w:r>
          </w:p>
        </w:tc>
        <w:tc>
          <w:tcPr>
            <w:tcW w:w="269" w:type="pct"/>
            <w:vAlign w:val="center"/>
          </w:tcPr>
          <w:p w14:paraId="45EE34C0" w14:textId="57DA7406" w:rsidR="005F1EAE" w:rsidRPr="002D1E6F" w:rsidRDefault="005F1EAE" w:rsidP="005F1EAE">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color w:val="000000"/>
                <w:sz w:val="18"/>
                <w:szCs w:val="18"/>
              </w:rPr>
              <w:t>4</w:t>
            </w:r>
          </w:p>
        </w:tc>
        <w:tc>
          <w:tcPr>
            <w:tcW w:w="319" w:type="pct"/>
            <w:vAlign w:val="center"/>
          </w:tcPr>
          <w:p w14:paraId="5E6A865C" w14:textId="4A3C2864" w:rsidR="005F1EAE" w:rsidRPr="002D1E6F" w:rsidRDefault="005F1EAE" w:rsidP="005F1EAE">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color w:val="000000"/>
                <w:sz w:val="18"/>
                <w:szCs w:val="18"/>
              </w:rPr>
              <w:t>4</w:t>
            </w:r>
          </w:p>
        </w:tc>
        <w:tc>
          <w:tcPr>
            <w:tcW w:w="589" w:type="pct"/>
            <w:vAlign w:val="center"/>
          </w:tcPr>
          <w:p w14:paraId="37B164BE" w14:textId="3AA9CA0E" w:rsidR="005F1EAE" w:rsidRPr="002D1E6F" w:rsidRDefault="005F1EAE" w:rsidP="005F1EAE">
            <w:pPr>
              <w:spacing w:after="0" w:line="240" w:lineRule="auto"/>
              <w:jc w:val="center"/>
              <w:rPr>
                <w:rFonts w:ascii="Calibri" w:eastAsia="Times New Roman" w:hAnsi="Calibri" w:cs="Calibri"/>
                <w:color w:val="000000"/>
                <w:sz w:val="18"/>
                <w:szCs w:val="18"/>
                <w:lang w:eastAsia="sv-SE"/>
              </w:rPr>
            </w:pPr>
            <w:r w:rsidRPr="002D1E6F">
              <w:rPr>
                <w:rFonts w:ascii="Calibri" w:hAnsi="Calibri" w:cs="Calibri"/>
                <w:color w:val="000000"/>
                <w:sz w:val="18"/>
                <w:szCs w:val="18"/>
              </w:rPr>
              <w:t>CENSUS</w:t>
            </w:r>
          </w:p>
        </w:tc>
        <w:tc>
          <w:tcPr>
            <w:tcW w:w="277" w:type="pct"/>
            <w:vAlign w:val="center"/>
          </w:tcPr>
          <w:p w14:paraId="2B72A763" w14:textId="3018B514" w:rsidR="005F1EAE" w:rsidRPr="002D1E6F" w:rsidRDefault="005F1EAE" w:rsidP="005F1EAE">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color w:val="000000"/>
                <w:sz w:val="18"/>
                <w:szCs w:val="18"/>
              </w:rPr>
              <w:t>1</w:t>
            </w:r>
          </w:p>
        </w:tc>
        <w:tc>
          <w:tcPr>
            <w:tcW w:w="381" w:type="pct"/>
            <w:vAlign w:val="center"/>
          </w:tcPr>
          <w:p w14:paraId="688C5D0D" w14:textId="59F1F295" w:rsidR="005F1EAE" w:rsidRPr="002D1E6F" w:rsidRDefault="005F1EAE" w:rsidP="005F1EAE">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sz w:val="18"/>
                <w:szCs w:val="18"/>
              </w:rPr>
              <w:t>3</w:t>
            </w:r>
          </w:p>
        </w:tc>
        <w:tc>
          <w:tcPr>
            <w:tcW w:w="431" w:type="pct"/>
            <w:shd w:val="clear" w:color="auto" w:fill="auto"/>
            <w:noWrap/>
            <w:vAlign w:val="center"/>
            <w:hideMark/>
          </w:tcPr>
          <w:p w14:paraId="6BDA9EA0" w14:textId="7EFD1798" w:rsidR="005F1EAE" w:rsidRPr="002D1E6F" w:rsidRDefault="005F1EAE" w:rsidP="005F1EAE">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sz w:val="18"/>
                <w:szCs w:val="18"/>
              </w:rPr>
              <w:t>2</w:t>
            </w:r>
          </w:p>
        </w:tc>
        <w:tc>
          <w:tcPr>
            <w:tcW w:w="425" w:type="pct"/>
            <w:vAlign w:val="center"/>
          </w:tcPr>
          <w:p w14:paraId="3D045756" w14:textId="41D8E73F" w:rsidR="005F1EAE" w:rsidRPr="002D1E6F" w:rsidRDefault="005F1EAE" w:rsidP="005F1EAE">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color w:val="000000"/>
                <w:sz w:val="18"/>
                <w:szCs w:val="18"/>
              </w:rPr>
              <w:t>SRSWOR</w:t>
            </w:r>
          </w:p>
        </w:tc>
        <w:tc>
          <w:tcPr>
            <w:tcW w:w="605" w:type="pct"/>
            <w:shd w:val="clear" w:color="auto" w:fill="auto"/>
            <w:noWrap/>
            <w:vAlign w:val="center"/>
            <w:hideMark/>
          </w:tcPr>
          <w:p w14:paraId="6A9757C7" w14:textId="20ABA977" w:rsidR="005F1EAE" w:rsidRPr="002D1E6F" w:rsidRDefault="005F1EAE" w:rsidP="005F1EAE">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color w:val="000000"/>
                <w:sz w:val="18"/>
                <w:szCs w:val="18"/>
              </w:rPr>
              <w:t>0,666666667</w:t>
            </w:r>
          </w:p>
        </w:tc>
        <w:tc>
          <w:tcPr>
            <w:tcW w:w="226" w:type="pct"/>
            <w:shd w:val="clear" w:color="auto" w:fill="auto"/>
            <w:noWrap/>
            <w:vAlign w:val="center"/>
            <w:hideMark/>
          </w:tcPr>
          <w:p w14:paraId="4B0F6FD1" w14:textId="76765EA5" w:rsidR="005F1EAE" w:rsidRPr="002D1E6F" w:rsidRDefault="005F1EAE" w:rsidP="005F1EAE">
            <w:pPr>
              <w:spacing w:after="0" w:line="240" w:lineRule="auto"/>
              <w:jc w:val="center"/>
              <w:rPr>
                <w:rFonts w:ascii="Calibri" w:eastAsia="Times New Roman" w:hAnsi="Calibri" w:cs="Calibri"/>
                <w:color w:val="000000"/>
                <w:sz w:val="18"/>
                <w:szCs w:val="18"/>
                <w:lang w:eastAsia="sv-SE"/>
              </w:rPr>
            </w:pPr>
            <w:r w:rsidRPr="002D1E6F">
              <w:rPr>
                <w:rFonts w:ascii="Calibri" w:hAnsi="Calibri" w:cs="Calibri"/>
                <w:color w:val="000000"/>
                <w:sz w:val="18"/>
                <w:szCs w:val="18"/>
              </w:rPr>
              <w:t>Port C1</w:t>
            </w:r>
          </w:p>
        </w:tc>
      </w:tr>
      <w:tr w:rsidR="00BB05D8" w:rsidRPr="002D1E6F" w14:paraId="00FFC9D9" w14:textId="77777777" w:rsidTr="006936F6">
        <w:trPr>
          <w:trHeight w:val="300"/>
        </w:trPr>
        <w:tc>
          <w:tcPr>
            <w:tcW w:w="195" w:type="pct"/>
            <w:shd w:val="clear" w:color="auto" w:fill="auto"/>
            <w:noWrap/>
            <w:vAlign w:val="center"/>
            <w:hideMark/>
          </w:tcPr>
          <w:p w14:paraId="74F04D5D" w14:textId="77777777" w:rsidR="00BB05D8" w:rsidRPr="002D1E6F" w:rsidRDefault="00BB05D8" w:rsidP="00BB05D8">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2</w:t>
            </w:r>
          </w:p>
        </w:tc>
        <w:tc>
          <w:tcPr>
            <w:tcW w:w="247" w:type="pct"/>
            <w:shd w:val="clear" w:color="auto" w:fill="auto"/>
            <w:noWrap/>
            <w:vAlign w:val="center"/>
            <w:hideMark/>
          </w:tcPr>
          <w:p w14:paraId="41D4E0D2" w14:textId="77777777" w:rsidR="00BB05D8" w:rsidRPr="002D1E6F" w:rsidRDefault="00BB05D8" w:rsidP="00BB05D8">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LO</w:t>
            </w:r>
          </w:p>
        </w:tc>
        <w:tc>
          <w:tcPr>
            <w:tcW w:w="265" w:type="pct"/>
            <w:shd w:val="clear" w:color="auto" w:fill="auto"/>
            <w:noWrap/>
            <w:vAlign w:val="center"/>
            <w:hideMark/>
          </w:tcPr>
          <w:p w14:paraId="1EC1B1D5" w14:textId="5D9EC845" w:rsidR="00BB05D8" w:rsidRPr="002D1E6F" w:rsidRDefault="00BB05D8" w:rsidP="00BB05D8">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N</w:t>
            </w:r>
          </w:p>
        </w:tc>
        <w:tc>
          <w:tcPr>
            <w:tcW w:w="224" w:type="pct"/>
            <w:shd w:val="clear" w:color="auto" w:fill="auto"/>
            <w:noWrap/>
            <w:hideMark/>
          </w:tcPr>
          <w:p w14:paraId="07CFEE2E" w14:textId="2F75D9F5" w:rsidR="00BB05D8" w:rsidRPr="002D1E6F" w:rsidRDefault="00BB05D8" w:rsidP="00BB05D8">
            <w:pPr>
              <w:spacing w:after="0" w:line="240" w:lineRule="auto"/>
              <w:jc w:val="center"/>
              <w:rPr>
                <w:rFonts w:ascii="Calibri" w:eastAsia="Times New Roman" w:hAnsi="Calibri" w:cs="Calibri"/>
                <w:color w:val="000000"/>
                <w:sz w:val="18"/>
                <w:szCs w:val="18"/>
                <w:lang w:eastAsia="sv-SE"/>
              </w:rPr>
            </w:pPr>
            <w:r w:rsidRPr="002D1E6F">
              <w:rPr>
                <w:sz w:val="18"/>
                <w:szCs w:val="18"/>
              </w:rPr>
              <w:t>1C</w:t>
            </w:r>
          </w:p>
        </w:tc>
        <w:tc>
          <w:tcPr>
            <w:tcW w:w="281" w:type="pct"/>
            <w:shd w:val="clear" w:color="auto" w:fill="auto"/>
            <w:noWrap/>
            <w:vAlign w:val="center"/>
            <w:hideMark/>
          </w:tcPr>
          <w:p w14:paraId="4EF11E39" w14:textId="617494A9" w:rsidR="00BB05D8" w:rsidRPr="002D1E6F" w:rsidRDefault="00BB05D8" w:rsidP="00BB05D8">
            <w:pPr>
              <w:spacing w:after="0" w:line="240" w:lineRule="auto"/>
              <w:jc w:val="center"/>
              <w:rPr>
                <w:rFonts w:ascii="Calibri" w:eastAsia="Times New Roman" w:hAnsi="Calibri" w:cs="Calibri"/>
                <w:sz w:val="18"/>
                <w:szCs w:val="18"/>
                <w:lang w:eastAsia="sv-SE"/>
              </w:rPr>
            </w:pPr>
            <w:r w:rsidRPr="002D1E6F">
              <w:rPr>
                <w:rFonts w:ascii="Calibri" w:hAnsi="Calibri" w:cs="Calibri"/>
                <w:sz w:val="18"/>
                <w:szCs w:val="18"/>
              </w:rPr>
              <w:t>None</w:t>
            </w:r>
          </w:p>
        </w:tc>
        <w:tc>
          <w:tcPr>
            <w:tcW w:w="265" w:type="pct"/>
            <w:shd w:val="clear" w:color="auto" w:fill="auto"/>
            <w:noWrap/>
            <w:vAlign w:val="center"/>
            <w:hideMark/>
          </w:tcPr>
          <w:p w14:paraId="13213D70" w14:textId="3D69D5C3" w:rsidR="00BB05D8" w:rsidRPr="002D1E6F" w:rsidRDefault="00BB05D8" w:rsidP="00BB05D8">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color w:val="000000"/>
                <w:sz w:val="18"/>
                <w:szCs w:val="18"/>
              </w:rPr>
              <w:t>Center</w:t>
            </w:r>
          </w:p>
        </w:tc>
        <w:tc>
          <w:tcPr>
            <w:tcW w:w="269" w:type="pct"/>
            <w:vAlign w:val="center"/>
          </w:tcPr>
          <w:p w14:paraId="7D3EA529" w14:textId="1FAEF531" w:rsidR="00BB05D8" w:rsidRPr="002D1E6F" w:rsidRDefault="00BB05D8" w:rsidP="00BB05D8">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color w:val="000000"/>
                <w:sz w:val="18"/>
                <w:szCs w:val="18"/>
              </w:rPr>
              <w:t>4</w:t>
            </w:r>
          </w:p>
        </w:tc>
        <w:tc>
          <w:tcPr>
            <w:tcW w:w="319" w:type="pct"/>
            <w:vAlign w:val="center"/>
          </w:tcPr>
          <w:p w14:paraId="67530DED" w14:textId="4642E349" w:rsidR="00BB05D8" w:rsidRPr="002D1E6F" w:rsidRDefault="00BB05D8" w:rsidP="00BB05D8">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color w:val="000000"/>
                <w:sz w:val="18"/>
                <w:szCs w:val="18"/>
              </w:rPr>
              <w:t>4</w:t>
            </w:r>
          </w:p>
        </w:tc>
        <w:tc>
          <w:tcPr>
            <w:tcW w:w="589" w:type="pct"/>
            <w:vAlign w:val="center"/>
          </w:tcPr>
          <w:p w14:paraId="784A3CFF" w14:textId="458BEA53" w:rsidR="00BB05D8" w:rsidRPr="002D1E6F" w:rsidRDefault="00BB05D8" w:rsidP="00BB05D8">
            <w:pPr>
              <w:spacing w:after="0" w:line="240" w:lineRule="auto"/>
              <w:jc w:val="center"/>
              <w:rPr>
                <w:rFonts w:ascii="Calibri" w:eastAsia="Times New Roman" w:hAnsi="Calibri" w:cs="Calibri"/>
                <w:color w:val="000000"/>
                <w:sz w:val="18"/>
                <w:szCs w:val="18"/>
                <w:lang w:eastAsia="sv-SE"/>
              </w:rPr>
            </w:pPr>
            <w:r w:rsidRPr="002D1E6F">
              <w:rPr>
                <w:rFonts w:ascii="Calibri" w:hAnsi="Calibri" w:cs="Calibri"/>
                <w:color w:val="000000"/>
                <w:sz w:val="18"/>
                <w:szCs w:val="18"/>
              </w:rPr>
              <w:t>CENSUS</w:t>
            </w:r>
          </w:p>
        </w:tc>
        <w:tc>
          <w:tcPr>
            <w:tcW w:w="277" w:type="pct"/>
            <w:vAlign w:val="center"/>
          </w:tcPr>
          <w:p w14:paraId="53130529" w14:textId="53F087EC" w:rsidR="00BB05D8" w:rsidRPr="002D1E6F" w:rsidRDefault="00BB05D8" w:rsidP="00BB05D8">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color w:val="000000"/>
                <w:sz w:val="18"/>
                <w:szCs w:val="18"/>
              </w:rPr>
              <w:t>1</w:t>
            </w:r>
          </w:p>
        </w:tc>
        <w:tc>
          <w:tcPr>
            <w:tcW w:w="381" w:type="pct"/>
            <w:vAlign w:val="center"/>
          </w:tcPr>
          <w:p w14:paraId="1BB9DFEC" w14:textId="7EEAF475" w:rsidR="00BB05D8" w:rsidRPr="002D1E6F" w:rsidRDefault="00BB05D8" w:rsidP="00BB05D8">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sz w:val="18"/>
                <w:szCs w:val="18"/>
              </w:rPr>
              <w:t>3</w:t>
            </w:r>
          </w:p>
        </w:tc>
        <w:tc>
          <w:tcPr>
            <w:tcW w:w="431" w:type="pct"/>
            <w:shd w:val="clear" w:color="auto" w:fill="auto"/>
            <w:noWrap/>
            <w:vAlign w:val="center"/>
            <w:hideMark/>
          </w:tcPr>
          <w:p w14:paraId="44D01509" w14:textId="255215FC" w:rsidR="00BB05D8" w:rsidRPr="002D1E6F" w:rsidRDefault="00BB05D8" w:rsidP="00BB05D8">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sz w:val="18"/>
                <w:szCs w:val="18"/>
              </w:rPr>
              <w:t>2</w:t>
            </w:r>
          </w:p>
        </w:tc>
        <w:tc>
          <w:tcPr>
            <w:tcW w:w="425" w:type="pct"/>
            <w:vAlign w:val="center"/>
          </w:tcPr>
          <w:p w14:paraId="7DC3CBDD" w14:textId="7285B62D" w:rsidR="00BB05D8" w:rsidRPr="002D1E6F" w:rsidRDefault="00BB05D8" w:rsidP="00BB05D8">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color w:val="000000"/>
                <w:sz w:val="18"/>
                <w:szCs w:val="18"/>
              </w:rPr>
              <w:t>SRSWOR</w:t>
            </w:r>
          </w:p>
        </w:tc>
        <w:tc>
          <w:tcPr>
            <w:tcW w:w="605" w:type="pct"/>
            <w:shd w:val="clear" w:color="auto" w:fill="auto"/>
            <w:noWrap/>
            <w:vAlign w:val="center"/>
            <w:hideMark/>
          </w:tcPr>
          <w:p w14:paraId="5B70D611" w14:textId="7A4364A9" w:rsidR="00BB05D8" w:rsidRPr="002D1E6F" w:rsidRDefault="00BB05D8" w:rsidP="00BB05D8">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color w:val="000000"/>
                <w:sz w:val="18"/>
                <w:szCs w:val="18"/>
              </w:rPr>
              <w:t>0,666666667</w:t>
            </w:r>
          </w:p>
        </w:tc>
        <w:tc>
          <w:tcPr>
            <w:tcW w:w="226" w:type="pct"/>
            <w:shd w:val="clear" w:color="auto" w:fill="auto"/>
            <w:noWrap/>
            <w:vAlign w:val="center"/>
            <w:hideMark/>
          </w:tcPr>
          <w:p w14:paraId="12D142E3" w14:textId="173D79D9" w:rsidR="00BB05D8" w:rsidRPr="002D1E6F" w:rsidRDefault="00BB05D8" w:rsidP="00BB05D8">
            <w:pPr>
              <w:spacing w:after="0" w:line="240" w:lineRule="auto"/>
              <w:jc w:val="center"/>
              <w:rPr>
                <w:rFonts w:ascii="Calibri" w:eastAsia="Times New Roman" w:hAnsi="Calibri" w:cs="Calibri"/>
                <w:color w:val="000000"/>
                <w:sz w:val="18"/>
                <w:szCs w:val="18"/>
                <w:lang w:eastAsia="sv-SE"/>
              </w:rPr>
            </w:pPr>
            <w:r w:rsidRPr="002D1E6F">
              <w:rPr>
                <w:rFonts w:ascii="Calibri" w:hAnsi="Calibri" w:cs="Calibri"/>
                <w:color w:val="000000"/>
                <w:sz w:val="18"/>
                <w:szCs w:val="18"/>
              </w:rPr>
              <w:t>Port C2</w:t>
            </w:r>
          </w:p>
        </w:tc>
      </w:tr>
      <w:tr w:rsidR="00BB05D8" w:rsidRPr="002D1E6F" w14:paraId="00039470" w14:textId="77777777" w:rsidTr="006936F6">
        <w:trPr>
          <w:trHeight w:val="300"/>
        </w:trPr>
        <w:tc>
          <w:tcPr>
            <w:tcW w:w="195" w:type="pct"/>
            <w:shd w:val="clear" w:color="auto" w:fill="auto"/>
            <w:noWrap/>
            <w:vAlign w:val="center"/>
            <w:hideMark/>
          </w:tcPr>
          <w:p w14:paraId="46832338" w14:textId="77777777" w:rsidR="00BB05D8" w:rsidRPr="002D1E6F" w:rsidRDefault="00BB05D8" w:rsidP="00BB05D8">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3</w:t>
            </w:r>
          </w:p>
        </w:tc>
        <w:tc>
          <w:tcPr>
            <w:tcW w:w="247" w:type="pct"/>
            <w:shd w:val="clear" w:color="auto" w:fill="auto"/>
            <w:noWrap/>
            <w:vAlign w:val="center"/>
            <w:hideMark/>
          </w:tcPr>
          <w:p w14:paraId="2FEAF988" w14:textId="77777777" w:rsidR="00BB05D8" w:rsidRPr="002D1E6F" w:rsidRDefault="00BB05D8" w:rsidP="00BB05D8">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LO</w:t>
            </w:r>
          </w:p>
        </w:tc>
        <w:tc>
          <w:tcPr>
            <w:tcW w:w="265" w:type="pct"/>
            <w:shd w:val="clear" w:color="auto" w:fill="auto"/>
            <w:noWrap/>
            <w:vAlign w:val="center"/>
            <w:hideMark/>
          </w:tcPr>
          <w:p w14:paraId="6473963E" w14:textId="57374C24" w:rsidR="00BB05D8" w:rsidRPr="002D1E6F" w:rsidRDefault="00BB05D8" w:rsidP="00BB05D8">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N</w:t>
            </w:r>
          </w:p>
        </w:tc>
        <w:tc>
          <w:tcPr>
            <w:tcW w:w="224" w:type="pct"/>
            <w:shd w:val="clear" w:color="auto" w:fill="auto"/>
            <w:noWrap/>
            <w:hideMark/>
          </w:tcPr>
          <w:p w14:paraId="4157BF6F" w14:textId="7F70ED7F" w:rsidR="00BB05D8" w:rsidRPr="002D1E6F" w:rsidRDefault="00BB05D8" w:rsidP="00BB05D8">
            <w:pPr>
              <w:spacing w:after="0" w:line="240" w:lineRule="auto"/>
              <w:jc w:val="center"/>
              <w:rPr>
                <w:rFonts w:ascii="Calibri" w:eastAsia="Times New Roman" w:hAnsi="Calibri" w:cs="Calibri"/>
                <w:color w:val="000000"/>
                <w:sz w:val="18"/>
                <w:szCs w:val="18"/>
                <w:lang w:eastAsia="sv-SE"/>
              </w:rPr>
            </w:pPr>
            <w:r w:rsidRPr="002D1E6F">
              <w:rPr>
                <w:sz w:val="18"/>
                <w:szCs w:val="18"/>
              </w:rPr>
              <w:t>1C</w:t>
            </w:r>
          </w:p>
        </w:tc>
        <w:tc>
          <w:tcPr>
            <w:tcW w:w="281" w:type="pct"/>
            <w:shd w:val="clear" w:color="auto" w:fill="auto"/>
            <w:noWrap/>
            <w:vAlign w:val="center"/>
            <w:hideMark/>
          </w:tcPr>
          <w:p w14:paraId="5E57E947" w14:textId="2479DBF4" w:rsidR="00BB05D8" w:rsidRPr="002D1E6F" w:rsidRDefault="00BB05D8" w:rsidP="00BB05D8">
            <w:pPr>
              <w:spacing w:after="0" w:line="240" w:lineRule="auto"/>
              <w:jc w:val="center"/>
              <w:rPr>
                <w:rFonts w:ascii="Calibri" w:eastAsia="Times New Roman" w:hAnsi="Calibri" w:cs="Calibri"/>
                <w:sz w:val="18"/>
                <w:szCs w:val="18"/>
                <w:lang w:eastAsia="sv-SE"/>
              </w:rPr>
            </w:pPr>
            <w:r w:rsidRPr="002D1E6F">
              <w:rPr>
                <w:rFonts w:ascii="Calibri" w:hAnsi="Calibri" w:cs="Calibri"/>
                <w:sz w:val="18"/>
                <w:szCs w:val="18"/>
              </w:rPr>
              <w:t>None</w:t>
            </w:r>
          </w:p>
        </w:tc>
        <w:tc>
          <w:tcPr>
            <w:tcW w:w="265" w:type="pct"/>
            <w:shd w:val="clear" w:color="auto" w:fill="auto"/>
            <w:noWrap/>
            <w:vAlign w:val="center"/>
            <w:hideMark/>
          </w:tcPr>
          <w:p w14:paraId="6D9D2E78" w14:textId="7E9CBE8F" w:rsidR="00BB05D8" w:rsidRPr="002D1E6F" w:rsidRDefault="00BB05D8" w:rsidP="00BB05D8">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color w:val="000000"/>
                <w:sz w:val="18"/>
                <w:szCs w:val="18"/>
              </w:rPr>
              <w:t>Center</w:t>
            </w:r>
          </w:p>
        </w:tc>
        <w:tc>
          <w:tcPr>
            <w:tcW w:w="269" w:type="pct"/>
            <w:vAlign w:val="center"/>
          </w:tcPr>
          <w:p w14:paraId="420C9E17" w14:textId="667B29AC" w:rsidR="00BB05D8" w:rsidRPr="002D1E6F" w:rsidRDefault="00BB05D8" w:rsidP="00BB05D8">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color w:val="000000"/>
                <w:sz w:val="18"/>
                <w:szCs w:val="18"/>
              </w:rPr>
              <w:t>4</w:t>
            </w:r>
          </w:p>
        </w:tc>
        <w:tc>
          <w:tcPr>
            <w:tcW w:w="319" w:type="pct"/>
            <w:vAlign w:val="center"/>
          </w:tcPr>
          <w:p w14:paraId="7919B2CA" w14:textId="33575F18" w:rsidR="00BB05D8" w:rsidRPr="002D1E6F" w:rsidRDefault="00BB05D8" w:rsidP="00BB05D8">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color w:val="000000"/>
                <w:sz w:val="18"/>
                <w:szCs w:val="18"/>
              </w:rPr>
              <w:t>4</w:t>
            </w:r>
          </w:p>
        </w:tc>
        <w:tc>
          <w:tcPr>
            <w:tcW w:w="589" w:type="pct"/>
            <w:vAlign w:val="center"/>
          </w:tcPr>
          <w:p w14:paraId="69ECF8CD" w14:textId="2F53F247" w:rsidR="00BB05D8" w:rsidRPr="002D1E6F" w:rsidRDefault="00BB05D8" w:rsidP="00BB05D8">
            <w:pPr>
              <w:spacing w:after="0" w:line="240" w:lineRule="auto"/>
              <w:jc w:val="center"/>
              <w:rPr>
                <w:rFonts w:ascii="Calibri" w:eastAsia="Times New Roman" w:hAnsi="Calibri" w:cs="Calibri"/>
                <w:color w:val="000000"/>
                <w:sz w:val="18"/>
                <w:szCs w:val="18"/>
                <w:lang w:eastAsia="sv-SE"/>
              </w:rPr>
            </w:pPr>
            <w:r w:rsidRPr="002D1E6F">
              <w:rPr>
                <w:rFonts w:ascii="Calibri" w:hAnsi="Calibri" w:cs="Calibri"/>
                <w:color w:val="000000"/>
                <w:sz w:val="18"/>
                <w:szCs w:val="18"/>
              </w:rPr>
              <w:t>CENSUS</w:t>
            </w:r>
          </w:p>
        </w:tc>
        <w:tc>
          <w:tcPr>
            <w:tcW w:w="277" w:type="pct"/>
            <w:vAlign w:val="center"/>
          </w:tcPr>
          <w:p w14:paraId="4311AF68" w14:textId="5A021FCE" w:rsidR="00BB05D8" w:rsidRPr="002D1E6F" w:rsidRDefault="00BB05D8" w:rsidP="00BB05D8">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color w:val="000000"/>
                <w:sz w:val="18"/>
                <w:szCs w:val="18"/>
              </w:rPr>
              <w:t>1</w:t>
            </w:r>
          </w:p>
        </w:tc>
        <w:tc>
          <w:tcPr>
            <w:tcW w:w="381" w:type="pct"/>
            <w:vAlign w:val="center"/>
          </w:tcPr>
          <w:p w14:paraId="188307F1" w14:textId="0DEBF9BD" w:rsidR="00BB05D8" w:rsidRPr="002D1E6F" w:rsidRDefault="00BB05D8" w:rsidP="00BB05D8">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sz w:val="18"/>
                <w:szCs w:val="18"/>
              </w:rPr>
              <w:t>3</w:t>
            </w:r>
          </w:p>
        </w:tc>
        <w:tc>
          <w:tcPr>
            <w:tcW w:w="431" w:type="pct"/>
            <w:shd w:val="clear" w:color="auto" w:fill="auto"/>
            <w:noWrap/>
            <w:vAlign w:val="center"/>
            <w:hideMark/>
          </w:tcPr>
          <w:p w14:paraId="75D47640" w14:textId="7F87F663" w:rsidR="00BB05D8" w:rsidRPr="002D1E6F" w:rsidRDefault="00BB05D8" w:rsidP="00BB05D8">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sz w:val="18"/>
                <w:szCs w:val="18"/>
              </w:rPr>
              <w:t>2</w:t>
            </w:r>
          </w:p>
        </w:tc>
        <w:tc>
          <w:tcPr>
            <w:tcW w:w="425" w:type="pct"/>
            <w:vAlign w:val="center"/>
          </w:tcPr>
          <w:p w14:paraId="72C95CF3" w14:textId="4A019462" w:rsidR="00BB05D8" w:rsidRPr="002D1E6F" w:rsidRDefault="00BB05D8" w:rsidP="00BB05D8">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color w:val="000000"/>
                <w:sz w:val="18"/>
                <w:szCs w:val="18"/>
              </w:rPr>
              <w:t>SRSWOR</w:t>
            </w:r>
          </w:p>
        </w:tc>
        <w:tc>
          <w:tcPr>
            <w:tcW w:w="605" w:type="pct"/>
            <w:shd w:val="clear" w:color="auto" w:fill="auto"/>
            <w:noWrap/>
            <w:vAlign w:val="center"/>
            <w:hideMark/>
          </w:tcPr>
          <w:p w14:paraId="31FFBF1A" w14:textId="01F7832A" w:rsidR="00BB05D8" w:rsidRPr="002D1E6F" w:rsidRDefault="00BB05D8" w:rsidP="00BB05D8">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color w:val="000000"/>
                <w:sz w:val="18"/>
                <w:szCs w:val="18"/>
              </w:rPr>
              <w:t>0,666666667</w:t>
            </w:r>
          </w:p>
        </w:tc>
        <w:tc>
          <w:tcPr>
            <w:tcW w:w="226" w:type="pct"/>
            <w:shd w:val="clear" w:color="auto" w:fill="auto"/>
            <w:noWrap/>
            <w:vAlign w:val="center"/>
            <w:hideMark/>
          </w:tcPr>
          <w:p w14:paraId="3B5326C8" w14:textId="19F61B4C" w:rsidR="00BB05D8" w:rsidRPr="002D1E6F" w:rsidRDefault="00BB05D8" w:rsidP="00BB05D8">
            <w:pPr>
              <w:spacing w:after="0" w:line="240" w:lineRule="auto"/>
              <w:jc w:val="center"/>
              <w:rPr>
                <w:rFonts w:ascii="Calibri" w:eastAsia="Times New Roman" w:hAnsi="Calibri" w:cs="Calibri"/>
                <w:color w:val="000000"/>
                <w:sz w:val="18"/>
                <w:szCs w:val="18"/>
                <w:lang w:eastAsia="sv-SE"/>
              </w:rPr>
            </w:pPr>
            <w:r w:rsidRPr="002D1E6F">
              <w:rPr>
                <w:rFonts w:ascii="Calibri" w:hAnsi="Calibri" w:cs="Calibri"/>
                <w:color w:val="000000"/>
                <w:sz w:val="18"/>
                <w:szCs w:val="18"/>
              </w:rPr>
              <w:t>Port C3</w:t>
            </w:r>
          </w:p>
        </w:tc>
      </w:tr>
      <w:tr w:rsidR="00BB05D8" w:rsidRPr="002D1E6F" w14:paraId="04D6D4D4" w14:textId="77777777" w:rsidTr="006936F6">
        <w:trPr>
          <w:trHeight w:val="300"/>
        </w:trPr>
        <w:tc>
          <w:tcPr>
            <w:tcW w:w="195" w:type="pct"/>
            <w:shd w:val="clear" w:color="auto" w:fill="auto"/>
            <w:noWrap/>
            <w:vAlign w:val="center"/>
            <w:hideMark/>
          </w:tcPr>
          <w:p w14:paraId="65A3BB31" w14:textId="77777777" w:rsidR="00BB05D8" w:rsidRPr="002D1E6F" w:rsidRDefault="00BB05D8" w:rsidP="00BB05D8">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4</w:t>
            </w:r>
          </w:p>
        </w:tc>
        <w:tc>
          <w:tcPr>
            <w:tcW w:w="247" w:type="pct"/>
            <w:shd w:val="clear" w:color="auto" w:fill="auto"/>
            <w:noWrap/>
            <w:vAlign w:val="center"/>
            <w:hideMark/>
          </w:tcPr>
          <w:p w14:paraId="55513342" w14:textId="77777777" w:rsidR="00BB05D8" w:rsidRPr="002D1E6F" w:rsidRDefault="00BB05D8" w:rsidP="00BB05D8">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LO</w:t>
            </w:r>
          </w:p>
        </w:tc>
        <w:tc>
          <w:tcPr>
            <w:tcW w:w="265" w:type="pct"/>
            <w:shd w:val="clear" w:color="auto" w:fill="auto"/>
            <w:noWrap/>
            <w:vAlign w:val="center"/>
            <w:hideMark/>
          </w:tcPr>
          <w:p w14:paraId="27285514" w14:textId="2A541AF9" w:rsidR="00BB05D8" w:rsidRPr="002D1E6F" w:rsidRDefault="00BB05D8" w:rsidP="00BB05D8">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N</w:t>
            </w:r>
          </w:p>
        </w:tc>
        <w:tc>
          <w:tcPr>
            <w:tcW w:w="224" w:type="pct"/>
            <w:shd w:val="clear" w:color="auto" w:fill="auto"/>
            <w:noWrap/>
            <w:hideMark/>
          </w:tcPr>
          <w:p w14:paraId="51549B88" w14:textId="779B836B" w:rsidR="00BB05D8" w:rsidRPr="002D1E6F" w:rsidRDefault="00BB05D8" w:rsidP="00BB05D8">
            <w:pPr>
              <w:spacing w:after="0" w:line="240" w:lineRule="auto"/>
              <w:jc w:val="center"/>
              <w:rPr>
                <w:rFonts w:ascii="Calibri" w:eastAsia="Times New Roman" w:hAnsi="Calibri" w:cs="Calibri"/>
                <w:color w:val="000000"/>
                <w:sz w:val="18"/>
                <w:szCs w:val="18"/>
                <w:lang w:eastAsia="sv-SE"/>
              </w:rPr>
            </w:pPr>
            <w:r w:rsidRPr="002D1E6F">
              <w:rPr>
                <w:sz w:val="18"/>
                <w:szCs w:val="18"/>
              </w:rPr>
              <w:t>1C</w:t>
            </w:r>
          </w:p>
        </w:tc>
        <w:tc>
          <w:tcPr>
            <w:tcW w:w="281" w:type="pct"/>
            <w:shd w:val="clear" w:color="auto" w:fill="auto"/>
            <w:noWrap/>
            <w:vAlign w:val="center"/>
            <w:hideMark/>
          </w:tcPr>
          <w:p w14:paraId="35DFA43F" w14:textId="4EA11295" w:rsidR="00BB05D8" w:rsidRPr="002D1E6F" w:rsidRDefault="00BB05D8" w:rsidP="00BB05D8">
            <w:pPr>
              <w:spacing w:after="0" w:line="240" w:lineRule="auto"/>
              <w:jc w:val="center"/>
              <w:rPr>
                <w:rFonts w:ascii="Calibri" w:eastAsia="Times New Roman" w:hAnsi="Calibri" w:cs="Calibri"/>
                <w:sz w:val="18"/>
                <w:szCs w:val="18"/>
                <w:lang w:eastAsia="sv-SE"/>
              </w:rPr>
            </w:pPr>
            <w:r w:rsidRPr="002D1E6F">
              <w:rPr>
                <w:rFonts w:ascii="Calibri" w:hAnsi="Calibri" w:cs="Calibri"/>
                <w:sz w:val="18"/>
                <w:szCs w:val="18"/>
              </w:rPr>
              <w:t>None</w:t>
            </w:r>
          </w:p>
        </w:tc>
        <w:tc>
          <w:tcPr>
            <w:tcW w:w="265" w:type="pct"/>
            <w:shd w:val="clear" w:color="auto" w:fill="auto"/>
            <w:noWrap/>
            <w:vAlign w:val="center"/>
            <w:hideMark/>
          </w:tcPr>
          <w:p w14:paraId="5FACD7AE" w14:textId="75CFB2E1" w:rsidR="00BB05D8" w:rsidRPr="002D1E6F" w:rsidRDefault="00BB05D8" w:rsidP="00BB05D8">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color w:val="000000"/>
                <w:sz w:val="18"/>
                <w:szCs w:val="18"/>
              </w:rPr>
              <w:t>Center</w:t>
            </w:r>
          </w:p>
        </w:tc>
        <w:tc>
          <w:tcPr>
            <w:tcW w:w="269" w:type="pct"/>
            <w:vAlign w:val="center"/>
          </w:tcPr>
          <w:p w14:paraId="04DB2367" w14:textId="12E0FF55" w:rsidR="00BB05D8" w:rsidRPr="002D1E6F" w:rsidRDefault="00BB05D8" w:rsidP="00BB05D8">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color w:val="000000"/>
                <w:sz w:val="18"/>
                <w:szCs w:val="18"/>
              </w:rPr>
              <w:t>4</w:t>
            </w:r>
          </w:p>
        </w:tc>
        <w:tc>
          <w:tcPr>
            <w:tcW w:w="319" w:type="pct"/>
            <w:vAlign w:val="center"/>
          </w:tcPr>
          <w:p w14:paraId="65E9DD30" w14:textId="6964E16B" w:rsidR="00BB05D8" w:rsidRPr="002D1E6F" w:rsidRDefault="00BB05D8" w:rsidP="00BB05D8">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color w:val="000000"/>
                <w:sz w:val="18"/>
                <w:szCs w:val="18"/>
              </w:rPr>
              <w:t>4</w:t>
            </w:r>
          </w:p>
        </w:tc>
        <w:tc>
          <w:tcPr>
            <w:tcW w:w="589" w:type="pct"/>
            <w:vAlign w:val="center"/>
          </w:tcPr>
          <w:p w14:paraId="57D7722C" w14:textId="1C422C65" w:rsidR="00BB05D8" w:rsidRPr="002D1E6F" w:rsidRDefault="00BB05D8" w:rsidP="00BB05D8">
            <w:pPr>
              <w:spacing w:after="0" w:line="240" w:lineRule="auto"/>
              <w:jc w:val="center"/>
              <w:rPr>
                <w:rFonts w:ascii="Calibri" w:eastAsia="Times New Roman" w:hAnsi="Calibri" w:cs="Calibri"/>
                <w:color w:val="000000"/>
                <w:sz w:val="18"/>
                <w:szCs w:val="18"/>
                <w:lang w:eastAsia="sv-SE"/>
              </w:rPr>
            </w:pPr>
            <w:r w:rsidRPr="002D1E6F">
              <w:rPr>
                <w:rFonts w:ascii="Calibri" w:hAnsi="Calibri" w:cs="Calibri"/>
                <w:color w:val="000000"/>
                <w:sz w:val="18"/>
                <w:szCs w:val="18"/>
              </w:rPr>
              <w:t>CENSUS</w:t>
            </w:r>
          </w:p>
        </w:tc>
        <w:tc>
          <w:tcPr>
            <w:tcW w:w="277" w:type="pct"/>
            <w:vAlign w:val="center"/>
          </w:tcPr>
          <w:p w14:paraId="7F43E5DC" w14:textId="54CC0EAF" w:rsidR="00BB05D8" w:rsidRPr="002D1E6F" w:rsidRDefault="00BB05D8" w:rsidP="00BB05D8">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color w:val="000000"/>
                <w:sz w:val="18"/>
                <w:szCs w:val="18"/>
              </w:rPr>
              <w:t>1</w:t>
            </w:r>
          </w:p>
        </w:tc>
        <w:tc>
          <w:tcPr>
            <w:tcW w:w="381" w:type="pct"/>
            <w:vAlign w:val="center"/>
          </w:tcPr>
          <w:p w14:paraId="6AD62DFE" w14:textId="21F34BB6" w:rsidR="00BB05D8" w:rsidRPr="002D1E6F" w:rsidRDefault="00BB05D8" w:rsidP="00BB05D8">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sz w:val="18"/>
                <w:szCs w:val="18"/>
              </w:rPr>
              <w:t>3</w:t>
            </w:r>
          </w:p>
        </w:tc>
        <w:tc>
          <w:tcPr>
            <w:tcW w:w="431" w:type="pct"/>
            <w:shd w:val="clear" w:color="auto" w:fill="auto"/>
            <w:noWrap/>
            <w:vAlign w:val="center"/>
            <w:hideMark/>
          </w:tcPr>
          <w:p w14:paraId="35AF59E4" w14:textId="282B5588" w:rsidR="00BB05D8" w:rsidRPr="002D1E6F" w:rsidRDefault="00BB05D8" w:rsidP="00BB05D8">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sz w:val="18"/>
                <w:szCs w:val="18"/>
              </w:rPr>
              <w:t>2</w:t>
            </w:r>
          </w:p>
        </w:tc>
        <w:tc>
          <w:tcPr>
            <w:tcW w:w="425" w:type="pct"/>
            <w:vAlign w:val="center"/>
          </w:tcPr>
          <w:p w14:paraId="231859F8" w14:textId="3C65D4AE" w:rsidR="00BB05D8" w:rsidRPr="002D1E6F" w:rsidRDefault="00BB05D8" w:rsidP="00BB05D8">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color w:val="000000"/>
                <w:sz w:val="18"/>
                <w:szCs w:val="18"/>
              </w:rPr>
              <w:t>SRSWOR</w:t>
            </w:r>
          </w:p>
        </w:tc>
        <w:tc>
          <w:tcPr>
            <w:tcW w:w="605" w:type="pct"/>
            <w:shd w:val="clear" w:color="auto" w:fill="auto"/>
            <w:noWrap/>
            <w:vAlign w:val="center"/>
            <w:hideMark/>
          </w:tcPr>
          <w:p w14:paraId="78404646" w14:textId="45A24C8D" w:rsidR="00BB05D8" w:rsidRPr="002D1E6F" w:rsidRDefault="00BB05D8" w:rsidP="00BB05D8">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color w:val="000000"/>
                <w:sz w:val="18"/>
                <w:szCs w:val="18"/>
              </w:rPr>
              <w:t>0,666666667</w:t>
            </w:r>
          </w:p>
        </w:tc>
        <w:tc>
          <w:tcPr>
            <w:tcW w:w="226" w:type="pct"/>
            <w:shd w:val="clear" w:color="auto" w:fill="auto"/>
            <w:noWrap/>
            <w:vAlign w:val="center"/>
            <w:hideMark/>
          </w:tcPr>
          <w:p w14:paraId="54D4DAB2" w14:textId="3F0B8FAC" w:rsidR="00BB05D8" w:rsidRPr="002D1E6F" w:rsidRDefault="00BB05D8" w:rsidP="00BB05D8">
            <w:pPr>
              <w:spacing w:after="0" w:line="240" w:lineRule="auto"/>
              <w:jc w:val="center"/>
              <w:rPr>
                <w:rFonts w:ascii="Calibri" w:eastAsia="Times New Roman" w:hAnsi="Calibri" w:cs="Calibri"/>
                <w:color w:val="000000"/>
                <w:sz w:val="18"/>
                <w:szCs w:val="18"/>
                <w:lang w:eastAsia="sv-SE"/>
              </w:rPr>
            </w:pPr>
            <w:r w:rsidRPr="002D1E6F">
              <w:rPr>
                <w:rFonts w:ascii="Calibri" w:hAnsi="Calibri" w:cs="Calibri"/>
                <w:color w:val="000000"/>
                <w:sz w:val="18"/>
                <w:szCs w:val="18"/>
              </w:rPr>
              <w:t>Port C4</w:t>
            </w:r>
          </w:p>
        </w:tc>
      </w:tr>
      <w:tr w:rsidR="00BB05D8" w:rsidRPr="002D1E6F" w14:paraId="08AF1BC9" w14:textId="77777777" w:rsidTr="006936F6">
        <w:trPr>
          <w:trHeight w:val="300"/>
        </w:trPr>
        <w:tc>
          <w:tcPr>
            <w:tcW w:w="195" w:type="pct"/>
            <w:shd w:val="clear" w:color="auto" w:fill="auto"/>
            <w:noWrap/>
            <w:vAlign w:val="center"/>
            <w:hideMark/>
          </w:tcPr>
          <w:p w14:paraId="29DA01D5" w14:textId="77777777" w:rsidR="00BB05D8" w:rsidRPr="002D1E6F" w:rsidRDefault="00BB05D8" w:rsidP="00BB05D8">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5</w:t>
            </w:r>
          </w:p>
        </w:tc>
        <w:tc>
          <w:tcPr>
            <w:tcW w:w="247" w:type="pct"/>
            <w:shd w:val="clear" w:color="auto" w:fill="auto"/>
            <w:noWrap/>
            <w:vAlign w:val="center"/>
            <w:hideMark/>
          </w:tcPr>
          <w:p w14:paraId="2B850AC4" w14:textId="77777777" w:rsidR="00BB05D8" w:rsidRPr="002D1E6F" w:rsidRDefault="00BB05D8" w:rsidP="00BB05D8">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LO</w:t>
            </w:r>
          </w:p>
        </w:tc>
        <w:tc>
          <w:tcPr>
            <w:tcW w:w="265" w:type="pct"/>
            <w:shd w:val="clear" w:color="auto" w:fill="auto"/>
            <w:noWrap/>
            <w:vAlign w:val="center"/>
            <w:hideMark/>
          </w:tcPr>
          <w:p w14:paraId="29FAD87F" w14:textId="240D8C38" w:rsidR="00BB05D8" w:rsidRPr="002D1E6F" w:rsidRDefault="00BB05D8" w:rsidP="00BB05D8">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N</w:t>
            </w:r>
          </w:p>
        </w:tc>
        <w:tc>
          <w:tcPr>
            <w:tcW w:w="224" w:type="pct"/>
            <w:shd w:val="clear" w:color="auto" w:fill="auto"/>
            <w:noWrap/>
            <w:hideMark/>
          </w:tcPr>
          <w:p w14:paraId="17504B11" w14:textId="36C90CFF" w:rsidR="00BB05D8" w:rsidRPr="002D1E6F" w:rsidRDefault="00BB05D8" w:rsidP="00BB05D8">
            <w:pPr>
              <w:spacing w:after="0" w:line="240" w:lineRule="auto"/>
              <w:jc w:val="center"/>
              <w:rPr>
                <w:rFonts w:ascii="Calibri" w:eastAsia="Times New Roman" w:hAnsi="Calibri" w:cs="Calibri"/>
                <w:color w:val="000000"/>
                <w:sz w:val="18"/>
                <w:szCs w:val="18"/>
                <w:lang w:eastAsia="sv-SE"/>
              </w:rPr>
            </w:pPr>
            <w:r w:rsidRPr="002D1E6F">
              <w:rPr>
                <w:sz w:val="18"/>
                <w:szCs w:val="18"/>
              </w:rPr>
              <w:t>1C</w:t>
            </w:r>
          </w:p>
        </w:tc>
        <w:tc>
          <w:tcPr>
            <w:tcW w:w="281" w:type="pct"/>
            <w:shd w:val="clear" w:color="auto" w:fill="auto"/>
            <w:noWrap/>
            <w:vAlign w:val="center"/>
            <w:hideMark/>
          </w:tcPr>
          <w:p w14:paraId="7E5C9739" w14:textId="0C0957BA" w:rsidR="00BB05D8" w:rsidRPr="002D1E6F" w:rsidRDefault="00BB05D8" w:rsidP="00BB05D8">
            <w:pPr>
              <w:spacing w:after="0" w:line="240" w:lineRule="auto"/>
              <w:jc w:val="center"/>
              <w:rPr>
                <w:rFonts w:ascii="Calibri" w:eastAsia="Times New Roman" w:hAnsi="Calibri" w:cs="Calibri"/>
                <w:sz w:val="18"/>
                <w:szCs w:val="18"/>
                <w:lang w:eastAsia="sv-SE"/>
              </w:rPr>
            </w:pPr>
            <w:r w:rsidRPr="002D1E6F">
              <w:rPr>
                <w:rFonts w:ascii="Calibri" w:hAnsi="Calibri" w:cs="Calibri"/>
                <w:sz w:val="18"/>
                <w:szCs w:val="18"/>
              </w:rPr>
              <w:t>None</w:t>
            </w:r>
          </w:p>
        </w:tc>
        <w:tc>
          <w:tcPr>
            <w:tcW w:w="265" w:type="pct"/>
            <w:shd w:val="clear" w:color="auto" w:fill="auto"/>
            <w:noWrap/>
            <w:vAlign w:val="center"/>
            <w:hideMark/>
          </w:tcPr>
          <w:p w14:paraId="412273EC" w14:textId="0FD5C09B" w:rsidR="00BB05D8" w:rsidRPr="002D1E6F" w:rsidRDefault="00BB05D8" w:rsidP="00BB05D8">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color w:val="000000"/>
                <w:sz w:val="18"/>
                <w:szCs w:val="18"/>
              </w:rPr>
              <w:t>South</w:t>
            </w:r>
          </w:p>
        </w:tc>
        <w:tc>
          <w:tcPr>
            <w:tcW w:w="269" w:type="pct"/>
            <w:vAlign w:val="center"/>
          </w:tcPr>
          <w:p w14:paraId="61C5F548" w14:textId="5B9FEB74" w:rsidR="00BB05D8" w:rsidRPr="002D1E6F" w:rsidRDefault="00BB05D8" w:rsidP="00BB05D8">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color w:val="000000"/>
                <w:sz w:val="18"/>
                <w:szCs w:val="18"/>
              </w:rPr>
              <w:t>5</w:t>
            </w:r>
          </w:p>
        </w:tc>
        <w:tc>
          <w:tcPr>
            <w:tcW w:w="319" w:type="pct"/>
            <w:vAlign w:val="center"/>
          </w:tcPr>
          <w:p w14:paraId="025FAF1D" w14:textId="4BDB345E" w:rsidR="00BB05D8" w:rsidRPr="002D1E6F" w:rsidRDefault="00BB05D8" w:rsidP="00BB05D8">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color w:val="000000"/>
                <w:sz w:val="18"/>
                <w:szCs w:val="18"/>
              </w:rPr>
              <w:t>5</w:t>
            </w:r>
          </w:p>
        </w:tc>
        <w:tc>
          <w:tcPr>
            <w:tcW w:w="589" w:type="pct"/>
            <w:vAlign w:val="center"/>
          </w:tcPr>
          <w:p w14:paraId="2BCDAADA" w14:textId="7402D1B0" w:rsidR="00BB05D8" w:rsidRPr="002D1E6F" w:rsidRDefault="00BB05D8" w:rsidP="00BB05D8">
            <w:pPr>
              <w:spacing w:after="0" w:line="240" w:lineRule="auto"/>
              <w:jc w:val="center"/>
              <w:rPr>
                <w:rFonts w:ascii="Calibri" w:eastAsia="Times New Roman" w:hAnsi="Calibri" w:cs="Calibri"/>
                <w:color w:val="000000"/>
                <w:sz w:val="18"/>
                <w:szCs w:val="18"/>
                <w:lang w:eastAsia="sv-SE"/>
              </w:rPr>
            </w:pPr>
            <w:r w:rsidRPr="002D1E6F">
              <w:rPr>
                <w:rFonts w:ascii="Calibri" w:hAnsi="Calibri" w:cs="Calibri"/>
                <w:color w:val="000000"/>
                <w:sz w:val="18"/>
                <w:szCs w:val="18"/>
              </w:rPr>
              <w:t>CENSUS</w:t>
            </w:r>
          </w:p>
        </w:tc>
        <w:tc>
          <w:tcPr>
            <w:tcW w:w="277" w:type="pct"/>
            <w:vAlign w:val="center"/>
          </w:tcPr>
          <w:p w14:paraId="0C203356" w14:textId="716B7C27" w:rsidR="00BB05D8" w:rsidRPr="002D1E6F" w:rsidRDefault="00BB05D8" w:rsidP="00BB05D8">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color w:val="000000"/>
                <w:sz w:val="18"/>
                <w:szCs w:val="18"/>
              </w:rPr>
              <w:t>1</w:t>
            </w:r>
          </w:p>
        </w:tc>
        <w:tc>
          <w:tcPr>
            <w:tcW w:w="381" w:type="pct"/>
            <w:vAlign w:val="center"/>
          </w:tcPr>
          <w:p w14:paraId="4A5E0EF5" w14:textId="55DCE3A3" w:rsidR="00BB05D8" w:rsidRPr="002D1E6F" w:rsidRDefault="00BB05D8" w:rsidP="00BB05D8">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sz w:val="18"/>
                <w:szCs w:val="18"/>
              </w:rPr>
              <w:t>3</w:t>
            </w:r>
          </w:p>
        </w:tc>
        <w:tc>
          <w:tcPr>
            <w:tcW w:w="431" w:type="pct"/>
            <w:shd w:val="clear" w:color="auto" w:fill="auto"/>
            <w:noWrap/>
            <w:vAlign w:val="center"/>
            <w:hideMark/>
          </w:tcPr>
          <w:p w14:paraId="1570A6FF" w14:textId="5E05EFC7" w:rsidR="00BB05D8" w:rsidRPr="002D1E6F" w:rsidRDefault="00BB05D8" w:rsidP="00BB05D8">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sz w:val="18"/>
                <w:szCs w:val="18"/>
              </w:rPr>
              <w:t>2</w:t>
            </w:r>
          </w:p>
        </w:tc>
        <w:tc>
          <w:tcPr>
            <w:tcW w:w="425" w:type="pct"/>
            <w:vAlign w:val="center"/>
          </w:tcPr>
          <w:p w14:paraId="1DC33DE2" w14:textId="03B03EB8" w:rsidR="00BB05D8" w:rsidRPr="002D1E6F" w:rsidRDefault="00BB05D8" w:rsidP="00BB05D8">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color w:val="000000"/>
                <w:sz w:val="18"/>
                <w:szCs w:val="18"/>
              </w:rPr>
              <w:t>SRSWOR</w:t>
            </w:r>
          </w:p>
        </w:tc>
        <w:tc>
          <w:tcPr>
            <w:tcW w:w="605" w:type="pct"/>
            <w:shd w:val="clear" w:color="auto" w:fill="auto"/>
            <w:noWrap/>
            <w:vAlign w:val="center"/>
            <w:hideMark/>
          </w:tcPr>
          <w:p w14:paraId="6629D83F" w14:textId="336F9B48" w:rsidR="00BB05D8" w:rsidRPr="002D1E6F" w:rsidRDefault="00BB05D8" w:rsidP="00BB05D8">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color w:val="000000"/>
                <w:sz w:val="18"/>
                <w:szCs w:val="18"/>
              </w:rPr>
              <w:t>0,666666667</w:t>
            </w:r>
          </w:p>
        </w:tc>
        <w:tc>
          <w:tcPr>
            <w:tcW w:w="226" w:type="pct"/>
            <w:shd w:val="clear" w:color="auto" w:fill="auto"/>
            <w:noWrap/>
            <w:vAlign w:val="center"/>
            <w:hideMark/>
          </w:tcPr>
          <w:p w14:paraId="6E59DE39" w14:textId="6F5C33BE" w:rsidR="00BB05D8" w:rsidRPr="002D1E6F" w:rsidRDefault="00BB05D8" w:rsidP="00BB05D8">
            <w:pPr>
              <w:spacing w:after="0" w:line="240" w:lineRule="auto"/>
              <w:jc w:val="center"/>
              <w:rPr>
                <w:rFonts w:ascii="Calibri" w:eastAsia="Times New Roman" w:hAnsi="Calibri" w:cs="Calibri"/>
                <w:color w:val="000000"/>
                <w:sz w:val="18"/>
                <w:szCs w:val="18"/>
                <w:lang w:eastAsia="sv-SE"/>
              </w:rPr>
            </w:pPr>
            <w:r w:rsidRPr="002D1E6F">
              <w:rPr>
                <w:rFonts w:ascii="Calibri" w:hAnsi="Calibri" w:cs="Calibri"/>
                <w:color w:val="000000"/>
                <w:sz w:val="18"/>
                <w:szCs w:val="18"/>
              </w:rPr>
              <w:t>Port S1</w:t>
            </w:r>
          </w:p>
        </w:tc>
      </w:tr>
      <w:tr w:rsidR="00BB05D8" w:rsidRPr="002D1E6F" w14:paraId="14923226" w14:textId="77777777" w:rsidTr="006936F6">
        <w:trPr>
          <w:trHeight w:val="300"/>
        </w:trPr>
        <w:tc>
          <w:tcPr>
            <w:tcW w:w="195" w:type="pct"/>
            <w:shd w:val="clear" w:color="auto" w:fill="auto"/>
            <w:noWrap/>
            <w:vAlign w:val="center"/>
            <w:hideMark/>
          </w:tcPr>
          <w:p w14:paraId="0FC73386" w14:textId="77777777" w:rsidR="00BB05D8" w:rsidRPr="002D1E6F" w:rsidRDefault="00BB05D8" w:rsidP="00BB05D8">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6</w:t>
            </w:r>
          </w:p>
        </w:tc>
        <w:tc>
          <w:tcPr>
            <w:tcW w:w="247" w:type="pct"/>
            <w:shd w:val="clear" w:color="auto" w:fill="auto"/>
            <w:noWrap/>
            <w:vAlign w:val="center"/>
            <w:hideMark/>
          </w:tcPr>
          <w:p w14:paraId="681048DC" w14:textId="77777777" w:rsidR="00BB05D8" w:rsidRPr="002D1E6F" w:rsidRDefault="00BB05D8" w:rsidP="00BB05D8">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LO</w:t>
            </w:r>
          </w:p>
        </w:tc>
        <w:tc>
          <w:tcPr>
            <w:tcW w:w="265" w:type="pct"/>
            <w:shd w:val="clear" w:color="auto" w:fill="auto"/>
            <w:noWrap/>
            <w:vAlign w:val="center"/>
            <w:hideMark/>
          </w:tcPr>
          <w:p w14:paraId="53C80E11" w14:textId="5A046582" w:rsidR="00BB05D8" w:rsidRPr="002D1E6F" w:rsidRDefault="00BB05D8" w:rsidP="00BB05D8">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N</w:t>
            </w:r>
          </w:p>
        </w:tc>
        <w:tc>
          <w:tcPr>
            <w:tcW w:w="224" w:type="pct"/>
            <w:shd w:val="clear" w:color="auto" w:fill="auto"/>
            <w:noWrap/>
            <w:hideMark/>
          </w:tcPr>
          <w:p w14:paraId="3CD07C77" w14:textId="75B70204" w:rsidR="00BB05D8" w:rsidRPr="002D1E6F" w:rsidRDefault="00BB05D8" w:rsidP="00BB05D8">
            <w:pPr>
              <w:spacing w:after="0" w:line="240" w:lineRule="auto"/>
              <w:jc w:val="center"/>
              <w:rPr>
                <w:rFonts w:ascii="Calibri" w:eastAsia="Times New Roman" w:hAnsi="Calibri" w:cs="Calibri"/>
                <w:color w:val="000000"/>
                <w:sz w:val="18"/>
                <w:szCs w:val="18"/>
                <w:lang w:eastAsia="sv-SE"/>
              </w:rPr>
            </w:pPr>
            <w:r w:rsidRPr="002D1E6F">
              <w:rPr>
                <w:sz w:val="18"/>
                <w:szCs w:val="18"/>
              </w:rPr>
              <w:t>1C</w:t>
            </w:r>
          </w:p>
        </w:tc>
        <w:tc>
          <w:tcPr>
            <w:tcW w:w="281" w:type="pct"/>
            <w:shd w:val="clear" w:color="auto" w:fill="auto"/>
            <w:noWrap/>
            <w:vAlign w:val="center"/>
            <w:hideMark/>
          </w:tcPr>
          <w:p w14:paraId="2543B65A" w14:textId="65EDF0DF" w:rsidR="00BB05D8" w:rsidRPr="002D1E6F" w:rsidRDefault="00BB05D8" w:rsidP="00BB05D8">
            <w:pPr>
              <w:spacing w:after="0" w:line="240" w:lineRule="auto"/>
              <w:jc w:val="center"/>
              <w:rPr>
                <w:rFonts w:ascii="Calibri" w:eastAsia="Times New Roman" w:hAnsi="Calibri" w:cs="Calibri"/>
                <w:sz w:val="18"/>
                <w:szCs w:val="18"/>
                <w:lang w:eastAsia="sv-SE"/>
              </w:rPr>
            </w:pPr>
            <w:r w:rsidRPr="002D1E6F">
              <w:rPr>
                <w:rFonts w:ascii="Calibri" w:hAnsi="Calibri" w:cs="Calibri"/>
                <w:sz w:val="18"/>
                <w:szCs w:val="18"/>
              </w:rPr>
              <w:t>None</w:t>
            </w:r>
          </w:p>
        </w:tc>
        <w:tc>
          <w:tcPr>
            <w:tcW w:w="265" w:type="pct"/>
            <w:shd w:val="clear" w:color="auto" w:fill="auto"/>
            <w:noWrap/>
            <w:vAlign w:val="center"/>
            <w:hideMark/>
          </w:tcPr>
          <w:p w14:paraId="31B75B5C" w14:textId="4D49C38A" w:rsidR="00BB05D8" w:rsidRPr="002D1E6F" w:rsidRDefault="00BB05D8" w:rsidP="00BB05D8">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color w:val="000000"/>
                <w:sz w:val="18"/>
                <w:szCs w:val="18"/>
              </w:rPr>
              <w:t>South</w:t>
            </w:r>
          </w:p>
        </w:tc>
        <w:tc>
          <w:tcPr>
            <w:tcW w:w="269" w:type="pct"/>
            <w:vAlign w:val="center"/>
          </w:tcPr>
          <w:p w14:paraId="6238A8E5" w14:textId="24292042" w:rsidR="00BB05D8" w:rsidRPr="002D1E6F" w:rsidRDefault="00BB05D8" w:rsidP="00BB05D8">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color w:val="000000"/>
                <w:sz w:val="18"/>
                <w:szCs w:val="18"/>
              </w:rPr>
              <w:t>5</w:t>
            </w:r>
          </w:p>
        </w:tc>
        <w:tc>
          <w:tcPr>
            <w:tcW w:w="319" w:type="pct"/>
            <w:vAlign w:val="center"/>
          </w:tcPr>
          <w:p w14:paraId="32B4362E" w14:textId="6DF7AB30" w:rsidR="00BB05D8" w:rsidRPr="002D1E6F" w:rsidRDefault="00BB05D8" w:rsidP="00BB05D8">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color w:val="000000"/>
                <w:sz w:val="18"/>
                <w:szCs w:val="18"/>
              </w:rPr>
              <w:t>5</w:t>
            </w:r>
          </w:p>
        </w:tc>
        <w:tc>
          <w:tcPr>
            <w:tcW w:w="589" w:type="pct"/>
            <w:vAlign w:val="center"/>
          </w:tcPr>
          <w:p w14:paraId="468F4625" w14:textId="6812479E" w:rsidR="00BB05D8" w:rsidRPr="002D1E6F" w:rsidRDefault="00BB05D8" w:rsidP="00BB05D8">
            <w:pPr>
              <w:spacing w:after="0" w:line="240" w:lineRule="auto"/>
              <w:jc w:val="center"/>
              <w:rPr>
                <w:rFonts w:ascii="Calibri" w:eastAsia="Times New Roman" w:hAnsi="Calibri" w:cs="Calibri"/>
                <w:color w:val="000000"/>
                <w:sz w:val="18"/>
                <w:szCs w:val="18"/>
                <w:lang w:eastAsia="sv-SE"/>
              </w:rPr>
            </w:pPr>
            <w:r w:rsidRPr="002D1E6F">
              <w:rPr>
                <w:rFonts w:ascii="Calibri" w:hAnsi="Calibri" w:cs="Calibri"/>
                <w:color w:val="000000"/>
                <w:sz w:val="18"/>
                <w:szCs w:val="18"/>
              </w:rPr>
              <w:t>CENSUS</w:t>
            </w:r>
          </w:p>
        </w:tc>
        <w:tc>
          <w:tcPr>
            <w:tcW w:w="277" w:type="pct"/>
            <w:vAlign w:val="center"/>
          </w:tcPr>
          <w:p w14:paraId="0182E591" w14:textId="25D7A629" w:rsidR="00BB05D8" w:rsidRPr="002D1E6F" w:rsidRDefault="00BB05D8" w:rsidP="00BB05D8">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color w:val="000000"/>
                <w:sz w:val="18"/>
                <w:szCs w:val="18"/>
              </w:rPr>
              <w:t>1</w:t>
            </w:r>
          </w:p>
        </w:tc>
        <w:tc>
          <w:tcPr>
            <w:tcW w:w="381" w:type="pct"/>
            <w:vAlign w:val="center"/>
          </w:tcPr>
          <w:p w14:paraId="15ADA347" w14:textId="57A2C594" w:rsidR="00BB05D8" w:rsidRPr="002D1E6F" w:rsidRDefault="00BB05D8" w:rsidP="00BB05D8">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sz w:val="18"/>
                <w:szCs w:val="18"/>
              </w:rPr>
              <w:t>3</w:t>
            </w:r>
          </w:p>
        </w:tc>
        <w:tc>
          <w:tcPr>
            <w:tcW w:w="431" w:type="pct"/>
            <w:shd w:val="clear" w:color="auto" w:fill="auto"/>
            <w:noWrap/>
            <w:vAlign w:val="center"/>
            <w:hideMark/>
          </w:tcPr>
          <w:p w14:paraId="415D85BA" w14:textId="206FD51C" w:rsidR="00BB05D8" w:rsidRPr="002D1E6F" w:rsidRDefault="00BB05D8" w:rsidP="00BB05D8">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sz w:val="18"/>
                <w:szCs w:val="18"/>
              </w:rPr>
              <w:t>2</w:t>
            </w:r>
          </w:p>
        </w:tc>
        <w:tc>
          <w:tcPr>
            <w:tcW w:w="425" w:type="pct"/>
            <w:vAlign w:val="center"/>
          </w:tcPr>
          <w:p w14:paraId="3BE018FC" w14:textId="3892D3F8" w:rsidR="00BB05D8" w:rsidRPr="002D1E6F" w:rsidRDefault="00BB05D8" w:rsidP="00BB05D8">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color w:val="000000"/>
                <w:sz w:val="18"/>
                <w:szCs w:val="18"/>
              </w:rPr>
              <w:t>SRSWOR</w:t>
            </w:r>
          </w:p>
        </w:tc>
        <w:tc>
          <w:tcPr>
            <w:tcW w:w="605" w:type="pct"/>
            <w:shd w:val="clear" w:color="auto" w:fill="auto"/>
            <w:noWrap/>
            <w:vAlign w:val="center"/>
            <w:hideMark/>
          </w:tcPr>
          <w:p w14:paraId="1F2B46A1" w14:textId="5E0020DD" w:rsidR="00BB05D8" w:rsidRPr="002D1E6F" w:rsidRDefault="00BB05D8" w:rsidP="00BB05D8">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color w:val="000000"/>
                <w:sz w:val="18"/>
                <w:szCs w:val="18"/>
              </w:rPr>
              <w:t>0,666666667</w:t>
            </w:r>
          </w:p>
        </w:tc>
        <w:tc>
          <w:tcPr>
            <w:tcW w:w="226" w:type="pct"/>
            <w:shd w:val="clear" w:color="auto" w:fill="auto"/>
            <w:noWrap/>
            <w:vAlign w:val="center"/>
            <w:hideMark/>
          </w:tcPr>
          <w:p w14:paraId="5A41421D" w14:textId="2C280546" w:rsidR="00BB05D8" w:rsidRPr="002D1E6F" w:rsidRDefault="00BB05D8" w:rsidP="00BB05D8">
            <w:pPr>
              <w:spacing w:after="0" w:line="240" w:lineRule="auto"/>
              <w:jc w:val="center"/>
              <w:rPr>
                <w:rFonts w:ascii="Calibri" w:eastAsia="Times New Roman" w:hAnsi="Calibri" w:cs="Calibri"/>
                <w:color w:val="000000"/>
                <w:sz w:val="18"/>
                <w:szCs w:val="18"/>
                <w:lang w:eastAsia="sv-SE"/>
              </w:rPr>
            </w:pPr>
            <w:r w:rsidRPr="002D1E6F">
              <w:rPr>
                <w:rFonts w:ascii="Calibri" w:hAnsi="Calibri" w:cs="Calibri"/>
                <w:color w:val="000000"/>
                <w:sz w:val="18"/>
                <w:szCs w:val="18"/>
              </w:rPr>
              <w:t>Port S2</w:t>
            </w:r>
          </w:p>
        </w:tc>
      </w:tr>
      <w:tr w:rsidR="00BB05D8" w:rsidRPr="002D1E6F" w14:paraId="7C26105A" w14:textId="77777777" w:rsidTr="006936F6">
        <w:trPr>
          <w:trHeight w:val="300"/>
        </w:trPr>
        <w:tc>
          <w:tcPr>
            <w:tcW w:w="195" w:type="pct"/>
            <w:shd w:val="clear" w:color="auto" w:fill="auto"/>
            <w:noWrap/>
            <w:vAlign w:val="center"/>
          </w:tcPr>
          <w:p w14:paraId="1AF8DBCF" w14:textId="01E63494" w:rsidR="00BB05D8" w:rsidRPr="002D1E6F" w:rsidRDefault="00BB05D8" w:rsidP="00BB05D8">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7</w:t>
            </w:r>
          </w:p>
        </w:tc>
        <w:tc>
          <w:tcPr>
            <w:tcW w:w="247" w:type="pct"/>
            <w:shd w:val="clear" w:color="auto" w:fill="auto"/>
            <w:noWrap/>
            <w:vAlign w:val="center"/>
          </w:tcPr>
          <w:p w14:paraId="58155828" w14:textId="2973764C" w:rsidR="00BB05D8" w:rsidRPr="002D1E6F" w:rsidRDefault="00BB05D8" w:rsidP="00BB05D8">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LO</w:t>
            </w:r>
          </w:p>
        </w:tc>
        <w:tc>
          <w:tcPr>
            <w:tcW w:w="265" w:type="pct"/>
            <w:shd w:val="clear" w:color="auto" w:fill="auto"/>
            <w:noWrap/>
            <w:vAlign w:val="center"/>
          </w:tcPr>
          <w:p w14:paraId="45E3ED11" w14:textId="08D552D6" w:rsidR="00BB05D8" w:rsidRPr="002D1E6F" w:rsidRDefault="00BB05D8" w:rsidP="00BB05D8">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N</w:t>
            </w:r>
          </w:p>
        </w:tc>
        <w:tc>
          <w:tcPr>
            <w:tcW w:w="224" w:type="pct"/>
            <w:shd w:val="clear" w:color="auto" w:fill="auto"/>
            <w:noWrap/>
          </w:tcPr>
          <w:p w14:paraId="540A8CA7" w14:textId="7AD7871F" w:rsidR="00BB05D8" w:rsidRPr="002D1E6F" w:rsidRDefault="00BB05D8" w:rsidP="00BB05D8">
            <w:pPr>
              <w:spacing w:after="0" w:line="240" w:lineRule="auto"/>
              <w:jc w:val="center"/>
              <w:rPr>
                <w:rFonts w:ascii="Calibri" w:eastAsia="Times New Roman" w:hAnsi="Calibri" w:cs="Calibri"/>
                <w:color w:val="000000"/>
                <w:sz w:val="18"/>
                <w:szCs w:val="18"/>
                <w:lang w:eastAsia="sv-SE"/>
              </w:rPr>
            </w:pPr>
            <w:r w:rsidRPr="002D1E6F">
              <w:rPr>
                <w:sz w:val="18"/>
                <w:szCs w:val="18"/>
              </w:rPr>
              <w:t>1C</w:t>
            </w:r>
          </w:p>
        </w:tc>
        <w:tc>
          <w:tcPr>
            <w:tcW w:w="281" w:type="pct"/>
            <w:shd w:val="clear" w:color="auto" w:fill="auto"/>
            <w:noWrap/>
            <w:vAlign w:val="center"/>
          </w:tcPr>
          <w:p w14:paraId="33C2B697" w14:textId="743E9478" w:rsidR="00BB05D8" w:rsidRPr="002D1E6F" w:rsidRDefault="00BB05D8" w:rsidP="00BB05D8">
            <w:pPr>
              <w:spacing w:after="0" w:line="240" w:lineRule="auto"/>
              <w:jc w:val="center"/>
              <w:rPr>
                <w:rFonts w:ascii="Calibri" w:eastAsia="Times New Roman" w:hAnsi="Calibri" w:cs="Calibri"/>
                <w:sz w:val="18"/>
                <w:szCs w:val="18"/>
                <w:lang w:eastAsia="sv-SE"/>
              </w:rPr>
            </w:pPr>
            <w:r w:rsidRPr="002D1E6F">
              <w:rPr>
                <w:rFonts w:ascii="Calibri" w:hAnsi="Calibri" w:cs="Calibri"/>
                <w:sz w:val="18"/>
                <w:szCs w:val="18"/>
              </w:rPr>
              <w:t>None</w:t>
            </w:r>
          </w:p>
        </w:tc>
        <w:tc>
          <w:tcPr>
            <w:tcW w:w="265" w:type="pct"/>
            <w:shd w:val="clear" w:color="auto" w:fill="auto"/>
            <w:noWrap/>
            <w:vAlign w:val="center"/>
          </w:tcPr>
          <w:p w14:paraId="4FE3831D" w14:textId="21DF6A70" w:rsidR="00BB05D8" w:rsidRPr="002D1E6F" w:rsidRDefault="00BB05D8" w:rsidP="00BB05D8">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color w:val="000000"/>
                <w:sz w:val="18"/>
                <w:szCs w:val="18"/>
              </w:rPr>
              <w:t>South</w:t>
            </w:r>
          </w:p>
        </w:tc>
        <w:tc>
          <w:tcPr>
            <w:tcW w:w="269" w:type="pct"/>
            <w:vAlign w:val="center"/>
          </w:tcPr>
          <w:p w14:paraId="6629DB94" w14:textId="516F4FE4" w:rsidR="00BB05D8" w:rsidRPr="002D1E6F" w:rsidRDefault="00BB05D8" w:rsidP="00BB05D8">
            <w:pPr>
              <w:spacing w:after="0" w:line="240" w:lineRule="auto"/>
              <w:jc w:val="center"/>
              <w:rPr>
                <w:rFonts w:ascii="Calibri" w:eastAsia="Times New Roman" w:hAnsi="Calibri" w:cs="Calibri"/>
                <w:sz w:val="18"/>
                <w:szCs w:val="18"/>
                <w:lang w:eastAsia="sv-SE"/>
              </w:rPr>
            </w:pPr>
            <w:r w:rsidRPr="002D1E6F">
              <w:rPr>
                <w:rFonts w:ascii="Calibri" w:hAnsi="Calibri" w:cs="Calibri"/>
                <w:color w:val="000000"/>
                <w:sz w:val="18"/>
                <w:szCs w:val="18"/>
              </w:rPr>
              <w:t>5</w:t>
            </w:r>
          </w:p>
        </w:tc>
        <w:tc>
          <w:tcPr>
            <w:tcW w:w="319" w:type="pct"/>
            <w:vAlign w:val="center"/>
          </w:tcPr>
          <w:p w14:paraId="6ED9BA1E" w14:textId="3658B69E" w:rsidR="00BB05D8" w:rsidRPr="002D1E6F" w:rsidRDefault="00BB05D8" w:rsidP="00BB05D8">
            <w:pPr>
              <w:spacing w:after="0" w:line="240" w:lineRule="auto"/>
              <w:jc w:val="center"/>
              <w:rPr>
                <w:rFonts w:ascii="Calibri" w:eastAsia="Times New Roman" w:hAnsi="Calibri" w:cs="Calibri"/>
                <w:sz w:val="18"/>
                <w:szCs w:val="18"/>
                <w:lang w:eastAsia="sv-SE"/>
              </w:rPr>
            </w:pPr>
            <w:r w:rsidRPr="002D1E6F">
              <w:rPr>
                <w:rFonts w:ascii="Calibri" w:hAnsi="Calibri" w:cs="Calibri"/>
                <w:color w:val="000000"/>
                <w:sz w:val="18"/>
                <w:szCs w:val="18"/>
              </w:rPr>
              <w:t>5</w:t>
            </w:r>
          </w:p>
        </w:tc>
        <w:tc>
          <w:tcPr>
            <w:tcW w:w="589" w:type="pct"/>
            <w:vAlign w:val="center"/>
          </w:tcPr>
          <w:p w14:paraId="31C60CAE" w14:textId="20527621" w:rsidR="00BB05D8" w:rsidRPr="002D1E6F" w:rsidRDefault="00BB05D8" w:rsidP="00BB05D8">
            <w:pPr>
              <w:spacing w:after="0" w:line="240" w:lineRule="auto"/>
              <w:jc w:val="center"/>
              <w:rPr>
                <w:rFonts w:ascii="Calibri" w:eastAsia="Times New Roman" w:hAnsi="Calibri" w:cs="Calibri"/>
                <w:color w:val="000000"/>
                <w:sz w:val="18"/>
                <w:szCs w:val="18"/>
                <w:lang w:eastAsia="sv-SE"/>
              </w:rPr>
            </w:pPr>
            <w:r w:rsidRPr="002D1E6F">
              <w:rPr>
                <w:rFonts w:ascii="Calibri" w:hAnsi="Calibri" w:cs="Calibri"/>
                <w:color w:val="000000"/>
                <w:sz w:val="18"/>
                <w:szCs w:val="18"/>
              </w:rPr>
              <w:t>CENSUS</w:t>
            </w:r>
          </w:p>
        </w:tc>
        <w:tc>
          <w:tcPr>
            <w:tcW w:w="277" w:type="pct"/>
            <w:vAlign w:val="center"/>
          </w:tcPr>
          <w:p w14:paraId="15E14BC0" w14:textId="5D0E2A7D" w:rsidR="00BB05D8" w:rsidRPr="002D1E6F" w:rsidRDefault="00BB05D8" w:rsidP="00BB05D8">
            <w:pPr>
              <w:spacing w:after="0" w:line="240" w:lineRule="auto"/>
              <w:jc w:val="center"/>
              <w:rPr>
                <w:rFonts w:ascii="Calibri" w:eastAsia="Times New Roman" w:hAnsi="Calibri" w:cs="Calibri"/>
                <w:color w:val="000000"/>
                <w:sz w:val="18"/>
                <w:szCs w:val="18"/>
                <w:lang w:eastAsia="sv-SE"/>
              </w:rPr>
            </w:pPr>
            <w:r w:rsidRPr="002D1E6F">
              <w:rPr>
                <w:rFonts w:ascii="Calibri" w:hAnsi="Calibri" w:cs="Calibri"/>
                <w:color w:val="000000"/>
                <w:sz w:val="18"/>
                <w:szCs w:val="18"/>
              </w:rPr>
              <w:t>1</w:t>
            </w:r>
          </w:p>
        </w:tc>
        <w:tc>
          <w:tcPr>
            <w:tcW w:w="381" w:type="pct"/>
            <w:vAlign w:val="center"/>
          </w:tcPr>
          <w:p w14:paraId="7F23C4BC" w14:textId="7D4F5EFF" w:rsidR="00BB05D8" w:rsidRPr="002D1E6F" w:rsidRDefault="00BB05D8" w:rsidP="00BB05D8">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sz w:val="18"/>
                <w:szCs w:val="18"/>
              </w:rPr>
              <w:t>3</w:t>
            </w:r>
          </w:p>
        </w:tc>
        <w:tc>
          <w:tcPr>
            <w:tcW w:w="431" w:type="pct"/>
            <w:shd w:val="clear" w:color="auto" w:fill="auto"/>
            <w:noWrap/>
            <w:vAlign w:val="center"/>
          </w:tcPr>
          <w:p w14:paraId="1A3F6526" w14:textId="68FC55F2" w:rsidR="00BB05D8" w:rsidRPr="002D1E6F" w:rsidRDefault="00BB05D8" w:rsidP="00BB05D8">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sz w:val="18"/>
                <w:szCs w:val="18"/>
              </w:rPr>
              <w:t>2</w:t>
            </w:r>
          </w:p>
        </w:tc>
        <w:tc>
          <w:tcPr>
            <w:tcW w:w="425" w:type="pct"/>
            <w:vAlign w:val="center"/>
          </w:tcPr>
          <w:p w14:paraId="0D18183B" w14:textId="275DBEAE" w:rsidR="00BB05D8" w:rsidRPr="002D1E6F" w:rsidRDefault="00BB05D8" w:rsidP="00BB05D8">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color w:val="000000"/>
                <w:sz w:val="18"/>
                <w:szCs w:val="18"/>
              </w:rPr>
              <w:t>SRSWOR</w:t>
            </w:r>
          </w:p>
        </w:tc>
        <w:tc>
          <w:tcPr>
            <w:tcW w:w="605" w:type="pct"/>
            <w:shd w:val="clear" w:color="auto" w:fill="auto"/>
            <w:noWrap/>
            <w:vAlign w:val="center"/>
          </w:tcPr>
          <w:p w14:paraId="70665677" w14:textId="45F9B173" w:rsidR="00BB05D8" w:rsidRPr="002D1E6F" w:rsidRDefault="00BB05D8" w:rsidP="00BB05D8">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color w:val="000000"/>
                <w:sz w:val="18"/>
                <w:szCs w:val="18"/>
              </w:rPr>
              <w:t>0,666666667</w:t>
            </w:r>
          </w:p>
        </w:tc>
        <w:tc>
          <w:tcPr>
            <w:tcW w:w="226" w:type="pct"/>
            <w:shd w:val="clear" w:color="auto" w:fill="auto"/>
            <w:noWrap/>
            <w:vAlign w:val="center"/>
          </w:tcPr>
          <w:p w14:paraId="210FF491" w14:textId="165F1B9C" w:rsidR="00BB05D8" w:rsidRPr="002D1E6F" w:rsidRDefault="00BB05D8" w:rsidP="00BB05D8">
            <w:pPr>
              <w:spacing w:after="0" w:line="240" w:lineRule="auto"/>
              <w:jc w:val="center"/>
              <w:rPr>
                <w:rFonts w:ascii="Calibri" w:eastAsia="Times New Roman" w:hAnsi="Calibri" w:cs="Calibri"/>
                <w:color w:val="000000"/>
                <w:sz w:val="18"/>
                <w:szCs w:val="18"/>
                <w:lang w:eastAsia="sv-SE"/>
              </w:rPr>
            </w:pPr>
            <w:r w:rsidRPr="002D1E6F">
              <w:rPr>
                <w:rFonts w:ascii="Calibri" w:hAnsi="Calibri" w:cs="Calibri"/>
                <w:color w:val="000000"/>
                <w:sz w:val="18"/>
                <w:szCs w:val="18"/>
              </w:rPr>
              <w:t>Port S3</w:t>
            </w:r>
          </w:p>
        </w:tc>
      </w:tr>
      <w:tr w:rsidR="00BB05D8" w:rsidRPr="002D1E6F" w14:paraId="4C99B58E" w14:textId="77777777" w:rsidTr="006936F6">
        <w:trPr>
          <w:trHeight w:val="300"/>
        </w:trPr>
        <w:tc>
          <w:tcPr>
            <w:tcW w:w="195" w:type="pct"/>
            <w:shd w:val="clear" w:color="auto" w:fill="auto"/>
            <w:noWrap/>
            <w:vAlign w:val="center"/>
          </w:tcPr>
          <w:p w14:paraId="518CEB88" w14:textId="3AE2F953" w:rsidR="00BB05D8" w:rsidRPr="002D1E6F" w:rsidRDefault="00BB05D8" w:rsidP="00BB05D8">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8</w:t>
            </w:r>
          </w:p>
        </w:tc>
        <w:tc>
          <w:tcPr>
            <w:tcW w:w="247" w:type="pct"/>
            <w:shd w:val="clear" w:color="auto" w:fill="auto"/>
            <w:noWrap/>
            <w:vAlign w:val="center"/>
          </w:tcPr>
          <w:p w14:paraId="26349F0B" w14:textId="57BE04F0" w:rsidR="00BB05D8" w:rsidRPr="002D1E6F" w:rsidRDefault="00BB05D8" w:rsidP="00BB05D8">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LO</w:t>
            </w:r>
          </w:p>
        </w:tc>
        <w:tc>
          <w:tcPr>
            <w:tcW w:w="265" w:type="pct"/>
            <w:shd w:val="clear" w:color="auto" w:fill="auto"/>
            <w:noWrap/>
            <w:vAlign w:val="center"/>
          </w:tcPr>
          <w:p w14:paraId="4BC62C48" w14:textId="3967B6FC" w:rsidR="00BB05D8" w:rsidRPr="002D1E6F" w:rsidRDefault="00BB05D8" w:rsidP="00BB05D8">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N</w:t>
            </w:r>
          </w:p>
        </w:tc>
        <w:tc>
          <w:tcPr>
            <w:tcW w:w="224" w:type="pct"/>
            <w:shd w:val="clear" w:color="auto" w:fill="auto"/>
            <w:noWrap/>
          </w:tcPr>
          <w:p w14:paraId="0C9DA458" w14:textId="5AE3ABCD" w:rsidR="00BB05D8" w:rsidRPr="002D1E6F" w:rsidRDefault="00BB05D8" w:rsidP="00BB05D8">
            <w:pPr>
              <w:spacing w:after="0" w:line="240" w:lineRule="auto"/>
              <w:jc w:val="center"/>
              <w:rPr>
                <w:rFonts w:ascii="Calibri" w:eastAsia="Times New Roman" w:hAnsi="Calibri" w:cs="Calibri"/>
                <w:color w:val="000000"/>
                <w:sz w:val="18"/>
                <w:szCs w:val="18"/>
                <w:lang w:eastAsia="sv-SE"/>
              </w:rPr>
            </w:pPr>
            <w:r w:rsidRPr="002D1E6F">
              <w:rPr>
                <w:sz w:val="18"/>
                <w:szCs w:val="18"/>
              </w:rPr>
              <w:t>1C</w:t>
            </w:r>
          </w:p>
        </w:tc>
        <w:tc>
          <w:tcPr>
            <w:tcW w:w="281" w:type="pct"/>
            <w:shd w:val="clear" w:color="auto" w:fill="auto"/>
            <w:noWrap/>
            <w:vAlign w:val="center"/>
          </w:tcPr>
          <w:p w14:paraId="16B683CF" w14:textId="1FD2AA4B" w:rsidR="00BB05D8" w:rsidRPr="002D1E6F" w:rsidRDefault="00BB05D8" w:rsidP="00BB05D8">
            <w:pPr>
              <w:spacing w:after="0" w:line="240" w:lineRule="auto"/>
              <w:jc w:val="center"/>
              <w:rPr>
                <w:rFonts w:ascii="Calibri" w:eastAsia="Times New Roman" w:hAnsi="Calibri" w:cs="Calibri"/>
                <w:sz w:val="18"/>
                <w:szCs w:val="18"/>
                <w:lang w:eastAsia="sv-SE"/>
              </w:rPr>
            </w:pPr>
            <w:r w:rsidRPr="002D1E6F">
              <w:rPr>
                <w:rFonts w:ascii="Calibri" w:hAnsi="Calibri" w:cs="Calibri"/>
                <w:sz w:val="18"/>
                <w:szCs w:val="18"/>
              </w:rPr>
              <w:t>None</w:t>
            </w:r>
          </w:p>
        </w:tc>
        <w:tc>
          <w:tcPr>
            <w:tcW w:w="265" w:type="pct"/>
            <w:shd w:val="clear" w:color="auto" w:fill="auto"/>
            <w:noWrap/>
            <w:vAlign w:val="center"/>
          </w:tcPr>
          <w:p w14:paraId="72EB6CBF" w14:textId="13031458" w:rsidR="00BB05D8" w:rsidRPr="002D1E6F" w:rsidRDefault="00BB05D8" w:rsidP="00BB05D8">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color w:val="000000"/>
                <w:sz w:val="18"/>
                <w:szCs w:val="18"/>
              </w:rPr>
              <w:t>South</w:t>
            </w:r>
          </w:p>
        </w:tc>
        <w:tc>
          <w:tcPr>
            <w:tcW w:w="269" w:type="pct"/>
            <w:vAlign w:val="center"/>
          </w:tcPr>
          <w:p w14:paraId="4CB7BF57" w14:textId="0462AE9C" w:rsidR="00BB05D8" w:rsidRPr="002D1E6F" w:rsidRDefault="00BB05D8" w:rsidP="00BB05D8">
            <w:pPr>
              <w:spacing w:after="0" w:line="240" w:lineRule="auto"/>
              <w:jc w:val="center"/>
              <w:rPr>
                <w:rFonts w:ascii="Calibri" w:eastAsia="Times New Roman" w:hAnsi="Calibri" w:cs="Calibri"/>
                <w:sz w:val="18"/>
                <w:szCs w:val="18"/>
                <w:lang w:eastAsia="sv-SE"/>
              </w:rPr>
            </w:pPr>
            <w:r w:rsidRPr="002D1E6F">
              <w:rPr>
                <w:rFonts w:ascii="Calibri" w:hAnsi="Calibri" w:cs="Calibri"/>
                <w:color w:val="000000"/>
                <w:sz w:val="18"/>
                <w:szCs w:val="18"/>
              </w:rPr>
              <w:t>5</w:t>
            </w:r>
          </w:p>
        </w:tc>
        <w:tc>
          <w:tcPr>
            <w:tcW w:w="319" w:type="pct"/>
            <w:vAlign w:val="center"/>
          </w:tcPr>
          <w:p w14:paraId="4034526F" w14:textId="58D136AA" w:rsidR="00BB05D8" w:rsidRPr="002D1E6F" w:rsidRDefault="00BB05D8" w:rsidP="00BB05D8">
            <w:pPr>
              <w:spacing w:after="0" w:line="240" w:lineRule="auto"/>
              <w:jc w:val="center"/>
              <w:rPr>
                <w:rFonts w:ascii="Calibri" w:eastAsia="Times New Roman" w:hAnsi="Calibri" w:cs="Calibri"/>
                <w:sz w:val="18"/>
                <w:szCs w:val="18"/>
                <w:lang w:eastAsia="sv-SE"/>
              </w:rPr>
            </w:pPr>
            <w:r w:rsidRPr="002D1E6F">
              <w:rPr>
                <w:rFonts w:ascii="Calibri" w:hAnsi="Calibri" w:cs="Calibri"/>
                <w:color w:val="000000"/>
                <w:sz w:val="18"/>
                <w:szCs w:val="18"/>
              </w:rPr>
              <w:t>5</w:t>
            </w:r>
          </w:p>
        </w:tc>
        <w:tc>
          <w:tcPr>
            <w:tcW w:w="589" w:type="pct"/>
            <w:vAlign w:val="center"/>
          </w:tcPr>
          <w:p w14:paraId="324B4065" w14:textId="168AA1E3" w:rsidR="00BB05D8" w:rsidRPr="002D1E6F" w:rsidRDefault="00BB05D8" w:rsidP="00BB05D8">
            <w:pPr>
              <w:spacing w:after="0" w:line="240" w:lineRule="auto"/>
              <w:jc w:val="center"/>
              <w:rPr>
                <w:rFonts w:ascii="Calibri" w:eastAsia="Times New Roman" w:hAnsi="Calibri" w:cs="Calibri"/>
                <w:color w:val="000000"/>
                <w:sz w:val="18"/>
                <w:szCs w:val="18"/>
                <w:lang w:eastAsia="sv-SE"/>
              </w:rPr>
            </w:pPr>
            <w:r w:rsidRPr="002D1E6F">
              <w:rPr>
                <w:rFonts w:ascii="Calibri" w:hAnsi="Calibri" w:cs="Calibri"/>
                <w:color w:val="000000"/>
                <w:sz w:val="18"/>
                <w:szCs w:val="18"/>
              </w:rPr>
              <w:t>CENSUS</w:t>
            </w:r>
          </w:p>
        </w:tc>
        <w:tc>
          <w:tcPr>
            <w:tcW w:w="277" w:type="pct"/>
            <w:vAlign w:val="center"/>
          </w:tcPr>
          <w:p w14:paraId="0BF234E4" w14:textId="0380F513" w:rsidR="00BB05D8" w:rsidRPr="002D1E6F" w:rsidRDefault="00BB05D8" w:rsidP="00BB05D8">
            <w:pPr>
              <w:spacing w:after="0" w:line="240" w:lineRule="auto"/>
              <w:jc w:val="center"/>
              <w:rPr>
                <w:rFonts w:ascii="Calibri" w:eastAsia="Times New Roman" w:hAnsi="Calibri" w:cs="Calibri"/>
                <w:color w:val="000000"/>
                <w:sz w:val="18"/>
                <w:szCs w:val="18"/>
                <w:lang w:eastAsia="sv-SE"/>
              </w:rPr>
            </w:pPr>
            <w:r w:rsidRPr="002D1E6F">
              <w:rPr>
                <w:rFonts w:ascii="Calibri" w:hAnsi="Calibri" w:cs="Calibri"/>
                <w:color w:val="000000"/>
                <w:sz w:val="18"/>
                <w:szCs w:val="18"/>
              </w:rPr>
              <w:t>1</w:t>
            </w:r>
          </w:p>
        </w:tc>
        <w:tc>
          <w:tcPr>
            <w:tcW w:w="381" w:type="pct"/>
            <w:vAlign w:val="center"/>
          </w:tcPr>
          <w:p w14:paraId="65E3CC44" w14:textId="337A01C0" w:rsidR="00BB05D8" w:rsidRPr="002D1E6F" w:rsidRDefault="00BB05D8" w:rsidP="00BB05D8">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sz w:val="18"/>
                <w:szCs w:val="18"/>
              </w:rPr>
              <w:t>3</w:t>
            </w:r>
          </w:p>
        </w:tc>
        <w:tc>
          <w:tcPr>
            <w:tcW w:w="431" w:type="pct"/>
            <w:shd w:val="clear" w:color="auto" w:fill="auto"/>
            <w:noWrap/>
            <w:vAlign w:val="center"/>
          </w:tcPr>
          <w:p w14:paraId="6F204ACE" w14:textId="6AA1FE9C" w:rsidR="00BB05D8" w:rsidRPr="002D1E6F" w:rsidRDefault="00BB05D8" w:rsidP="00BB05D8">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sz w:val="18"/>
                <w:szCs w:val="18"/>
              </w:rPr>
              <w:t>2</w:t>
            </w:r>
          </w:p>
        </w:tc>
        <w:tc>
          <w:tcPr>
            <w:tcW w:w="425" w:type="pct"/>
            <w:vAlign w:val="center"/>
          </w:tcPr>
          <w:p w14:paraId="44E2B593" w14:textId="1A674344" w:rsidR="00BB05D8" w:rsidRPr="002D1E6F" w:rsidRDefault="00BB05D8" w:rsidP="00BB05D8">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color w:val="000000"/>
                <w:sz w:val="18"/>
                <w:szCs w:val="18"/>
              </w:rPr>
              <w:t>SRSWOR</w:t>
            </w:r>
          </w:p>
        </w:tc>
        <w:tc>
          <w:tcPr>
            <w:tcW w:w="605" w:type="pct"/>
            <w:shd w:val="clear" w:color="auto" w:fill="auto"/>
            <w:noWrap/>
            <w:vAlign w:val="center"/>
          </w:tcPr>
          <w:p w14:paraId="485CA23E" w14:textId="17196996" w:rsidR="00BB05D8" w:rsidRPr="002D1E6F" w:rsidRDefault="00BB05D8" w:rsidP="00BB05D8">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color w:val="000000"/>
                <w:sz w:val="18"/>
                <w:szCs w:val="18"/>
              </w:rPr>
              <w:t>0,666666667</w:t>
            </w:r>
          </w:p>
        </w:tc>
        <w:tc>
          <w:tcPr>
            <w:tcW w:w="226" w:type="pct"/>
            <w:shd w:val="clear" w:color="auto" w:fill="auto"/>
            <w:noWrap/>
            <w:vAlign w:val="center"/>
          </w:tcPr>
          <w:p w14:paraId="24C8F632" w14:textId="59B2E698" w:rsidR="00BB05D8" w:rsidRPr="002D1E6F" w:rsidRDefault="00BB05D8" w:rsidP="00BB05D8">
            <w:pPr>
              <w:spacing w:after="0" w:line="240" w:lineRule="auto"/>
              <w:jc w:val="center"/>
              <w:rPr>
                <w:rFonts w:ascii="Calibri" w:eastAsia="Times New Roman" w:hAnsi="Calibri" w:cs="Calibri"/>
                <w:color w:val="000000"/>
                <w:sz w:val="18"/>
                <w:szCs w:val="18"/>
                <w:lang w:eastAsia="sv-SE"/>
              </w:rPr>
            </w:pPr>
            <w:r w:rsidRPr="002D1E6F">
              <w:rPr>
                <w:rFonts w:ascii="Calibri" w:hAnsi="Calibri" w:cs="Calibri"/>
                <w:color w:val="000000"/>
                <w:sz w:val="18"/>
                <w:szCs w:val="18"/>
              </w:rPr>
              <w:t>Port S4</w:t>
            </w:r>
          </w:p>
        </w:tc>
      </w:tr>
      <w:tr w:rsidR="00BB05D8" w:rsidRPr="002D1E6F" w14:paraId="50393994" w14:textId="77777777" w:rsidTr="006936F6">
        <w:trPr>
          <w:trHeight w:val="300"/>
        </w:trPr>
        <w:tc>
          <w:tcPr>
            <w:tcW w:w="195" w:type="pct"/>
            <w:shd w:val="clear" w:color="auto" w:fill="auto"/>
            <w:noWrap/>
            <w:vAlign w:val="center"/>
          </w:tcPr>
          <w:p w14:paraId="54183259" w14:textId="127D2B1B" w:rsidR="00BB05D8" w:rsidRPr="002D1E6F" w:rsidRDefault="00BB05D8" w:rsidP="00BB05D8">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9</w:t>
            </w:r>
          </w:p>
        </w:tc>
        <w:tc>
          <w:tcPr>
            <w:tcW w:w="247" w:type="pct"/>
            <w:shd w:val="clear" w:color="auto" w:fill="auto"/>
            <w:noWrap/>
            <w:vAlign w:val="center"/>
          </w:tcPr>
          <w:p w14:paraId="3F50737F" w14:textId="26A51A53" w:rsidR="00BB05D8" w:rsidRPr="002D1E6F" w:rsidRDefault="00BB05D8" w:rsidP="00BB05D8">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LO</w:t>
            </w:r>
          </w:p>
        </w:tc>
        <w:tc>
          <w:tcPr>
            <w:tcW w:w="265" w:type="pct"/>
            <w:shd w:val="clear" w:color="auto" w:fill="auto"/>
            <w:noWrap/>
            <w:vAlign w:val="center"/>
          </w:tcPr>
          <w:p w14:paraId="0C6BAFF3" w14:textId="6B42B189" w:rsidR="00BB05D8" w:rsidRPr="002D1E6F" w:rsidRDefault="00BB05D8" w:rsidP="00BB05D8">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N</w:t>
            </w:r>
          </w:p>
        </w:tc>
        <w:tc>
          <w:tcPr>
            <w:tcW w:w="224" w:type="pct"/>
            <w:shd w:val="clear" w:color="auto" w:fill="auto"/>
            <w:noWrap/>
          </w:tcPr>
          <w:p w14:paraId="1A49A478" w14:textId="78A1BB58" w:rsidR="00BB05D8" w:rsidRPr="002D1E6F" w:rsidRDefault="00BB05D8" w:rsidP="00BB05D8">
            <w:pPr>
              <w:spacing w:after="0" w:line="240" w:lineRule="auto"/>
              <w:jc w:val="center"/>
              <w:rPr>
                <w:rFonts w:ascii="Calibri" w:eastAsia="Times New Roman" w:hAnsi="Calibri" w:cs="Calibri"/>
                <w:color w:val="000000"/>
                <w:sz w:val="18"/>
                <w:szCs w:val="18"/>
                <w:lang w:eastAsia="sv-SE"/>
              </w:rPr>
            </w:pPr>
            <w:r w:rsidRPr="002D1E6F">
              <w:rPr>
                <w:sz w:val="18"/>
                <w:szCs w:val="18"/>
              </w:rPr>
              <w:t>1C</w:t>
            </w:r>
          </w:p>
        </w:tc>
        <w:tc>
          <w:tcPr>
            <w:tcW w:w="281" w:type="pct"/>
            <w:shd w:val="clear" w:color="auto" w:fill="auto"/>
            <w:noWrap/>
            <w:vAlign w:val="center"/>
          </w:tcPr>
          <w:p w14:paraId="163742FF" w14:textId="6FDBCBE5" w:rsidR="00BB05D8" w:rsidRPr="002D1E6F" w:rsidRDefault="00BB05D8" w:rsidP="00BB05D8">
            <w:pPr>
              <w:spacing w:after="0" w:line="240" w:lineRule="auto"/>
              <w:jc w:val="center"/>
              <w:rPr>
                <w:rFonts w:ascii="Calibri" w:eastAsia="Times New Roman" w:hAnsi="Calibri" w:cs="Calibri"/>
                <w:sz w:val="18"/>
                <w:szCs w:val="18"/>
                <w:lang w:eastAsia="sv-SE"/>
              </w:rPr>
            </w:pPr>
            <w:r w:rsidRPr="002D1E6F">
              <w:rPr>
                <w:rFonts w:ascii="Calibri" w:hAnsi="Calibri" w:cs="Calibri"/>
                <w:sz w:val="18"/>
                <w:szCs w:val="18"/>
              </w:rPr>
              <w:t>None</w:t>
            </w:r>
          </w:p>
        </w:tc>
        <w:tc>
          <w:tcPr>
            <w:tcW w:w="265" w:type="pct"/>
            <w:shd w:val="clear" w:color="auto" w:fill="auto"/>
            <w:noWrap/>
            <w:vAlign w:val="center"/>
          </w:tcPr>
          <w:p w14:paraId="6111FB57" w14:textId="78303CA5" w:rsidR="00BB05D8" w:rsidRPr="002D1E6F" w:rsidRDefault="00BB05D8" w:rsidP="00BB05D8">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color w:val="000000"/>
                <w:sz w:val="18"/>
                <w:szCs w:val="18"/>
              </w:rPr>
              <w:t>South</w:t>
            </w:r>
          </w:p>
        </w:tc>
        <w:tc>
          <w:tcPr>
            <w:tcW w:w="269" w:type="pct"/>
            <w:vAlign w:val="center"/>
          </w:tcPr>
          <w:p w14:paraId="09E4161F" w14:textId="6D2B0719" w:rsidR="00BB05D8" w:rsidRPr="002D1E6F" w:rsidRDefault="00BB05D8" w:rsidP="00BB05D8">
            <w:pPr>
              <w:spacing w:after="0" w:line="240" w:lineRule="auto"/>
              <w:jc w:val="center"/>
              <w:rPr>
                <w:rFonts w:ascii="Calibri" w:eastAsia="Times New Roman" w:hAnsi="Calibri" w:cs="Calibri"/>
                <w:sz w:val="18"/>
                <w:szCs w:val="18"/>
                <w:lang w:eastAsia="sv-SE"/>
              </w:rPr>
            </w:pPr>
            <w:r w:rsidRPr="002D1E6F">
              <w:rPr>
                <w:rFonts w:ascii="Calibri" w:hAnsi="Calibri" w:cs="Calibri"/>
                <w:color w:val="000000"/>
                <w:sz w:val="18"/>
                <w:szCs w:val="18"/>
              </w:rPr>
              <w:t>5</w:t>
            </w:r>
          </w:p>
        </w:tc>
        <w:tc>
          <w:tcPr>
            <w:tcW w:w="319" w:type="pct"/>
            <w:vAlign w:val="center"/>
          </w:tcPr>
          <w:p w14:paraId="0E314AC1" w14:textId="26BC4724" w:rsidR="00BB05D8" w:rsidRPr="002D1E6F" w:rsidRDefault="00BB05D8" w:rsidP="00BB05D8">
            <w:pPr>
              <w:spacing w:after="0" w:line="240" w:lineRule="auto"/>
              <w:jc w:val="center"/>
              <w:rPr>
                <w:rFonts w:ascii="Calibri" w:eastAsia="Times New Roman" w:hAnsi="Calibri" w:cs="Calibri"/>
                <w:sz w:val="18"/>
                <w:szCs w:val="18"/>
                <w:lang w:eastAsia="sv-SE"/>
              </w:rPr>
            </w:pPr>
            <w:r w:rsidRPr="002D1E6F">
              <w:rPr>
                <w:rFonts w:ascii="Calibri" w:hAnsi="Calibri" w:cs="Calibri"/>
                <w:color w:val="000000"/>
                <w:sz w:val="18"/>
                <w:szCs w:val="18"/>
              </w:rPr>
              <w:t>5</w:t>
            </w:r>
          </w:p>
        </w:tc>
        <w:tc>
          <w:tcPr>
            <w:tcW w:w="589" w:type="pct"/>
            <w:vAlign w:val="center"/>
          </w:tcPr>
          <w:p w14:paraId="140D7707" w14:textId="5F714965" w:rsidR="00BB05D8" w:rsidRPr="002D1E6F" w:rsidRDefault="00BB05D8" w:rsidP="00BB05D8">
            <w:pPr>
              <w:spacing w:after="0" w:line="240" w:lineRule="auto"/>
              <w:jc w:val="center"/>
              <w:rPr>
                <w:rFonts w:ascii="Calibri" w:eastAsia="Times New Roman" w:hAnsi="Calibri" w:cs="Calibri"/>
                <w:color w:val="000000"/>
                <w:sz w:val="18"/>
                <w:szCs w:val="18"/>
                <w:lang w:eastAsia="sv-SE"/>
              </w:rPr>
            </w:pPr>
            <w:r w:rsidRPr="002D1E6F">
              <w:rPr>
                <w:rFonts w:ascii="Calibri" w:hAnsi="Calibri" w:cs="Calibri"/>
                <w:color w:val="000000"/>
                <w:sz w:val="18"/>
                <w:szCs w:val="18"/>
              </w:rPr>
              <w:t>CENSUS</w:t>
            </w:r>
          </w:p>
        </w:tc>
        <w:tc>
          <w:tcPr>
            <w:tcW w:w="277" w:type="pct"/>
            <w:vAlign w:val="center"/>
          </w:tcPr>
          <w:p w14:paraId="639C01C3" w14:textId="05469074" w:rsidR="00BB05D8" w:rsidRPr="002D1E6F" w:rsidRDefault="00BB05D8" w:rsidP="00BB05D8">
            <w:pPr>
              <w:spacing w:after="0" w:line="240" w:lineRule="auto"/>
              <w:jc w:val="center"/>
              <w:rPr>
                <w:rFonts w:ascii="Calibri" w:eastAsia="Times New Roman" w:hAnsi="Calibri" w:cs="Calibri"/>
                <w:color w:val="000000"/>
                <w:sz w:val="18"/>
                <w:szCs w:val="18"/>
                <w:lang w:eastAsia="sv-SE"/>
              </w:rPr>
            </w:pPr>
            <w:r w:rsidRPr="002D1E6F">
              <w:rPr>
                <w:rFonts w:ascii="Calibri" w:hAnsi="Calibri" w:cs="Calibri"/>
                <w:color w:val="000000"/>
                <w:sz w:val="18"/>
                <w:szCs w:val="18"/>
              </w:rPr>
              <w:t>1</w:t>
            </w:r>
          </w:p>
        </w:tc>
        <w:tc>
          <w:tcPr>
            <w:tcW w:w="381" w:type="pct"/>
            <w:vAlign w:val="center"/>
          </w:tcPr>
          <w:p w14:paraId="72FC74D9" w14:textId="63B19B09" w:rsidR="00BB05D8" w:rsidRPr="002D1E6F" w:rsidRDefault="00BB05D8" w:rsidP="00BB05D8">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sz w:val="18"/>
                <w:szCs w:val="18"/>
              </w:rPr>
              <w:t>3</w:t>
            </w:r>
          </w:p>
        </w:tc>
        <w:tc>
          <w:tcPr>
            <w:tcW w:w="431" w:type="pct"/>
            <w:shd w:val="clear" w:color="auto" w:fill="auto"/>
            <w:noWrap/>
            <w:vAlign w:val="center"/>
          </w:tcPr>
          <w:p w14:paraId="5A1B8EF5" w14:textId="2F95857B" w:rsidR="00BB05D8" w:rsidRPr="002D1E6F" w:rsidRDefault="00BB05D8" w:rsidP="00BB05D8">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sz w:val="18"/>
                <w:szCs w:val="18"/>
              </w:rPr>
              <w:t>2</w:t>
            </w:r>
          </w:p>
        </w:tc>
        <w:tc>
          <w:tcPr>
            <w:tcW w:w="425" w:type="pct"/>
            <w:vAlign w:val="center"/>
          </w:tcPr>
          <w:p w14:paraId="6E483D05" w14:textId="4F0BCB42" w:rsidR="00BB05D8" w:rsidRPr="002D1E6F" w:rsidRDefault="00BB05D8" w:rsidP="00BB05D8">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color w:val="000000"/>
                <w:sz w:val="18"/>
                <w:szCs w:val="18"/>
              </w:rPr>
              <w:t>SRSWOR</w:t>
            </w:r>
          </w:p>
        </w:tc>
        <w:tc>
          <w:tcPr>
            <w:tcW w:w="605" w:type="pct"/>
            <w:shd w:val="clear" w:color="auto" w:fill="auto"/>
            <w:noWrap/>
            <w:vAlign w:val="center"/>
          </w:tcPr>
          <w:p w14:paraId="6459D7DC" w14:textId="44F46D0B" w:rsidR="00BB05D8" w:rsidRPr="002D1E6F" w:rsidRDefault="00BB05D8" w:rsidP="00BB05D8">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color w:val="000000"/>
                <w:sz w:val="18"/>
                <w:szCs w:val="18"/>
              </w:rPr>
              <w:t>0,666666667</w:t>
            </w:r>
          </w:p>
        </w:tc>
        <w:tc>
          <w:tcPr>
            <w:tcW w:w="226" w:type="pct"/>
            <w:shd w:val="clear" w:color="auto" w:fill="auto"/>
            <w:noWrap/>
            <w:vAlign w:val="center"/>
          </w:tcPr>
          <w:p w14:paraId="65BAF440" w14:textId="3F453487" w:rsidR="00BB05D8" w:rsidRPr="002D1E6F" w:rsidRDefault="00BB05D8" w:rsidP="00BB05D8">
            <w:pPr>
              <w:spacing w:after="0" w:line="240" w:lineRule="auto"/>
              <w:jc w:val="center"/>
              <w:rPr>
                <w:rFonts w:ascii="Calibri" w:eastAsia="Times New Roman" w:hAnsi="Calibri" w:cs="Calibri"/>
                <w:color w:val="000000"/>
                <w:sz w:val="18"/>
                <w:szCs w:val="18"/>
                <w:lang w:eastAsia="sv-SE"/>
              </w:rPr>
            </w:pPr>
            <w:r w:rsidRPr="002D1E6F">
              <w:rPr>
                <w:rFonts w:ascii="Calibri" w:hAnsi="Calibri" w:cs="Calibri"/>
                <w:color w:val="000000"/>
                <w:sz w:val="18"/>
                <w:szCs w:val="18"/>
              </w:rPr>
              <w:t>Port S5</w:t>
            </w:r>
          </w:p>
        </w:tc>
      </w:tr>
    </w:tbl>
    <w:p w14:paraId="1DFC7CDE" w14:textId="77777777" w:rsidR="00AA7387" w:rsidRPr="002D1E6F" w:rsidRDefault="00AA7387" w:rsidP="00AA7387">
      <w:pPr>
        <w:tabs>
          <w:tab w:val="left" w:pos="216"/>
          <w:tab w:val="left" w:pos="2347"/>
          <w:tab w:val="left" w:pos="4143"/>
          <w:tab w:val="left" w:pos="5619"/>
          <w:tab w:val="left" w:pos="7015"/>
          <w:tab w:val="left" w:pos="8331"/>
          <w:tab w:val="left" w:pos="9707"/>
          <w:tab w:val="left" w:pos="11083"/>
          <w:tab w:val="left" w:pos="12699"/>
          <w:tab w:val="left" w:pos="14255"/>
          <w:tab w:val="left" w:pos="15991"/>
          <w:tab w:val="left" w:pos="18507"/>
          <w:tab w:val="left" w:pos="21143"/>
          <w:tab w:val="left" w:pos="23179"/>
          <w:tab w:val="left" w:pos="24635"/>
          <w:tab w:val="left" w:pos="26571"/>
        </w:tabs>
        <w:spacing w:after="0" w:line="240" w:lineRule="auto"/>
        <w:rPr>
          <w:rFonts w:ascii="Calibri" w:eastAsia="Times New Roman" w:hAnsi="Calibri" w:cs="Calibri"/>
          <w:b/>
          <w:bCs/>
          <w:color w:val="000000"/>
          <w:lang w:eastAsia="sv-SE"/>
        </w:rPr>
      </w:pPr>
    </w:p>
    <w:p w14:paraId="20423970" w14:textId="7E28F513" w:rsidR="005F1EAE" w:rsidRPr="002D1E6F" w:rsidRDefault="00AA7387" w:rsidP="001229A2">
      <w:pPr>
        <w:spacing w:after="0"/>
        <w:rPr>
          <w:rFonts w:ascii="Calibri" w:eastAsia="Times New Roman" w:hAnsi="Calibri" w:cs="Calibri"/>
          <w:b/>
          <w:bCs/>
          <w:color w:val="000000"/>
          <w:lang w:eastAsia="sv-SE"/>
        </w:rPr>
      </w:pPr>
      <w:r w:rsidRPr="002D1E6F">
        <w:rPr>
          <w:rFonts w:ascii="Calibri" w:eastAsia="Times New Roman" w:hAnsi="Calibri" w:cs="Calibri"/>
          <w:b/>
          <w:bCs/>
          <w:color w:val="000000"/>
          <w:lang w:eastAsia="sv-SE"/>
        </w:rPr>
        <w:lastRenderedPageBreak/>
        <w:t>E</w:t>
      </w:r>
      <w:r w:rsidR="00410211" w:rsidRPr="002D1E6F">
        <w:rPr>
          <w:rFonts w:ascii="Calibri" w:eastAsia="Times New Roman" w:hAnsi="Calibri" w:cs="Calibri"/>
          <w:b/>
          <w:bCs/>
          <w:color w:val="000000"/>
          <w:lang w:eastAsia="sv-SE"/>
        </w:rPr>
        <w:t>xample</w:t>
      </w:r>
      <w:r w:rsidR="005F1EAE" w:rsidRPr="002D1E6F">
        <w:rPr>
          <w:rFonts w:ascii="Calibri" w:eastAsia="Times New Roman" w:hAnsi="Calibri" w:cs="Calibri"/>
          <w:b/>
          <w:bCs/>
          <w:color w:val="000000"/>
          <w:lang w:eastAsia="sv-SE"/>
        </w:rPr>
        <w:t xml:space="preserve"> </w:t>
      </w:r>
      <w:r w:rsidRPr="002D1E6F">
        <w:rPr>
          <w:rFonts w:ascii="Calibri" w:eastAsia="Times New Roman" w:hAnsi="Calibri" w:cs="Calibri"/>
          <w:b/>
          <w:bCs/>
          <w:color w:val="000000"/>
          <w:lang w:eastAsia="sv-SE"/>
        </w:rPr>
        <w:t>3</w:t>
      </w:r>
      <w:r w:rsidR="00FB7AFA" w:rsidRPr="002D1E6F">
        <w:rPr>
          <w:rFonts w:ascii="Calibri" w:eastAsia="Times New Roman" w:hAnsi="Calibri" w:cs="Calibri"/>
          <w:b/>
          <w:bCs/>
          <w:color w:val="000000"/>
          <w:lang w:eastAsia="sv-SE"/>
        </w:rPr>
        <w:t>: 2-stage cluster sampling without stratification</w:t>
      </w:r>
      <w:r w:rsidR="00FB7AFA" w:rsidRPr="002D1E6F" w:rsidDel="00FB7AFA">
        <w:rPr>
          <w:rFonts w:ascii="Calibri" w:eastAsia="Times New Roman" w:hAnsi="Calibri" w:cs="Calibri"/>
          <w:b/>
          <w:bCs/>
          <w:color w:val="000000"/>
          <w:lang w:eastAsia="sv-SE"/>
        </w:rPr>
        <w:t xml:space="preserve"> </w:t>
      </w:r>
      <w:r w:rsidRPr="002D1E6F">
        <w:rPr>
          <w:rFonts w:ascii="Calibri" w:eastAsia="Times New Roman" w:hAnsi="Calibri" w:cs="Calibri"/>
          <w:b/>
          <w:bCs/>
          <w:color w:val="000000"/>
          <w:lang w:eastAsia="sv-SE"/>
        </w:rPr>
        <w:t>(‘2C’)</w:t>
      </w:r>
    </w:p>
    <w:p w14:paraId="5FA75471" w14:textId="46C8E67B" w:rsidR="005F1EAE" w:rsidRPr="002D1E6F" w:rsidRDefault="005F1EAE" w:rsidP="001229A2">
      <w:pPr>
        <w:spacing w:after="0"/>
        <w:rPr>
          <w:rFonts w:ascii="Calibri" w:eastAsia="Times New Roman" w:hAnsi="Calibri" w:cs="Calibri"/>
          <w:b/>
          <w:bCs/>
          <w:color w:val="000000"/>
          <w:lang w:eastAsia="sv-SE"/>
        </w:rPr>
      </w:pPr>
      <w:r w:rsidRPr="002D1E6F">
        <w:rPr>
          <w:rFonts w:ascii="Calibri" w:eastAsia="Times New Roman" w:hAnsi="Calibri" w:cs="Calibri"/>
          <w:b/>
          <w:bCs/>
          <w:color w:val="000000"/>
          <w:lang w:eastAsia="sv-SE"/>
        </w:rPr>
        <w:t>In Country X the sampling of landings involves a stage of port selection. The ports are organized in three geographical clusters: "North" (15 ports), "Center" (20 ports), "South" (</w:t>
      </w:r>
      <w:r w:rsidR="006936F6" w:rsidRPr="002D1E6F">
        <w:rPr>
          <w:rFonts w:ascii="Calibri" w:eastAsia="Times New Roman" w:hAnsi="Calibri" w:cs="Calibri"/>
          <w:b/>
          <w:bCs/>
          <w:color w:val="000000"/>
          <w:lang w:eastAsia="sv-SE"/>
        </w:rPr>
        <w:t xml:space="preserve">10 </w:t>
      </w:r>
      <w:r w:rsidRPr="002D1E6F">
        <w:rPr>
          <w:rFonts w:ascii="Calibri" w:eastAsia="Times New Roman" w:hAnsi="Calibri" w:cs="Calibri"/>
          <w:b/>
          <w:bCs/>
          <w:color w:val="000000"/>
          <w:lang w:eastAsia="sv-SE"/>
        </w:rPr>
        <w:t xml:space="preserve">ports).  In a specific time period (e.g., a week) 2 clusters are selected and </w:t>
      </w:r>
      <w:r w:rsidR="003E5D1A" w:rsidRPr="002D1E6F">
        <w:rPr>
          <w:rFonts w:ascii="Calibri" w:eastAsia="Times New Roman" w:hAnsi="Calibri" w:cs="Calibri"/>
          <w:b/>
          <w:bCs/>
          <w:color w:val="000000"/>
          <w:lang w:eastAsia="sv-SE"/>
        </w:rPr>
        <w:t xml:space="preserve">2 </w:t>
      </w:r>
      <w:r w:rsidRPr="002D1E6F">
        <w:rPr>
          <w:rFonts w:ascii="Calibri" w:eastAsia="Times New Roman" w:hAnsi="Calibri" w:cs="Calibri"/>
          <w:b/>
          <w:bCs/>
          <w:color w:val="000000"/>
          <w:lang w:eastAsia="sv-SE"/>
        </w:rPr>
        <w:t>ports visited in each of them. In the example, cluster "Center" and "South" were selected in the 1st stage of sampling and ports C16, C07, S02, and S14 were selected in the 2nd stage.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616"/>
        <w:gridCol w:w="781"/>
        <w:gridCol w:w="841"/>
        <w:gridCol w:w="707"/>
        <w:gridCol w:w="892"/>
        <w:gridCol w:w="841"/>
        <w:gridCol w:w="853"/>
        <w:gridCol w:w="1016"/>
        <w:gridCol w:w="1037"/>
        <w:gridCol w:w="881"/>
        <w:gridCol w:w="1217"/>
        <w:gridCol w:w="1380"/>
        <w:gridCol w:w="1357"/>
        <w:gridCol w:w="1201"/>
        <w:gridCol w:w="714"/>
      </w:tblGrid>
      <w:tr w:rsidR="008075C7" w:rsidRPr="002D1E6F" w14:paraId="2FA2EC82" w14:textId="77777777" w:rsidTr="00BB05D8">
        <w:trPr>
          <w:trHeight w:val="300"/>
        </w:trPr>
        <w:tc>
          <w:tcPr>
            <w:tcW w:w="194" w:type="pct"/>
            <w:shd w:val="clear" w:color="000000" w:fill="5B9BD5"/>
            <w:noWrap/>
            <w:vAlign w:val="center"/>
            <w:hideMark/>
          </w:tcPr>
          <w:p w14:paraId="2CAD9058" w14:textId="77777777" w:rsidR="005F1EAE" w:rsidRPr="002D1E6F" w:rsidRDefault="005F1EAE" w:rsidP="005F1EAE">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LocationId</w:t>
            </w:r>
          </w:p>
        </w:tc>
        <w:tc>
          <w:tcPr>
            <w:tcW w:w="244" w:type="pct"/>
            <w:shd w:val="clear" w:color="000000" w:fill="5B9BD5"/>
            <w:noWrap/>
            <w:vAlign w:val="center"/>
            <w:hideMark/>
          </w:tcPr>
          <w:p w14:paraId="19874E59" w14:textId="77777777" w:rsidR="005F1EAE" w:rsidRPr="002D1E6F" w:rsidRDefault="005F1EAE" w:rsidP="005F1EAE">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LOrecordType</w:t>
            </w:r>
          </w:p>
        </w:tc>
        <w:tc>
          <w:tcPr>
            <w:tcW w:w="262" w:type="pct"/>
            <w:shd w:val="clear" w:color="000000" w:fill="D9D9D9"/>
            <w:noWrap/>
            <w:vAlign w:val="center"/>
            <w:hideMark/>
          </w:tcPr>
          <w:p w14:paraId="76D55FA8" w14:textId="77777777" w:rsidR="005F1EAE" w:rsidRPr="002D1E6F" w:rsidRDefault="005F1EAE" w:rsidP="005F1EAE">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LOstratification</w:t>
            </w:r>
          </w:p>
        </w:tc>
        <w:tc>
          <w:tcPr>
            <w:tcW w:w="222" w:type="pct"/>
            <w:shd w:val="clear" w:color="000000" w:fill="D9D9D9"/>
            <w:noWrap/>
            <w:vAlign w:val="center"/>
            <w:hideMark/>
          </w:tcPr>
          <w:p w14:paraId="72C39A20" w14:textId="77777777" w:rsidR="005F1EAE" w:rsidRPr="002D1E6F" w:rsidRDefault="005F1EAE" w:rsidP="005F1EAE">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LOclustering</w:t>
            </w:r>
          </w:p>
        </w:tc>
        <w:tc>
          <w:tcPr>
            <w:tcW w:w="278" w:type="pct"/>
            <w:shd w:val="clear" w:color="000000" w:fill="5B9BD5"/>
            <w:noWrap/>
            <w:vAlign w:val="center"/>
            <w:hideMark/>
          </w:tcPr>
          <w:p w14:paraId="54FCC59E" w14:textId="77777777" w:rsidR="005F1EAE" w:rsidRPr="002D1E6F" w:rsidRDefault="005F1EAE" w:rsidP="005F1EAE">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LOstratumName</w:t>
            </w:r>
          </w:p>
        </w:tc>
        <w:tc>
          <w:tcPr>
            <w:tcW w:w="262" w:type="pct"/>
            <w:shd w:val="clear" w:color="000000" w:fill="D9D9D9"/>
            <w:noWrap/>
            <w:vAlign w:val="center"/>
            <w:hideMark/>
          </w:tcPr>
          <w:p w14:paraId="00363251" w14:textId="77777777" w:rsidR="005F1EAE" w:rsidRPr="002D1E6F" w:rsidRDefault="005F1EAE" w:rsidP="005F1EAE">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LOclusterName</w:t>
            </w:r>
          </w:p>
        </w:tc>
        <w:tc>
          <w:tcPr>
            <w:tcW w:w="266" w:type="pct"/>
            <w:shd w:val="clear" w:color="000000" w:fill="D9D9D9"/>
            <w:vAlign w:val="center"/>
          </w:tcPr>
          <w:p w14:paraId="3A3500D4" w14:textId="77777777" w:rsidR="005F1EAE" w:rsidRPr="002D1E6F" w:rsidRDefault="005F1EAE" w:rsidP="005F1EAE">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LOnumberTotal</w:t>
            </w:r>
          </w:p>
        </w:tc>
        <w:tc>
          <w:tcPr>
            <w:tcW w:w="315" w:type="pct"/>
            <w:shd w:val="clear" w:color="000000" w:fill="D9D9D9"/>
            <w:vAlign w:val="center"/>
          </w:tcPr>
          <w:p w14:paraId="1E6D8FB9" w14:textId="77777777" w:rsidR="005F1EAE" w:rsidRPr="002D1E6F" w:rsidRDefault="005F1EAE" w:rsidP="005F1EAE">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LOnumberSampled</w:t>
            </w:r>
          </w:p>
        </w:tc>
        <w:tc>
          <w:tcPr>
            <w:tcW w:w="626" w:type="pct"/>
            <w:shd w:val="clear" w:color="000000" w:fill="D9D9D9"/>
            <w:vAlign w:val="center"/>
          </w:tcPr>
          <w:p w14:paraId="6C2F71BD" w14:textId="1C6D4B69" w:rsidR="005F1EAE" w:rsidRPr="002D1E6F" w:rsidRDefault="000971B0" w:rsidP="000971B0">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LOselectionMethod</w:t>
            </w:r>
          </w:p>
        </w:tc>
        <w:tc>
          <w:tcPr>
            <w:tcW w:w="274" w:type="pct"/>
            <w:shd w:val="clear" w:color="000000" w:fill="D9D9D9"/>
            <w:vAlign w:val="center"/>
          </w:tcPr>
          <w:p w14:paraId="732B4F13" w14:textId="77777777" w:rsidR="005F1EAE" w:rsidRPr="002D1E6F" w:rsidRDefault="005F1EAE" w:rsidP="005F1EAE">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LOinclusionProb</w:t>
            </w:r>
          </w:p>
        </w:tc>
        <w:tc>
          <w:tcPr>
            <w:tcW w:w="377" w:type="pct"/>
            <w:shd w:val="clear" w:color="000000" w:fill="D9D9D9"/>
            <w:vAlign w:val="center"/>
          </w:tcPr>
          <w:p w14:paraId="5F859000" w14:textId="77777777" w:rsidR="005F1EAE" w:rsidRPr="002D1E6F" w:rsidRDefault="005F1EAE" w:rsidP="005F1EAE">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LOnumberTotalClusters</w:t>
            </w:r>
          </w:p>
        </w:tc>
        <w:tc>
          <w:tcPr>
            <w:tcW w:w="426" w:type="pct"/>
            <w:shd w:val="clear" w:color="000000" w:fill="D9D9D9"/>
            <w:noWrap/>
            <w:vAlign w:val="center"/>
            <w:hideMark/>
          </w:tcPr>
          <w:p w14:paraId="21F232D5" w14:textId="77777777" w:rsidR="005F1EAE" w:rsidRPr="002D1E6F" w:rsidRDefault="005F1EAE" w:rsidP="005F1EAE">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LOnumberSampledClusters</w:t>
            </w:r>
          </w:p>
        </w:tc>
        <w:tc>
          <w:tcPr>
            <w:tcW w:w="660" w:type="pct"/>
            <w:shd w:val="clear" w:color="000000" w:fill="D9D9D9"/>
            <w:vAlign w:val="center"/>
          </w:tcPr>
          <w:p w14:paraId="6394DF42" w14:textId="77777777" w:rsidR="005F1EAE" w:rsidRPr="002D1E6F" w:rsidRDefault="005F1EAE" w:rsidP="005F1EAE">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LOselectionMethodCluster</w:t>
            </w:r>
          </w:p>
        </w:tc>
        <w:tc>
          <w:tcPr>
            <w:tcW w:w="372" w:type="pct"/>
            <w:shd w:val="clear" w:color="000000" w:fill="D9D9D9"/>
            <w:noWrap/>
            <w:vAlign w:val="center"/>
            <w:hideMark/>
          </w:tcPr>
          <w:p w14:paraId="6145C48F" w14:textId="77777777" w:rsidR="005F1EAE" w:rsidRPr="002D1E6F" w:rsidRDefault="005F1EAE" w:rsidP="005F1EAE">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LOinclusionProbCluster</w:t>
            </w:r>
          </w:p>
        </w:tc>
        <w:tc>
          <w:tcPr>
            <w:tcW w:w="223" w:type="pct"/>
            <w:shd w:val="clear" w:color="000000" w:fill="5B9BD5"/>
            <w:noWrap/>
            <w:vAlign w:val="center"/>
            <w:hideMark/>
          </w:tcPr>
          <w:p w14:paraId="4C929D22" w14:textId="77777777" w:rsidR="005F1EAE" w:rsidRPr="002D1E6F" w:rsidRDefault="005F1EAE" w:rsidP="005F1EAE">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LOunitName</w:t>
            </w:r>
          </w:p>
        </w:tc>
      </w:tr>
      <w:tr w:rsidR="000971B0" w:rsidRPr="002D1E6F" w14:paraId="6ED9B3DC" w14:textId="77777777" w:rsidTr="006936F6">
        <w:trPr>
          <w:trHeight w:val="300"/>
        </w:trPr>
        <w:tc>
          <w:tcPr>
            <w:tcW w:w="194" w:type="pct"/>
            <w:shd w:val="clear" w:color="auto" w:fill="auto"/>
            <w:noWrap/>
            <w:vAlign w:val="center"/>
            <w:hideMark/>
          </w:tcPr>
          <w:p w14:paraId="1857F1D3" w14:textId="77777777" w:rsidR="005F1EAE" w:rsidRPr="002D1E6F" w:rsidRDefault="005F1EAE" w:rsidP="005F1EAE">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1</w:t>
            </w:r>
          </w:p>
        </w:tc>
        <w:tc>
          <w:tcPr>
            <w:tcW w:w="244" w:type="pct"/>
            <w:shd w:val="clear" w:color="auto" w:fill="auto"/>
            <w:noWrap/>
            <w:vAlign w:val="center"/>
            <w:hideMark/>
          </w:tcPr>
          <w:p w14:paraId="00E4E0C8" w14:textId="77777777" w:rsidR="005F1EAE" w:rsidRPr="002D1E6F" w:rsidRDefault="005F1EAE" w:rsidP="005F1EAE">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LO</w:t>
            </w:r>
          </w:p>
        </w:tc>
        <w:tc>
          <w:tcPr>
            <w:tcW w:w="262" w:type="pct"/>
            <w:shd w:val="clear" w:color="auto" w:fill="auto"/>
            <w:noWrap/>
            <w:vAlign w:val="center"/>
            <w:hideMark/>
          </w:tcPr>
          <w:p w14:paraId="679003D0" w14:textId="321650C0" w:rsidR="005F1EAE" w:rsidRPr="002D1E6F" w:rsidRDefault="005F1EAE" w:rsidP="005F1EAE">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N</w:t>
            </w:r>
          </w:p>
        </w:tc>
        <w:tc>
          <w:tcPr>
            <w:tcW w:w="222" w:type="pct"/>
            <w:shd w:val="clear" w:color="auto" w:fill="auto"/>
            <w:noWrap/>
            <w:vAlign w:val="center"/>
            <w:hideMark/>
          </w:tcPr>
          <w:p w14:paraId="1AEF3462" w14:textId="5B64A1B0" w:rsidR="005F1EAE" w:rsidRPr="002D1E6F" w:rsidRDefault="00BB05D8" w:rsidP="006936F6">
            <w:pPr>
              <w:spacing w:after="0" w:line="240" w:lineRule="auto"/>
              <w:jc w:val="center"/>
              <w:rPr>
                <w:rFonts w:ascii="Calibri" w:eastAsia="Times New Roman" w:hAnsi="Calibri" w:cs="Calibri"/>
                <w:color w:val="000000"/>
                <w:sz w:val="18"/>
                <w:szCs w:val="18"/>
                <w:lang w:eastAsia="sv-SE"/>
              </w:rPr>
            </w:pPr>
            <w:r w:rsidRPr="002D1E6F">
              <w:rPr>
                <w:sz w:val="18"/>
                <w:szCs w:val="18"/>
              </w:rPr>
              <w:t>2C</w:t>
            </w:r>
          </w:p>
        </w:tc>
        <w:tc>
          <w:tcPr>
            <w:tcW w:w="278" w:type="pct"/>
            <w:shd w:val="clear" w:color="auto" w:fill="auto"/>
            <w:noWrap/>
            <w:vAlign w:val="center"/>
            <w:hideMark/>
          </w:tcPr>
          <w:p w14:paraId="65B94F2B" w14:textId="77777777" w:rsidR="005F1EAE" w:rsidRPr="002D1E6F" w:rsidRDefault="005F1EAE" w:rsidP="005F1EAE">
            <w:pPr>
              <w:spacing w:after="0" w:line="240" w:lineRule="auto"/>
              <w:jc w:val="center"/>
              <w:rPr>
                <w:rFonts w:ascii="Calibri" w:eastAsia="Times New Roman" w:hAnsi="Calibri" w:cs="Calibri"/>
                <w:sz w:val="18"/>
                <w:szCs w:val="18"/>
                <w:lang w:eastAsia="sv-SE"/>
              </w:rPr>
            </w:pPr>
            <w:r w:rsidRPr="002D1E6F">
              <w:rPr>
                <w:rFonts w:ascii="Calibri" w:hAnsi="Calibri" w:cs="Calibri"/>
                <w:sz w:val="18"/>
                <w:szCs w:val="18"/>
              </w:rPr>
              <w:t>None</w:t>
            </w:r>
          </w:p>
        </w:tc>
        <w:tc>
          <w:tcPr>
            <w:tcW w:w="262" w:type="pct"/>
            <w:shd w:val="clear" w:color="auto" w:fill="auto"/>
            <w:noWrap/>
            <w:vAlign w:val="center"/>
            <w:hideMark/>
          </w:tcPr>
          <w:p w14:paraId="111F0DF9" w14:textId="77777777" w:rsidR="005F1EAE" w:rsidRPr="002D1E6F" w:rsidRDefault="005F1EAE" w:rsidP="005F1EAE">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color w:val="000000"/>
                <w:sz w:val="18"/>
                <w:szCs w:val="18"/>
              </w:rPr>
              <w:t>Center</w:t>
            </w:r>
          </w:p>
        </w:tc>
        <w:tc>
          <w:tcPr>
            <w:tcW w:w="266" w:type="pct"/>
            <w:vAlign w:val="center"/>
          </w:tcPr>
          <w:p w14:paraId="6F67CBC4" w14:textId="50123A83" w:rsidR="005F1EAE" w:rsidRPr="002D1E6F" w:rsidRDefault="005F1EAE" w:rsidP="005F1EAE">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color w:val="000000"/>
                <w:sz w:val="18"/>
                <w:szCs w:val="18"/>
              </w:rPr>
              <w:t>20</w:t>
            </w:r>
          </w:p>
        </w:tc>
        <w:tc>
          <w:tcPr>
            <w:tcW w:w="315" w:type="pct"/>
            <w:vAlign w:val="center"/>
          </w:tcPr>
          <w:p w14:paraId="7C0114E3" w14:textId="69054281" w:rsidR="005F1EAE" w:rsidRPr="002D1E6F" w:rsidRDefault="003E5D1A" w:rsidP="005F1EAE">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color w:val="000000"/>
                <w:sz w:val="18"/>
                <w:szCs w:val="18"/>
              </w:rPr>
              <w:t>2</w:t>
            </w:r>
          </w:p>
        </w:tc>
        <w:tc>
          <w:tcPr>
            <w:tcW w:w="626" w:type="pct"/>
            <w:vAlign w:val="center"/>
          </w:tcPr>
          <w:p w14:paraId="508B3DE0" w14:textId="6BAD0FFC" w:rsidR="005F1EAE" w:rsidRPr="002D1E6F" w:rsidRDefault="005F1EAE" w:rsidP="005F1EAE">
            <w:pPr>
              <w:spacing w:after="0" w:line="240" w:lineRule="auto"/>
              <w:jc w:val="center"/>
              <w:rPr>
                <w:rFonts w:ascii="Calibri" w:eastAsia="Times New Roman" w:hAnsi="Calibri" w:cs="Calibri"/>
                <w:color w:val="000000"/>
                <w:sz w:val="18"/>
                <w:szCs w:val="18"/>
                <w:lang w:eastAsia="sv-SE"/>
              </w:rPr>
            </w:pPr>
            <w:r w:rsidRPr="002D1E6F">
              <w:rPr>
                <w:rFonts w:ascii="Calibri" w:hAnsi="Calibri" w:cs="Calibri"/>
                <w:color w:val="000000"/>
                <w:sz w:val="18"/>
                <w:szCs w:val="18"/>
              </w:rPr>
              <w:t>SRSWOR</w:t>
            </w:r>
          </w:p>
        </w:tc>
        <w:tc>
          <w:tcPr>
            <w:tcW w:w="274" w:type="pct"/>
            <w:vAlign w:val="center"/>
          </w:tcPr>
          <w:p w14:paraId="08D1AC7F" w14:textId="5524E96B" w:rsidR="005F1EAE" w:rsidRPr="002D1E6F" w:rsidRDefault="005F1EAE" w:rsidP="003E5D1A">
            <w:pPr>
              <w:spacing w:after="0" w:line="240" w:lineRule="auto"/>
              <w:jc w:val="center"/>
              <w:rPr>
                <w:rFonts w:ascii="Calibri" w:eastAsia="Times New Roman" w:hAnsi="Calibri" w:cs="Calibri"/>
                <w:color w:val="808080"/>
                <w:sz w:val="18"/>
                <w:szCs w:val="18"/>
                <w:lang w:eastAsia="sv-SE"/>
              </w:rPr>
            </w:pPr>
            <w:r w:rsidRPr="002D1E6F">
              <w:rPr>
                <w:sz w:val="18"/>
                <w:szCs w:val="18"/>
              </w:rPr>
              <w:t>0,</w:t>
            </w:r>
            <w:r w:rsidR="003E5D1A" w:rsidRPr="002D1E6F">
              <w:rPr>
                <w:sz w:val="18"/>
                <w:szCs w:val="18"/>
              </w:rPr>
              <w:t>1</w:t>
            </w:r>
          </w:p>
        </w:tc>
        <w:tc>
          <w:tcPr>
            <w:tcW w:w="377" w:type="pct"/>
            <w:vAlign w:val="center"/>
          </w:tcPr>
          <w:p w14:paraId="6ED329C0" w14:textId="77777777" w:rsidR="005F1EAE" w:rsidRPr="002D1E6F" w:rsidRDefault="005F1EAE" w:rsidP="005F1EAE">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sz w:val="18"/>
                <w:szCs w:val="18"/>
              </w:rPr>
              <w:t>3</w:t>
            </w:r>
          </w:p>
        </w:tc>
        <w:tc>
          <w:tcPr>
            <w:tcW w:w="426" w:type="pct"/>
            <w:shd w:val="clear" w:color="auto" w:fill="auto"/>
            <w:noWrap/>
            <w:vAlign w:val="center"/>
            <w:hideMark/>
          </w:tcPr>
          <w:p w14:paraId="35F58BA2" w14:textId="77777777" w:rsidR="005F1EAE" w:rsidRPr="002D1E6F" w:rsidRDefault="005F1EAE" w:rsidP="005F1EAE">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sz w:val="18"/>
                <w:szCs w:val="18"/>
              </w:rPr>
              <w:t>2</w:t>
            </w:r>
          </w:p>
        </w:tc>
        <w:tc>
          <w:tcPr>
            <w:tcW w:w="660" w:type="pct"/>
            <w:vAlign w:val="center"/>
          </w:tcPr>
          <w:p w14:paraId="27FA9A73" w14:textId="77777777" w:rsidR="005F1EAE" w:rsidRPr="002D1E6F" w:rsidRDefault="005F1EAE" w:rsidP="005F1EAE">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color w:val="000000"/>
                <w:sz w:val="18"/>
                <w:szCs w:val="18"/>
              </w:rPr>
              <w:t>SRSWOR</w:t>
            </w:r>
          </w:p>
        </w:tc>
        <w:tc>
          <w:tcPr>
            <w:tcW w:w="372" w:type="pct"/>
            <w:shd w:val="clear" w:color="auto" w:fill="auto"/>
            <w:noWrap/>
            <w:vAlign w:val="center"/>
            <w:hideMark/>
          </w:tcPr>
          <w:p w14:paraId="5403E406" w14:textId="77777777" w:rsidR="005F1EAE" w:rsidRPr="002D1E6F" w:rsidRDefault="005F1EAE" w:rsidP="005F1EAE">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color w:val="000000"/>
                <w:sz w:val="18"/>
                <w:szCs w:val="18"/>
              </w:rPr>
              <w:t>0,666666667</w:t>
            </w:r>
          </w:p>
        </w:tc>
        <w:tc>
          <w:tcPr>
            <w:tcW w:w="223" w:type="pct"/>
            <w:shd w:val="clear" w:color="auto" w:fill="auto"/>
            <w:noWrap/>
            <w:vAlign w:val="center"/>
            <w:hideMark/>
          </w:tcPr>
          <w:p w14:paraId="344FA780" w14:textId="6F881E6A" w:rsidR="005F1EAE" w:rsidRPr="002D1E6F" w:rsidRDefault="005F1EAE" w:rsidP="005F1EAE">
            <w:pPr>
              <w:spacing w:after="0" w:line="240" w:lineRule="auto"/>
              <w:jc w:val="center"/>
              <w:rPr>
                <w:rFonts w:ascii="Calibri" w:eastAsia="Times New Roman" w:hAnsi="Calibri" w:cs="Calibri"/>
                <w:color w:val="000000"/>
                <w:sz w:val="18"/>
                <w:szCs w:val="18"/>
                <w:lang w:eastAsia="sv-SE"/>
              </w:rPr>
            </w:pPr>
            <w:r w:rsidRPr="002D1E6F">
              <w:rPr>
                <w:rFonts w:ascii="Calibri" w:hAnsi="Calibri" w:cs="Calibri"/>
                <w:color w:val="000000"/>
                <w:sz w:val="18"/>
                <w:szCs w:val="18"/>
              </w:rPr>
              <w:t>C16</w:t>
            </w:r>
          </w:p>
        </w:tc>
      </w:tr>
      <w:tr w:rsidR="006936F6" w:rsidRPr="002D1E6F" w14:paraId="1DD3EF94" w14:textId="77777777" w:rsidTr="006936F6">
        <w:trPr>
          <w:trHeight w:val="300"/>
        </w:trPr>
        <w:tc>
          <w:tcPr>
            <w:tcW w:w="194" w:type="pct"/>
            <w:shd w:val="clear" w:color="auto" w:fill="auto"/>
            <w:noWrap/>
            <w:vAlign w:val="center"/>
            <w:hideMark/>
          </w:tcPr>
          <w:p w14:paraId="30D60160" w14:textId="77777777" w:rsidR="00BB05D8" w:rsidRPr="002D1E6F" w:rsidRDefault="00BB05D8" w:rsidP="00BB05D8">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2</w:t>
            </w:r>
          </w:p>
        </w:tc>
        <w:tc>
          <w:tcPr>
            <w:tcW w:w="244" w:type="pct"/>
            <w:shd w:val="clear" w:color="auto" w:fill="auto"/>
            <w:noWrap/>
            <w:vAlign w:val="center"/>
            <w:hideMark/>
          </w:tcPr>
          <w:p w14:paraId="1CFF7C7F" w14:textId="77777777" w:rsidR="00BB05D8" w:rsidRPr="002D1E6F" w:rsidRDefault="00BB05D8" w:rsidP="00BB05D8">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LO</w:t>
            </w:r>
          </w:p>
        </w:tc>
        <w:tc>
          <w:tcPr>
            <w:tcW w:w="262" w:type="pct"/>
            <w:shd w:val="clear" w:color="auto" w:fill="auto"/>
            <w:noWrap/>
            <w:vAlign w:val="center"/>
            <w:hideMark/>
          </w:tcPr>
          <w:p w14:paraId="1057C598" w14:textId="041B9700" w:rsidR="00BB05D8" w:rsidRPr="002D1E6F" w:rsidRDefault="00BB05D8" w:rsidP="00BB05D8">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N</w:t>
            </w:r>
          </w:p>
        </w:tc>
        <w:tc>
          <w:tcPr>
            <w:tcW w:w="222" w:type="pct"/>
            <w:shd w:val="clear" w:color="auto" w:fill="auto"/>
            <w:noWrap/>
            <w:vAlign w:val="center"/>
            <w:hideMark/>
          </w:tcPr>
          <w:p w14:paraId="12440734" w14:textId="317C8868" w:rsidR="00BB05D8" w:rsidRPr="002D1E6F" w:rsidRDefault="00BB05D8" w:rsidP="006936F6">
            <w:pPr>
              <w:spacing w:after="0" w:line="240" w:lineRule="auto"/>
              <w:jc w:val="center"/>
              <w:rPr>
                <w:rFonts w:ascii="Calibri" w:eastAsia="Times New Roman" w:hAnsi="Calibri" w:cs="Calibri"/>
                <w:color w:val="000000"/>
                <w:sz w:val="18"/>
                <w:szCs w:val="18"/>
                <w:lang w:eastAsia="sv-SE"/>
              </w:rPr>
            </w:pPr>
            <w:r w:rsidRPr="002D1E6F">
              <w:rPr>
                <w:sz w:val="18"/>
                <w:szCs w:val="18"/>
              </w:rPr>
              <w:t>2C</w:t>
            </w:r>
          </w:p>
        </w:tc>
        <w:tc>
          <w:tcPr>
            <w:tcW w:w="278" w:type="pct"/>
            <w:shd w:val="clear" w:color="auto" w:fill="auto"/>
            <w:noWrap/>
            <w:vAlign w:val="center"/>
            <w:hideMark/>
          </w:tcPr>
          <w:p w14:paraId="56D50518" w14:textId="77777777" w:rsidR="00BB05D8" w:rsidRPr="002D1E6F" w:rsidRDefault="00BB05D8" w:rsidP="00BB05D8">
            <w:pPr>
              <w:spacing w:after="0" w:line="240" w:lineRule="auto"/>
              <w:jc w:val="center"/>
              <w:rPr>
                <w:rFonts w:ascii="Calibri" w:eastAsia="Times New Roman" w:hAnsi="Calibri" w:cs="Calibri"/>
                <w:sz w:val="18"/>
                <w:szCs w:val="18"/>
                <w:lang w:eastAsia="sv-SE"/>
              </w:rPr>
            </w:pPr>
            <w:r w:rsidRPr="002D1E6F">
              <w:rPr>
                <w:rFonts w:ascii="Calibri" w:hAnsi="Calibri" w:cs="Calibri"/>
                <w:sz w:val="18"/>
                <w:szCs w:val="18"/>
              </w:rPr>
              <w:t>None</w:t>
            </w:r>
          </w:p>
        </w:tc>
        <w:tc>
          <w:tcPr>
            <w:tcW w:w="262" w:type="pct"/>
            <w:shd w:val="clear" w:color="auto" w:fill="auto"/>
            <w:noWrap/>
            <w:vAlign w:val="center"/>
            <w:hideMark/>
          </w:tcPr>
          <w:p w14:paraId="45315431" w14:textId="77777777" w:rsidR="00BB05D8" w:rsidRPr="002D1E6F" w:rsidRDefault="00BB05D8" w:rsidP="00BB05D8">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color w:val="000000"/>
                <w:sz w:val="18"/>
                <w:szCs w:val="18"/>
              </w:rPr>
              <w:t>Center</w:t>
            </w:r>
          </w:p>
        </w:tc>
        <w:tc>
          <w:tcPr>
            <w:tcW w:w="266" w:type="pct"/>
            <w:vAlign w:val="center"/>
          </w:tcPr>
          <w:p w14:paraId="1077B9EA" w14:textId="3E52E917" w:rsidR="00BB05D8" w:rsidRPr="002D1E6F" w:rsidRDefault="00BB05D8" w:rsidP="00BB05D8">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color w:val="000000"/>
                <w:sz w:val="18"/>
                <w:szCs w:val="18"/>
              </w:rPr>
              <w:t>20</w:t>
            </w:r>
          </w:p>
        </w:tc>
        <w:tc>
          <w:tcPr>
            <w:tcW w:w="315" w:type="pct"/>
            <w:vAlign w:val="center"/>
          </w:tcPr>
          <w:p w14:paraId="5C23FEE1" w14:textId="708EFB84" w:rsidR="00BB05D8" w:rsidRPr="002D1E6F" w:rsidRDefault="003E5D1A" w:rsidP="00BB05D8">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color w:val="000000"/>
                <w:sz w:val="18"/>
                <w:szCs w:val="18"/>
              </w:rPr>
              <w:t>2</w:t>
            </w:r>
          </w:p>
        </w:tc>
        <w:tc>
          <w:tcPr>
            <w:tcW w:w="626" w:type="pct"/>
            <w:vAlign w:val="center"/>
          </w:tcPr>
          <w:p w14:paraId="6BF5D268" w14:textId="041605CC" w:rsidR="00BB05D8" w:rsidRPr="002D1E6F" w:rsidRDefault="00BB05D8" w:rsidP="00BB05D8">
            <w:pPr>
              <w:spacing w:after="0" w:line="240" w:lineRule="auto"/>
              <w:jc w:val="center"/>
              <w:rPr>
                <w:rFonts w:ascii="Calibri" w:eastAsia="Times New Roman" w:hAnsi="Calibri" w:cs="Calibri"/>
                <w:color w:val="000000"/>
                <w:sz w:val="18"/>
                <w:szCs w:val="18"/>
                <w:lang w:eastAsia="sv-SE"/>
              </w:rPr>
            </w:pPr>
            <w:r w:rsidRPr="002D1E6F">
              <w:rPr>
                <w:rFonts w:ascii="Calibri" w:hAnsi="Calibri" w:cs="Calibri"/>
                <w:color w:val="000000"/>
                <w:sz w:val="18"/>
                <w:szCs w:val="18"/>
              </w:rPr>
              <w:t>SRSWOR</w:t>
            </w:r>
          </w:p>
        </w:tc>
        <w:tc>
          <w:tcPr>
            <w:tcW w:w="274" w:type="pct"/>
            <w:vAlign w:val="center"/>
          </w:tcPr>
          <w:p w14:paraId="5095C35C" w14:textId="07B3917D" w:rsidR="00BB05D8" w:rsidRPr="002D1E6F" w:rsidRDefault="00BB05D8" w:rsidP="003E5D1A">
            <w:pPr>
              <w:spacing w:after="0" w:line="240" w:lineRule="auto"/>
              <w:jc w:val="center"/>
              <w:rPr>
                <w:rFonts w:ascii="Calibri" w:eastAsia="Times New Roman" w:hAnsi="Calibri" w:cs="Calibri"/>
                <w:color w:val="808080"/>
                <w:sz w:val="18"/>
                <w:szCs w:val="18"/>
                <w:lang w:eastAsia="sv-SE"/>
              </w:rPr>
            </w:pPr>
            <w:r w:rsidRPr="002D1E6F">
              <w:rPr>
                <w:sz w:val="18"/>
                <w:szCs w:val="18"/>
              </w:rPr>
              <w:t>0,</w:t>
            </w:r>
            <w:r w:rsidR="003E5D1A" w:rsidRPr="002D1E6F">
              <w:rPr>
                <w:sz w:val="18"/>
                <w:szCs w:val="18"/>
              </w:rPr>
              <w:t>1</w:t>
            </w:r>
          </w:p>
        </w:tc>
        <w:tc>
          <w:tcPr>
            <w:tcW w:w="377" w:type="pct"/>
            <w:vAlign w:val="center"/>
          </w:tcPr>
          <w:p w14:paraId="1C7489B3" w14:textId="77777777" w:rsidR="00BB05D8" w:rsidRPr="002D1E6F" w:rsidRDefault="00BB05D8" w:rsidP="00BB05D8">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sz w:val="18"/>
                <w:szCs w:val="18"/>
              </w:rPr>
              <w:t>3</w:t>
            </w:r>
          </w:p>
        </w:tc>
        <w:tc>
          <w:tcPr>
            <w:tcW w:w="426" w:type="pct"/>
            <w:shd w:val="clear" w:color="auto" w:fill="auto"/>
            <w:noWrap/>
            <w:vAlign w:val="center"/>
            <w:hideMark/>
          </w:tcPr>
          <w:p w14:paraId="3DD3535F" w14:textId="77777777" w:rsidR="00BB05D8" w:rsidRPr="002D1E6F" w:rsidRDefault="00BB05D8" w:rsidP="00BB05D8">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sz w:val="18"/>
                <w:szCs w:val="18"/>
              </w:rPr>
              <w:t>2</w:t>
            </w:r>
          </w:p>
        </w:tc>
        <w:tc>
          <w:tcPr>
            <w:tcW w:w="660" w:type="pct"/>
            <w:vAlign w:val="center"/>
          </w:tcPr>
          <w:p w14:paraId="6F3237F4" w14:textId="77777777" w:rsidR="00BB05D8" w:rsidRPr="002D1E6F" w:rsidRDefault="00BB05D8" w:rsidP="00BB05D8">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color w:val="000000"/>
                <w:sz w:val="18"/>
                <w:szCs w:val="18"/>
              </w:rPr>
              <w:t>SRSWOR</w:t>
            </w:r>
          </w:p>
        </w:tc>
        <w:tc>
          <w:tcPr>
            <w:tcW w:w="372" w:type="pct"/>
            <w:shd w:val="clear" w:color="auto" w:fill="auto"/>
            <w:noWrap/>
            <w:vAlign w:val="center"/>
            <w:hideMark/>
          </w:tcPr>
          <w:p w14:paraId="749980AD" w14:textId="77777777" w:rsidR="00BB05D8" w:rsidRPr="002D1E6F" w:rsidRDefault="00BB05D8" w:rsidP="00BB05D8">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color w:val="000000"/>
                <w:sz w:val="18"/>
                <w:szCs w:val="18"/>
              </w:rPr>
              <w:t>0,666666667</w:t>
            </w:r>
          </w:p>
        </w:tc>
        <w:tc>
          <w:tcPr>
            <w:tcW w:w="223" w:type="pct"/>
            <w:shd w:val="clear" w:color="auto" w:fill="auto"/>
            <w:noWrap/>
            <w:vAlign w:val="center"/>
            <w:hideMark/>
          </w:tcPr>
          <w:p w14:paraId="3FEA628F" w14:textId="417B6732" w:rsidR="00BB05D8" w:rsidRPr="002D1E6F" w:rsidRDefault="00BB05D8" w:rsidP="00BB05D8">
            <w:pPr>
              <w:spacing w:after="0" w:line="240" w:lineRule="auto"/>
              <w:jc w:val="center"/>
              <w:rPr>
                <w:rFonts w:ascii="Calibri" w:eastAsia="Times New Roman" w:hAnsi="Calibri" w:cs="Calibri"/>
                <w:color w:val="000000"/>
                <w:sz w:val="18"/>
                <w:szCs w:val="18"/>
                <w:lang w:eastAsia="sv-SE"/>
              </w:rPr>
            </w:pPr>
            <w:r w:rsidRPr="002D1E6F">
              <w:rPr>
                <w:rFonts w:ascii="Calibri" w:hAnsi="Calibri" w:cs="Calibri"/>
                <w:color w:val="000000"/>
                <w:sz w:val="18"/>
                <w:szCs w:val="18"/>
              </w:rPr>
              <w:t>C07</w:t>
            </w:r>
          </w:p>
        </w:tc>
      </w:tr>
      <w:tr w:rsidR="006936F6" w:rsidRPr="002D1E6F" w14:paraId="2E8EF837" w14:textId="77777777" w:rsidTr="006936F6">
        <w:trPr>
          <w:trHeight w:val="300"/>
        </w:trPr>
        <w:tc>
          <w:tcPr>
            <w:tcW w:w="194" w:type="pct"/>
            <w:shd w:val="clear" w:color="auto" w:fill="auto"/>
            <w:noWrap/>
            <w:vAlign w:val="center"/>
            <w:hideMark/>
          </w:tcPr>
          <w:p w14:paraId="669ABC42" w14:textId="77777777" w:rsidR="00BB05D8" w:rsidRPr="002D1E6F" w:rsidRDefault="00BB05D8" w:rsidP="00BB05D8">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3</w:t>
            </w:r>
          </w:p>
        </w:tc>
        <w:tc>
          <w:tcPr>
            <w:tcW w:w="244" w:type="pct"/>
            <w:shd w:val="clear" w:color="auto" w:fill="auto"/>
            <w:noWrap/>
            <w:vAlign w:val="center"/>
            <w:hideMark/>
          </w:tcPr>
          <w:p w14:paraId="5935125B" w14:textId="77777777" w:rsidR="00BB05D8" w:rsidRPr="002D1E6F" w:rsidRDefault="00BB05D8" w:rsidP="00BB05D8">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LO</w:t>
            </w:r>
          </w:p>
        </w:tc>
        <w:tc>
          <w:tcPr>
            <w:tcW w:w="262" w:type="pct"/>
            <w:shd w:val="clear" w:color="auto" w:fill="auto"/>
            <w:noWrap/>
            <w:vAlign w:val="center"/>
            <w:hideMark/>
          </w:tcPr>
          <w:p w14:paraId="640E19DA" w14:textId="0EE12867" w:rsidR="00BB05D8" w:rsidRPr="002D1E6F" w:rsidRDefault="00BB05D8" w:rsidP="00BB05D8">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N</w:t>
            </w:r>
          </w:p>
        </w:tc>
        <w:tc>
          <w:tcPr>
            <w:tcW w:w="222" w:type="pct"/>
            <w:shd w:val="clear" w:color="auto" w:fill="auto"/>
            <w:noWrap/>
            <w:vAlign w:val="center"/>
            <w:hideMark/>
          </w:tcPr>
          <w:p w14:paraId="0C02B683" w14:textId="2F4D9213" w:rsidR="00BB05D8" w:rsidRPr="002D1E6F" w:rsidRDefault="00BB05D8" w:rsidP="006936F6">
            <w:pPr>
              <w:spacing w:after="0" w:line="240" w:lineRule="auto"/>
              <w:jc w:val="center"/>
              <w:rPr>
                <w:rFonts w:ascii="Calibri" w:eastAsia="Times New Roman" w:hAnsi="Calibri" w:cs="Calibri"/>
                <w:color w:val="000000"/>
                <w:sz w:val="18"/>
                <w:szCs w:val="18"/>
                <w:lang w:eastAsia="sv-SE"/>
              </w:rPr>
            </w:pPr>
            <w:r w:rsidRPr="002D1E6F">
              <w:rPr>
                <w:sz w:val="18"/>
                <w:szCs w:val="18"/>
              </w:rPr>
              <w:t>2C</w:t>
            </w:r>
          </w:p>
        </w:tc>
        <w:tc>
          <w:tcPr>
            <w:tcW w:w="278" w:type="pct"/>
            <w:shd w:val="clear" w:color="auto" w:fill="auto"/>
            <w:noWrap/>
            <w:vAlign w:val="center"/>
            <w:hideMark/>
          </w:tcPr>
          <w:p w14:paraId="5F206BCC" w14:textId="77777777" w:rsidR="00BB05D8" w:rsidRPr="002D1E6F" w:rsidRDefault="00BB05D8" w:rsidP="00BB05D8">
            <w:pPr>
              <w:spacing w:after="0" w:line="240" w:lineRule="auto"/>
              <w:jc w:val="center"/>
              <w:rPr>
                <w:rFonts w:ascii="Calibri" w:eastAsia="Times New Roman" w:hAnsi="Calibri" w:cs="Calibri"/>
                <w:sz w:val="18"/>
                <w:szCs w:val="18"/>
                <w:lang w:eastAsia="sv-SE"/>
              </w:rPr>
            </w:pPr>
            <w:r w:rsidRPr="002D1E6F">
              <w:rPr>
                <w:rFonts w:ascii="Calibri" w:hAnsi="Calibri" w:cs="Calibri"/>
                <w:sz w:val="18"/>
                <w:szCs w:val="18"/>
              </w:rPr>
              <w:t>None</w:t>
            </w:r>
          </w:p>
        </w:tc>
        <w:tc>
          <w:tcPr>
            <w:tcW w:w="262" w:type="pct"/>
            <w:shd w:val="clear" w:color="auto" w:fill="auto"/>
            <w:noWrap/>
            <w:vAlign w:val="center"/>
            <w:hideMark/>
          </w:tcPr>
          <w:p w14:paraId="79D45164" w14:textId="50F977AE" w:rsidR="00BB05D8" w:rsidRPr="002D1E6F" w:rsidRDefault="006936F6" w:rsidP="00BB05D8">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color w:val="000000"/>
                <w:sz w:val="18"/>
                <w:szCs w:val="18"/>
              </w:rPr>
              <w:t>South</w:t>
            </w:r>
          </w:p>
        </w:tc>
        <w:tc>
          <w:tcPr>
            <w:tcW w:w="266" w:type="pct"/>
            <w:vAlign w:val="center"/>
          </w:tcPr>
          <w:p w14:paraId="614352D3" w14:textId="63761CD8" w:rsidR="00BB05D8" w:rsidRPr="002D1E6F" w:rsidRDefault="006936F6" w:rsidP="006936F6">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color w:val="000000"/>
                <w:sz w:val="18"/>
                <w:szCs w:val="18"/>
              </w:rPr>
              <w:t>10</w:t>
            </w:r>
          </w:p>
        </w:tc>
        <w:tc>
          <w:tcPr>
            <w:tcW w:w="315" w:type="pct"/>
            <w:vAlign w:val="center"/>
          </w:tcPr>
          <w:p w14:paraId="6ECD5F43" w14:textId="6120E6A5" w:rsidR="00BB05D8" w:rsidRPr="002D1E6F" w:rsidRDefault="003E5D1A" w:rsidP="00BB05D8">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color w:val="000000"/>
                <w:sz w:val="18"/>
                <w:szCs w:val="18"/>
              </w:rPr>
              <w:t>2</w:t>
            </w:r>
          </w:p>
        </w:tc>
        <w:tc>
          <w:tcPr>
            <w:tcW w:w="626" w:type="pct"/>
            <w:vAlign w:val="center"/>
          </w:tcPr>
          <w:p w14:paraId="57CC7BC8" w14:textId="16623DB2" w:rsidR="00BB05D8" w:rsidRPr="002D1E6F" w:rsidRDefault="00BB05D8" w:rsidP="00BB05D8">
            <w:pPr>
              <w:spacing w:after="0" w:line="240" w:lineRule="auto"/>
              <w:jc w:val="center"/>
              <w:rPr>
                <w:rFonts w:ascii="Calibri" w:eastAsia="Times New Roman" w:hAnsi="Calibri" w:cs="Calibri"/>
                <w:color w:val="000000"/>
                <w:sz w:val="18"/>
                <w:szCs w:val="18"/>
                <w:lang w:eastAsia="sv-SE"/>
              </w:rPr>
            </w:pPr>
            <w:r w:rsidRPr="002D1E6F">
              <w:rPr>
                <w:rFonts w:ascii="Calibri" w:hAnsi="Calibri" w:cs="Calibri"/>
                <w:color w:val="000000"/>
                <w:sz w:val="18"/>
                <w:szCs w:val="18"/>
              </w:rPr>
              <w:t>SRSWOR</w:t>
            </w:r>
          </w:p>
        </w:tc>
        <w:tc>
          <w:tcPr>
            <w:tcW w:w="274" w:type="pct"/>
            <w:vAlign w:val="center"/>
          </w:tcPr>
          <w:p w14:paraId="5AB59DF7" w14:textId="31EF8B36" w:rsidR="00BB05D8" w:rsidRPr="002D1E6F" w:rsidRDefault="00BB05D8" w:rsidP="003E5D1A">
            <w:pPr>
              <w:spacing w:after="0" w:line="240" w:lineRule="auto"/>
              <w:jc w:val="center"/>
              <w:rPr>
                <w:rFonts w:ascii="Calibri" w:eastAsia="Times New Roman" w:hAnsi="Calibri" w:cs="Calibri"/>
                <w:color w:val="808080"/>
                <w:sz w:val="18"/>
                <w:szCs w:val="18"/>
                <w:lang w:eastAsia="sv-SE"/>
              </w:rPr>
            </w:pPr>
            <w:r w:rsidRPr="002D1E6F">
              <w:rPr>
                <w:sz w:val="18"/>
                <w:szCs w:val="18"/>
              </w:rPr>
              <w:t>0,</w:t>
            </w:r>
            <w:r w:rsidR="003E5D1A" w:rsidRPr="002D1E6F">
              <w:rPr>
                <w:sz w:val="18"/>
                <w:szCs w:val="18"/>
              </w:rPr>
              <w:t>2</w:t>
            </w:r>
          </w:p>
        </w:tc>
        <w:tc>
          <w:tcPr>
            <w:tcW w:w="377" w:type="pct"/>
            <w:vAlign w:val="center"/>
          </w:tcPr>
          <w:p w14:paraId="047A05AB" w14:textId="77777777" w:rsidR="00BB05D8" w:rsidRPr="002D1E6F" w:rsidRDefault="00BB05D8" w:rsidP="00BB05D8">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sz w:val="18"/>
                <w:szCs w:val="18"/>
              </w:rPr>
              <w:t>3</w:t>
            </w:r>
          </w:p>
        </w:tc>
        <w:tc>
          <w:tcPr>
            <w:tcW w:w="426" w:type="pct"/>
            <w:shd w:val="clear" w:color="auto" w:fill="auto"/>
            <w:noWrap/>
            <w:vAlign w:val="center"/>
            <w:hideMark/>
          </w:tcPr>
          <w:p w14:paraId="58382B0A" w14:textId="77777777" w:rsidR="00BB05D8" w:rsidRPr="002D1E6F" w:rsidRDefault="00BB05D8" w:rsidP="00BB05D8">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sz w:val="18"/>
                <w:szCs w:val="18"/>
              </w:rPr>
              <w:t>2</w:t>
            </w:r>
          </w:p>
        </w:tc>
        <w:tc>
          <w:tcPr>
            <w:tcW w:w="660" w:type="pct"/>
            <w:vAlign w:val="center"/>
          </w:tcPr>
          <w:p w14:paraId="7DD80821" w14:textId="77777777" w:rsidR="00BB05D8" w:rsidRPr="002D1E6F" w:rsidRDefault="00BB05D8" w:rsidP="00BB05D8">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color w:val="000000"/>
                <w:sz w:val="18"/>
                <w:szCs w:val="18"/>
              </w:rPr>
              <w:t>SRSWOR</w:t>
            </w:r>
          </w:p>
        </w:tc>
        <w:tc>
          <w:tcPr>
            <w:tcW w:w="372" w:type="pct"/>
            <w:shd w:val="clear" w:color="auto" w:fill="auto"/>
            <w:noWrap/>
            <w:vAlign w:val="center"/>
            <w:hideMark/>
          </w:tcPr>
          <w:p w14:paraId="63BCD099" w14:textId="77777777" w:rsidR="00BB05D8" w:rsidRPr="002D1E6F" w:rsidRDefault="00BB05D8" w:rsidP="00BB05D8">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color w:val="000000"/>
                <w:sz w:val="18"/>
                <w:szCs w:val="18"/>
              </w:rPr>
              <w:t>0,666666667</w:t>
            </w:r>
          </w:p>
        </w:tc>
        <w:tc>
          <w:tcPr>
            <w:tcW w:w="223" w:type="pct"/>
            <w:shd w:val="clear" w:color="auto" w:fill="auto"/>
            <w:noWrap/>
            <w:vAlign w:val="center"/>
            <w:hideMark/>
          </w:tcPr>
          <w:p w14:paraId="5D9B6C1A" w14:textId="082522E0" w:rsidR="00BB05D8" w:rsidRPr="002D1E6F" w:rsidRDefault="00BB05D8" w:rsidP="00BB05D8">
            <w:pPr>
              <w:spacing w:after="0" w:line="240" w:lineRule="auto"/>
              <w:jc w:val="center"/>
              <w:rPr>
                <w:rFonts w:ascii="Calibri" w:eastAsia="Times New Roman" w:hAnsi="Calibri" w:cs="Calibri"/>
                <w:color w:val="000000"/>
                <w:sz w:val="18"/>
                <w:szCs w:val="18"/>
                <w:lang w:eastAsia="sv-SE"/>
              </w:rPr>
            </w:pPr>
            <w:r w:rsidRPr="002D1E6F">
              <w:rPr>
                <w:rFonts w:ascii="Calibri" w:hAnsi="Calibri" w:cs="Calibri"/>
                <w:color w:val="000000"/>
                <w:sz w:val="18"/>
                <w:szCs w:val="18"/>
              </w:rPr>
              <w:t>S02</w:t>
            </w:r>
          </w:p>
        </w:tc>
      </w:tr>
      <w:tr w:rsidR="006936F6" w:rsidRPr="002D1E6F" w14:paraId="62614035" w14:textId="77777777" w:rsidTr="006936F6">
        <w:trPr>
          <w:trHeight w:val="300"/>
        </w:trPr>
        <w:tc>
          <w:tcPr>
            <w:tcW w:w="194" w:type="pct"/>
            <w:shd w:val="clear" w:color="auto" w:fill="auto"/>
            <w:noWrap/>
            <w:vAlign w:val="center"/>
            <w:hideMark/>
          </w:tcPr>
          <w:p w14:paraId="3DD5167F" w14:textId="77777777" w:rsidR="00BB05D8" w:rsidRPr="002D1E6F" w:rsidRDefault="00BB05D8" w:rsidP="00BB05D8">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4</w:t>
            </w:r>
          </w:p>
        </w:tc>
        <w:tc>
          <w:tcPr>
            <w:tcW w:w="244" w:type="pct"/>
            <w:shd w:val="clear" w:color="auto" w:fill="auto"/>
            <w:noWrap/>
            <w:vAlign w:val="center"/>
            <w:hideMark/>
          </w:tcPr>
          <w:p w14:paraId="32CCC8AD" w14:textId="77777777" w:rsidR="00BB05D8" w:rsidRPr="002D1E6F" w:rsidRDefault="00BB05D8" w:rsidP="00BB05D8">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LO</w:t>
            </w:r>
          </w:p>
        </w:tc>
        <w:tc>
          <w:tcPr>
            <w:tcW w:w="262" w:type="pct"/>
            <w:shd w:val="clear" w:color="auto" w:fill="auto"/>
            <w:noWrap/>
            <w:vAlign w:val="center"/>
            <w:hideMark/>
          </w:tcPr>
          <w:p w14:paraId="753B53B6" w14:textId="79E58972" w:rsidR="00BB05D8" w:rsidRPr="002D1E6F" w:rsidRDefault="00BB05D8" w:rsidP="00BB05D8">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N</w:t>
            </w:r>
          </w:p>
        </w:tc>
        <w:tc>
          <w:tcPr>
            <w:tcW w:w="222" w:type="pct"/>
            <w:shd w:val="clear" w:color="auto" w:fill="auto"/>
            <w:noWrap/>
            <w:vAlign w:val="center"/>
            <w:hideMark/>
          </w:tcPr>
          <w:p w14:paraId="0007562C" w14:textId="7191154F" w:rsidR="00BB05D8" w:rsidRPr="002D1E6F" w:rsidRDefault="00BB05D8" w:rsidP="006936F6">
            <w:pPr>
              <w:spacing w:after="0" w:line="240" w:lineRule="auto"/>
              <w:jc w:val="center"/>
              <w:rPr>
                <w:rFonts w:ascii="Calibri" w:eastAsia="Times New Roman" w:hAnsi="Calibri" w:cs="Calibri"/>
                <w:color w:val="000000"/>
                <w:sz w:val="18"/>
                <w:szCs w:val="18"/>
                <w:lang w:eastAsia="sv-SE"/>
              </w:rPr>
            </w:pPr>
            <w:r w:rsidRPr="002D1E6F">
              <w:rPr>
                <w:sz w:val="18"/>
                <w:szCs w:val="18"/>
              </w:rPr>
              <w:t>2C</w:t>
            </w:r>
          </w:p>
        </w:tc>
        <w:tc>
          <w:tcPr>
            <w:tcW w:w="278" w:type="pct"/>
            <w:shd w:val="clear" w:color="auto" w:fill="auto"/>
            <w:noWrap/>
            <w:vAlign w:val="center"/>
            <w:hideMark/>
          </w:tcPr>
          <w:p w14:paraId="34817C93" w14:textId="77777777" w:rsidR="00BB05D8" w:rsidRPr="002D1E6F" w:rsidRDefault="00BB05D8" w:rsidP="00BB05D8">
            <w:pPr>
              <w:spacing w:after="0" w:line="240" w:lineRule="auto"/>
              <w:jc w:val="center"/>
              <w:rPr>
                <w:rFonts w:ascii="Calibri" w:eastAsia="Times New Roman" w:hAnsi="Calibri" w:cs="Calibri"/>
                <w:sz w:val="18"/>
                <w:szCs w:val="18"/>
                <w:lang w:eastAsia="sv-SE"/>
              </w:rPr>
            </w:pPr>
            <w:r w:rsidRPr="002D1E6F">
              <w:rPr>
                <w:rFonts w:ascii="Calibri" w:hAnsi="Calibri" w:cs="Calibri"/>
                <w:sz w:val="18"/>
                <w:szCs w:val="18"/>
              </w:rPr>
              <w:t>None</w:t>
            </w:r>
          </w:p>
        </w:tc>
        <w:tc>
          <w:tcPr>
            <w:tcW w:w="262" w:type="pct"/>
            <w:shd w:val="clear" w:color="auto" w:fill="auto"/>
            <w:noWrap/>
            <w:vAlign w:val="center"/>
            <w:hideMark/>
          </w:tcPr>
          <w:p w14:paraId="6694DBC8" w14:textId="4DBC522F" w:rsidR="00BB05D8" w:rsidRPr="002D1E6F" w:rsidRDefault="006936F6" w:rsidP="00BB05D8">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color w:val="000000"/>
                <w:sz w:val="18"/>
                <w:szCs w:val="18"/>
              </w:rPr>
              <w:t>South</w:t>
            </w:r>
          </w:p>
        </w:tc>
        <w:tc>
          <w:tcPr>
            <w:tcW w:w="266" w:type="pct"/>
            <w:vAlign w:val="center"/>
          </w:tcPr>
          <w:p w14:paraId="77C080F6" w14:textId="26FB1DE9" w:rsidR="00BB05D8" w:rsidRPr="002D1E6F" w:rsidRDefault="006936F6" w:rsidP="006936F6">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color w:val="000000"/>
                <w:sz w:val="18"/>
                <w:szCs w:val="18"/>
              </w:rPr>
              <w:t>10</w:t>
            </w:r>
          </w:p>
        </w:tc>
        <w:tc>
          <w:tcPr>
            <w:tcW w:w="315" w:type="pct"/>
            <w:vAlign w:val="center"/>
          </w:tcPr>
          <w:p w14:paraId="2F20607E" w14:textId="33B75025" w:rsidR="00BB05D8" w:rsidRPr="002D1E6F" w:rsidRDefault="003E5D1A" w:rsidP="00BB05D8">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color w:val="000000"/>
                <w:sz w:val="18"/>
                <w:szCs w:val="18"/>
              </w:rPr>
              <w:t>2</w:t>
            </w:r>
          </w:p>
        </w:tc>
        <w:tc>
          <w:tcPr>
            <w:tcW w:w="626" w:type="pct"/>
            <w:vAlign w:val="center"/>
          </w:tcPr>
          <w:p w14:paraId="082296D2" w14:textId="6EFE8DE9" w:rsidR="00BB05D8" w:rsidRPr="002D1E6F" w:rsidRDefault="00BB05D8" w:rsidP="00BB05D8">
            <w:pPr>
              <w:spacing w:after="0" w:line="240" w:lineRule="auto"/>
              <w:jc w:val="center"/>
              <w:rPr>
                <w:rFonts w:ascii="Calibri" w:eastAsia="Times New Roman" w:hAnsi="Calibri" w:cs="Calibri"/>
                <w:color w:val="000000"/>
                <w:sz w:val="18"/>
                <w:szCs w:val="18"/>
                <w:lang w:eastAsia="sv-SE"/>
              </w:rPr>
            </w:pPr>
            <w:r w:rsidRPr="002D1E6F">
              <w:rPr>
                <w:rFonts w:ascii="Calibri" w:hAnsi="Calibri" w:cs="Calibri"/>
                <w:color w:val="000000"/>
                <w:sz w:val="18"/>
                <w:szCs w:val="18"/>
              </w:rPr>
              <w:t>SRSWOR</w:t>
            </w:r>
          </w:p>
        </w:tc>
        <w:tc>
          <w:tcPr>
            <w:tcW w:w="274" w:type="pct"/>
            <w:vAlign w:val="center"/>
          </w:tcPr>
          <w:p w14:paraId="3200AFFC" w14:textId="4AA2D545" w:rsidR="00BB05D8" w:rsidRPr="002D1E6F" w:rsidRDefault="00BB05D8" w:rsidP="003E5D1A">
            <w:pPr>
              <w:spacing w:after="0" w:line="240" w:lineRule="auto"/>
              <w:jc w:val="center"/>
              <w:rPr>
                <w:rFonts w:ascii="Calibri" w:eastAsia="Times New Roman" w:hAnsi="Calibri" w:cs="Calibri"/>
                <w:color w:val="808080"/>
                <w:sz w:val="18"/>
                <w:szCs w:val="18"/>
                <w:lang w:eastAsia="sv-SE"/>
              </w:rPr>
            </w:pPr>
            <w:r w:rsidRPr="002D1E6F">
              <w:rPr>
                <w:sz w:val="18"/>
                <w:szCs w:val="18"/>
              </w:rPr>
              <w:t>0,</w:t>
            </w:r>
            <w:r w:rsidR="003E5D1A" w:rsidRPr="002D1E6F">
              <w:rPr>
                <w:sz w:val="18"/>
                <w:szCs w:val="18"/>
              </w:rPr>
              <w:t>2</w:t>
            </w:r>
          </w:p>
        </w:tc>
        <w:tc>
          <w:tcPr>
            <w:tcW w:w="377" w:type="pct"/>
            <w:vAlign w:val="center"/>
          </w:tcPr>
          <w:p w14:paraId="5F6C2B24" w14:textId="77777777" w:rsidR="00BB05D8" w:rsidRPr="002D1E6F" w:rsidRDefault="00BB05D8" w:rsidP="00BB05D8">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sz w:val="18"/>
                <w:szCs w:val="18"/>
              </w:rPr>
              <w:t>3</w:t>
            </w:r>
          </w:p>
        </w:tc>
        <w:tc>
          <w:tcPr>
            <w:tcW w:w="426" w:type="pct"/>
            <w:shd w:val="clear" w:color="auto" w:fill="auto"/>
            <w:noWrap/>
            <w:vAlign w:val="center"/>
            <w:hideMark/>
          </w:tcPr>
          <w:p w14:paraId="53BFE0B0" w14:textId="77777777" w:rsidR="00BB05D8" w:rsidRPr="002D1E6F" w:rsidRDefault="00BB05D8" w:rsidP="00BB05D8">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sz w:val="18"/>
                <w:szCs w:val="18"/>
              </w:rPr>
              <w:t>2</w:t>
            </w:r>
          </w:p>
        </w:tc>
        <w:tc>
          <w:tcPr>
            <w:tcW w:w="660" w:type="pct"/>
            <w:vAlign w:val="center"/>
          </w:tcPr>
          <w:p w14:paraId="031BAD43" w14:textId="77777777" w:rsidR="00BB05D8" w:rsidRPr="002D1E6F" w:rsidRDefault="00BB05D8" w:rsidP="00BB05D8">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color w:val="000000"/>
                <w:sz w:val="18"/>
                <w:szCs w:val="18"/>
              </w:rPr>
              <w:t>SRSWOR</w:t>
            </w:r>
          </w:p>
        </w:tc>
        <w:tc>
          <w:tcPr>
            <w:tcW w:w="372" w:type="pct"/>
            <w:shd w:val="clear" w:color="auto" w:fill="auto"/>
            <w:noWrap/>
            <w:vAlign w:val="center"/>
            <w:hideMark/>
          </w:tcPr>
          <w:p w14:paraId="57D29757" w14:textId="77777777" w:rsidR="00BB05D8" w:rsidRPr="002D1E6F" w:rsidRDefault="00BB05D8" w:rsidP="00BB05D8">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color w:val="000000"/>
                <w:sz w:val="18"/>
                <w:szCs w:val="18"/>
              </w:rPr>
              <w:t>0,666666667</w:t>
            </w:r>
          </w:p>
        </w:tc>
        <w:tc>
          <w:tcPr>
            <w:tcW w:w="223" w:type="pct"/>
            <w:shd w:val="clear" w:color="auto" w:fill="auto"/>
            <w:noWrap/>
            <w:vAlign w:val="center"/>
            <w:hideMark/>
          </w:tcPr>
          <w:p w14:paraId="4504C0B2" w14:textId="6A886407" w:rsidR="00BB05D8" w:rsidRPr="002D1E6F" w:rsidRDefault="00BB05D8" w:rsidP="00BB05D8">
            <w:pPr>
              <w:spacing w:after="0" w:line="240" w:lineRule="auto"/>
              <w:jc w:val="center"/>
              <w:rPr>
                <w:rFonts w:ascii="Calibri" w:eastAsia="Times New Roman" w:hAnsi="Calibri" w:cs="Calibri"/>
                <w:color w:val="000000"/>
                <w:sz w:val="18"/>
                <w:szCs w:val="18"/>
                <w:lang w:eastAsia="sv-SE"/>
              </w:rPr>
            </w:pPr>
            <w:r w:rsidRPr="002D1E6F">
              <w:rPr>
                <w:rFonts w:ascii="Calibri" w:hAnsi="Calibri" w:cs="Calibri"/>
                <w:color w:val="000000"/>
                <w:sz w:val="18"/>
                <w:szCs w:val="18"/>
              </w:rPr>
              <w:t>S14</w:t>
            </w:r>
          </w:p>
        </w:tc>
      </w:tr>
    </w:tbl>
    <w:p w14:paraId="77DDC351" w14:textId="77777777" w:rsidR="005F1EAE" w:rsidRPr="002D1E6F" w:rsidRDefault="005F1EAE" w:rsidP="005F1EAE">
      <w:pPr>
        <w:spacing w:after="0" w:line="240" w:lineRule="auto"/>
        <w:rPr>
          <w:rFonts w:ascii="Calibri" w:eastAsia="Times New Roman" w:hAnsi="Calibri" w:cs="Calibri"/>
          <w:b/>
          <w:bCs/>
          <w:color w:val="000000"/>
          <w:lang w:eastAsia="sv-SE"/>
        </w:rPr>
      </w:pPr>
    </w:p>
    <w:p w14:paraId="115C3B60" w14:textId="28CF05BE" w:rsidR="005F1EAE" w:rsidRPr="002D1E6F" w:rsidRDefault="00AA7387" w:rsidP="005F1EAE">
      <w:pPr>
        <w:spacing w:after="0" w:line="240" w:lineRule="auto"/>
        <w:rPr>
          <w:rFonts w:ascii="Calibri" w:eastAsia="Times New Roman" w:hAnsi="Calibri" w:cs="Calibri"/>
          <w:b/>
          <w:bCs/>
          <w:color w:val="000000"/>
          <w:lang w:eastAsia="sv-SE"/>
        </w:rPr>
      </w:pPr>
      <w:r w:rsidRPr="002D1E6F">
        <w:rPr>
          <w:rFonts w:ascii="Calibri" w:eastAsia="Times New Roman" w:hAnsi="Calibri" w:cs="Calibri"/>
          <w:b/>
          <w:bCs/>
          <w:color w:val="000000"/>
          <w:lang w:eastAsia="sv-SE"/>
        </w:rPr>
        <w:t>Example 4</w:t>
      </w:r>
      <w:r w:rsidR="00410211" w:rsidRPr="002D1E6F">
        <w:rPr>
          <w:b/>
        </w:rPr>
        <w:t>: Stratified sampling of 2-stage clusters</w:t>
      </w:r>
      <w:r w:rsidRPr="002D1E6F">
        <w:rPr>
          <w:b/>
        </w:rPr>
        <w:t xml:space="preserve"> (‘S2C’)</w:t>
      </w:r>
    </w:p>
    <w:p w14:paraId="4284D165" w14:textId="52581024" w:rsidR="005F1EAE" w:rsidRPr="002D1E6F" w:rsidRDefault="005F1EAE" w:rsidP="005F1EAE">
      <w:pPr>
        <w:rPr>
          <w:rFonts w:ascii="Calibri" w:eastAsia="Times New Roman" w:hAnsi="Calibri" w:cs="Calibri"/>
          <w:b/>
          <w:bCs/>
          <w:color w:val="000000"/>
          <w:lang w:eastAsia="sv-SE"/>
        </w:rPr>
      </w:pPr>
      <w:r w:rsidRPr="002D1E6F">
        <w:rPr>
          <w:rFonts w:ascii="Calibri" w:eastAsia="Times New Roman" w:hAnsi="Calibri" w:cs="Calibri"/>
          <w:b/>
          <w:bCs/>
          <w:color w:val="000000"/>
          <w:lang w:eastAsia="sv-SE"/>
        </w:rPr>
        <w:t>In Country Y the sampling of landings involves a stage of port selection. The ports are organized in two geographical strata: "North" and "South". In the stratum "North" there are 8 municipalities (with different numbers of ports each). In stratum "South" there are 12 municipalities (also with different numbers of ports each). In a specific time period (e.g., a week) 2 municipalities are selected in stratum "North" (clusters: NM2 and NM6) and in each municipality 3 ports are randomly selected and visited (NM2 01, NM2 06 and NM2 03; NM6 02, NM6 06, and NM6 03); In the same time period 3 municipalities are selected in stratum "South" (clusters: SM1</w:t>
      </w:r>
      <w:r w:rsidR="003E5D1A" w:rsidRPr="002D1E6F">
        <w:rPr>
          <w:rFonts w:ascii="Calibri" w:eastAsia="Times New Roman" w:hAnsi="Calibri" w:cs="Calibri"/>
          <w:b/>
          <w:bCs/>
          <w:color w:val="000000"/>
          <w:lang w:eastAsia="sv-SE"/>
        </w:rPr>
        <w:t>1</w:t>
      </w:r>
      <w:r w:rsidRPr="002D1E6F">
        <w:rPr>
          <w:rFonts w:ascii="Calibri" w:eastAsia="Times New Roman" w:hAnsi="Calibri" w:cs="Calibri"/>
          <w:b/>
          <w:bCs/>
          <w:color w:val="000000"/>
          <w:lang w:eastAsia="sv-SE"/>
        </w:rPr>
        <w:t xml:space="preserve">, </w:t>
      </w:r>
      <w:r w:rsidR="003E5D1A" w:rsidRPr="002D1E6F">
        <w:rPr>
          <w:rFonts w:ascii="Calibri" w:eastAsia="Times New Roman" w:hAnsi="Calibri" w:cs="Calibri"/>
          <w:b/>
          <w:bCs/>
          <w:color w:val="000000"/>
          <w:lang w:eastAsia="sv-SE"/>
        </w:rPr>
        <w:t>SM1</w:t>
      </w:r>
      <w:r w:rsidRPr="002D1E6F">
        <w:rPr>
          <w:rFonts w:ascii="Calibri" w:eastAsia="Times New Roman" w:hAnsi="Calibri" w:cs="Calibri"/>
          <w:b/>
          <w:bCs/>
          <w:color w:val="000000"/>
          <w:lang w:eastAsia="sv-SE"/>
        </w:rPr>
        <w:t xml:space="preserve"> and </w:t>
      </w:r>
      <w:r w:rsidR="003E5D1A" w:rsidRPr="002D1E6F">
        <w:rPr>
          <w:rFonts w:ascii="Calibri" w:eastAsia="Times New Roman" w:hAnsi="Calibri" w:cs="Calibri"/>
          <w:b/>
          <w:bCs/>
          <w:color w:val="000000"/>
          <w:lang w:eastAsia="sv-SE"/>
        </w:rPr>
        <w:t>SM5</w:t>
      </w:r>
      <w:r w:rsidRPr="002D1E6F">
        <w:rPr>
          <w:rFonts w:ascii="Calibri" w:eastAsia="Times New Roman" w:hAnsi="Calibri" w:cs="Calibri"/>
          <w:b/>
          <w:bCs/>
          <w:color w:val="000000"/>
          <w:lang w:eastAsia="sv-SE"/>
        </w:rPr>
        <w:t>) and in each of them 2 ports are randomly selected and visited (SM11 03 and SM11 04; SM1 01 and SM1 03; SM5 04 and SM5 05).</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611"/>
        <w:gridCol w:w="774"/>
        <w:gridCol w:w="834"/>
        <w:gridCol w:w="702"/>
        <w:gridCol w:w="886"/>
        <w:gridCol w:w="834"/>
        <w:gridCol w:w="846"/>
        <w:gridCol w:w="1006"/>
        <w:gridCol w:w="1029"/>
        <w:gridCol w:w="955"/>
        <w:gridCol w:w="1207"/>
        <w:gridCol w:w="1367"/>
        <w:gridCol w:w="1345"/>
        <w:gridCol w:w="1069"/>
        <w:gridCol w:w="869"/>
      </w:tblGrid>
      <w:tr w:rsidR="00186A53" w:rsidRPr="002D1E6F" w14:paraId="4AD0E016" w14:textId="77777777" w:rsidTr="001229A2">
        <w:trPr>
          <w:trHeight w:val="227"/>
          <w:jc w:val="center"/>
        </w:trPr>
        <w:tc>
          <w:tcPr>
            <w:tcW w:w="213" w:type="pct"/>
            <w:shd w:val="clear" w:color="000000" w:fill="5B9BD5"/>
            <w:noWrap/>
            <w:vAlign w:val="center"/>
            <w:hideMark/>
          </w:tcPr>
          <w:p w14:paraId="542A8200" w14:textId="77777777" w:rsidR="005F1EAE" w:rsidRPr="002D1E6F" w:rsidRDefault="005F1EAE" w:rsidP="005F1EAE">
            <w:pPr>
              <w:spacing w:after="0" w:line="240" w:lineRule="auto"/>
              <w:jc w:val="center"/>
              <w:rPr>
                <w:rFonts w:ascii="Calibri" w:eastAsia="Times New Roman" w:hAnsi="Calibri" w:cs="Calibri"/>
                <w:color w:val="000000"/>
                <w:sz w:val="16"/>
                <w:szCs w:val="16"/>
                <w:lang w:eastAsia="sv-SE"/>
              </w:rPr>
            </w:pPr>
            <w:r w:rsidRPr="002D1E6F">
              <w:rPr>
                <w:rFonts w:ascii="Calibri" w:eastAsia="Times New Roman" w:hAnsi="Calibri" w:cs="Calibri"/>
                <w:color w:val="000000"/>
                <w:sz w:val="16"/>
                <w:szCs w:val="16"/>
                <w:lang w:eastAsia="sv-SE"/>
              </w:rPr>
              <w:t>LocationId</w:t>
            </w:r>
          </w:p>
        </w:tc>
        <w:tc>
          <w:tcPr>
            <w:tcW w:w="270" w:type="pct"/>
            <w:shd w:val="clear" w:color="000000" w:fill="5B9BD5"/>
            <w:noWrap/>
            <w:vAlign w:val="center"/>
            <w:hideMark/>
          </w:tcPr>
          <w:p w14:paraId="7DCA10FD" w14:textId="77777777" w:rsidR="005F1EAE" w:rsidRPr="002D1E6F" w:rsidRDefault="005F1EAE" w:rsidP="005F1EAE">
            <w:pPr>
              <w:spacing w:after="0" w:line="240" w:lineRule="auto"/>
              <w:jc w:val="center"/>
              <w:rPr>
                <w:rFonts w:ascii="Calibri" w:eastAsia="Times New Roman" w:hAnsi="Calibri" w:cs="Calibri"/>
                <w:color w:val="000000"/>
                <w:sz w:val="16"/>
                <w:szCs w:val="16"/>
                <w:lang w:eastAsia="sv-SE"/>
              </w:rPr>
            </w:pPr>
            <w:r w:rsidRPr="002D1E6F">
              <w:rPr>
                <w:rFonts w:ascii="Calibri" w:eastAsia="Times New Roman" w:hAnsi="Calibri" w:cs="Calibri"/>
                <w:color w:val="000000"/>
                <w:sz w:val="16"/>
                <w:szCs w:val="16"/>
                <w:lang w:eastAsia="sv-SE"/>
              </w:rPr>
              <w:t>LOrecordType</w:t>
            </w:r>
          </w:p>
        </w:tc>
        <w:tc>
          <w:tcPr>
            <w:tcW w:w="291" w:type="pct"/>
            <w:shd w:val="clear" w:color="000000" w:fill="D9D9D9"/>
            <w:noWrap/>
            <w:vAlign w:val="center"/>
            <w:hideMark/>
          </w:tcPr>
          <w:p w14:paraId="4BFAB5B1" w14:textId="77777777" w:rsidR="005F1EAE" w:rsidRPr="002D1E6F" w:rsidRDefault="005F1EAE" w:rsidP="005F1EAE">
            <w:pPr>
              <w:spacing w:after="0" w:line="240" w:lineRule="auto"/>
              <w:jc w:val="center"/>
              <w:rPr>
                <w:rFonts w:ascii="Calibri" w:eastAsia="Times New Roman" w:hAnsi="Calibri" w:cs="Calibri"/>
                <w:color w:val="000000"/>
                <w:sz w:val="16"/>
                <w:szCs w:val="16"/>
                <w:lang w:eastAsia="sv-SE"/>
              </w:rPr>
            </w:pPr>
            <w:r w:rsidRPr="002D1E6F">
              <w:rPr>
                <w:rFonts w:ascii="Calibri" w:eastAsia="Times New Roman" w:hAnsi="Calibri" w:cs="Calibri"/>
                <w:color w:val="000000"/>
                <w:sz w:val="16"/>
                <w:szCs w:val="16"/>
                <w:lang w:eastAsia="sv-SE"/>
              </w:rPr>
              <w:t>LOstratification</w:t>
            </w:r>
          </w:p>
        </w:tc>
        <w:tc>
          <w:tcPr>
            <w:tcW w:w="245" w:type="pct"/>
            <w:shd w:val="clear" w:color="000000" w:fill="D9D9D9"/>
            <w:noWrap/>
            <w:vAlign w:val="center"/>
            <w:hideMark/>
          </w:tcPr>
          <w:p w14:paraId="6C1923D6" w14:textId="77777777" w:rsidR="005F1EAE" w:rsidRPr="002D1E6F" w:rsidRDefault="005F1EAE" w:rsidP="005F1EAE">
            <w:pPr>
              <w:spacing w:after="0" w:line="240" w:lineRule="auto"/>
              <w:jc w:val="center"/>
              <w:rPr>
                <w:rFonts w:ascii="Calibri" w:eastAsia="Times New Roman" w:hAnsi="Calibri" w:cs="Calibri"/>
                <w:color w:val="000000"/>
                <w:sz w:val="16"/>
                <w:szCs w:val="16"/>
                <w:lang w:eastAsia="sv-SE"/>
              </w:rPr>
            </w:pPr>
            <w:r w:rsidRPr="002D1E6F">
              <w:rPr>
                <w:rFonts w:ascii="Calibri" w:eastAsia="Times New Roman" w:hAnsi="Calibri" w:cs="Calibri"/>
                <w:color w:val="000000"/>
                <w:sz w:val="16"/>
                <w:szCs w:val="16"/>
                <w:lang w:eastAsia="sv-SE"/>
              </w:rPr>
              <w:t>LOclustering</w:t>
            </w:r>
          </w:p>
        </w:tc>
        <w:tc>
          <w:tcPr>
            <w:tcW w:w="309" w:type="pct"/>
            <w:shd w:val="clear" w:color="000000" w:fill="5B9BD5"/>
            <w:noWrap/>
            <w:vAlign w:val="center"/>
            <w:hideMark/>
          </w:tcPr>
          <w:p w14:paraId="1B80AF19" w14:textId="77777777" w:rsidR="005F1EAE" w:rsidRPr="002D1E6F" w:rsidRDefault="005F1EAE" w:rsidP="005F1EAE">
            <w:pPr>
              <w:spacing w:after="0" w:line="240" w:lineRule="auto"/>
              <w:jc w:val="center"/>
              <w:rPr>
                <w:rFonts w:ascii="Calibri" w:eastAsia="Times New Roman" w:hAnsi="Calibri" w:cs="Calibri"/>
                <w:color w:val="000000"/>
                <w:sz w:val="16"/>
                <w:szCs w:val="16"/>
                <w:lang w:eastAsia="sv-SE"/>
              </w:rPr>
            </w:pPr>
            <w:r w:rsidRPr="002D1E6F">
              <w:rPr>
                <w:rFonts w:ascii="Calibri" w:eastAsia="Times New Roman" w:hAnsi="Calibri" w:cs="Calibri"/>
                <w:color w:val="000000"/>
                <w:sz w:val="16"/>
                <w:szCs w:val="16"/>
                <w:lang w:eastAsia="sv-SE"/>
              </w:rPr>
              <w:t>LOstratumName</w:t>
            </w:r>
          </w:p>
        </w:tc>
        <w:tc>
          <w:tcPr>
            <w:tcW w:w="291" w:type="pct"/>
            <w:shd w:val="clear" w:color="000000" w:fill="D9D9D9"/>
            <w:noWrap/>
            <w:vAlign w:val="center"/>
            <w:hideMark/>
          </w:tcPr>
          <w:p w14:paraId="32CA0A5B" w14:textId="77777777" w:rsidR="005F1EAE" w:rsidRPr="002D1E6F" w:rsidRDefault="005F1EAE" w:rsidP="005F1EAE">
            <w:pPr>
              <w:spacing w:after="0" w:line="240" w:lineRule="auto"/>
              <w:jc w:val="center"/>
              <w:rPr>
                <w:rFonts w:ascii="Calibri" w:eastAsia="Times New Roman" w:hAnsi="Calibri" w:cs="Calibri"/>
                <w:color w:val="000000"/>
                <w:sz w:val="16"/>
                <w:szCs w:val="16"/>
                <w:lang w:eastAsia="sv-SE"/>
              </w:rPr>
            </w:pPr>
            <w:r w:rsidRPr="002D1E6F">
              <w:rPr>
                <w:rFonts w:ascii="Calibri" w:eastAsia="Times New Roman" w:hAnsi="Calibri" w:cs="Calibri"/>
                <w:color w:val="000000"/>
                <w:sz w:val="16"/>
                <w:szCs w:val="16"/>
                <w:lang w:eastAsia="sv-SE"/>
              </w:rPr>
              <w:t>LOclusterName</w:t>
            </w:r>
          </w:p>
        </w:tc>
        <w:tc>
          <w:tcPr>
            <w:tcW w:w="295" w:type="pct"/>
            <w:shd w:val="clear" w:color="000000" w:fill="D9D9D9"/>
            <w:vAlign w:val="center"/>
          </w:tcPr>
          <w:p w14:paraId="0BFC0859" w14:textId="77777777" w:rsidR="005F1EAE" w:rsidRPr="002D1E6F" w:rsidRDefault="005F1EAE" w:rsidP="005F1EAE">
            <w:pPr>
              <w:spacing w:after="0" w:line="240" w:lineRule="auto"/>
              <w:jc w:val="center"/>
              <w:rPr>
                <w:rFonts w:ascii="Calibri" w:eastAsia="Times New Roman" w:hAnsi="Calibri" w:cs="Calibri"/>
                <w:color w:val="000000"/>
                <w:sz w:val="16"/>
                <w:szCs w:val="16"/>
                <w:lang w:eastAsia="sv-SE"/>
              </w:rPr>
            </w:pPr>
            <w:r w:rsidRPr="002D1E6F">
              <w:rPr>
                <w:rFonts w:ascii="Calibri" w:eastAsia="Times New Roman" w:hAnsi="Calibri" w:cs="Calibri"/>
                <w:color w:val="000000"/>
                <w:sz w:val="16"/>
                <w:szCs w:val="16"/>
                <w:lang w:eastAsia="sv-SE"/>
              </w:rPr>
              <w:t>LOnumberTotal</w:t>
            </w:r>
          </w:p>
        </w:tc>
        <w:tc>
          <w:tcPr>
            <w:tcW w:w="351" w:type="pct"/>
            <w:shd w:val="clear" w:color="000000" w:fill="D9D9D9"/>
            <w:vAlign w:val="center"/>
          </w:tcPr>
          <w:p w14:paraId="5ED8F627" w14:textId="77777777" w:rsidR="005F1EAE" w:rsidRPr="002D1E6F" w:rsidRDefault="005F1EAE" w:rsidP="005F1EAE">
            <w:pPr>
              <w:spacing w:after="0" w:line="240" w:lineRule="auto"/>
              <w:jc w:val="center"/>
              <w:rPr>
                <w:rFonts w:ascii="Calibri" w:eastAsia="Times New Roman" w:hAnsi="Calibri" w:cs="Calibri"/>
                <w:color w:val="000000"/>
                <w:sz w:val="16"/>
                <w:szCs w:val="16"/>
                <w:lang w:eastAsia="sv-SE"/>
              </w:rPr>
            </w:pPr>
            <w:r w:rsidRPr="002D1E6F">
              <w:rPr>
                <w:rFonts w:ascii="Calibri" w:eastAsia="Times New Roman" w:hAnsi="Calibri" w:cs="Calibri"/>
                <w:color w:val="000000"/>
                <w:sz w:val="16"/>
                <w:szCs w:val="16"/>
                <w:lang w:eastAsia="sv-SE"/>
              </w:rPr>
              <w:t>LOnumberSampled</w:t>
            </w:r>
          </w:p>
        </w:tc>
        <w:tc>
          <w:tcPr>
            <w:tcW w:w="359" w:type="pct"/>
            <w:shd w:val="clear" w:color="000000" w:fill="D9D9D9"/>
            <w:vAlign w:val="center"/>
          </w:tcPr>
          <w:p w14:paraId="44681C5F" w14:textId="38E4818D" w:rsidR="005F1EAE" w:rsidRPr="002D1E6F" w:rsidRDefault="005F1EAE" w:rsidP="000971B0">
            <w:pPr>
              <w:spacing w:after="0" w:line="240" w:lineRule="auto"/>
              <w:jc w:val="center"/>
              <w:rPr>
                <w:rFonts w:ascii="Calibri" w:eastAsia="Times New Roman" w:hAnsi="Calibri" w:cs="Calibri"/>
                <w:color w:val="000000"/>
                <w:sz w:val="16"/>
                <w:szCs w:val="16"/>
                <w:lang w:eastAsia="sv-SE"/>
              </w:rPr>
            </w:pPr>
            <w:r w:rsidRPr="002D1E6F">
              <w:rPr>
                <w:rFonts w:ascii="Calibri" w:eastAsia="Times New Roman" w:hAnsi="Calibri" w:cs="Calibri"/>
                <w:color w:val="000000"/>
                <w:sz w:val="16"/>
                <w:szCs w:val="16"/>
                <w:lang w:eastAsia="sv-SE"/>
              </w:rPr>
              <w:t>LOselection</w:t>
            </w:r>
            <w:r w:rsidR="000971B0" w:rsidRPr="002D1E6F">
              <w:rPr>
                <w:rFonts w:ascii="Calibri" w:eastAsia="Times New Roman" w:hAnsi="Calibri" w:cs="Calibri"/>
                <w:color w:val="000000"/>
                <w:sz w:val="16"/>
                <w:szCs w:val="16"/>
                <w:lang w:eastAsia="sv-SE"/>
              </w:rPr>
              <w:t>Method</w:t>
            </w:r>
          </w:p>
        </w:tc>
        <w:tc>
          <w:tcPr>
            <w:tcW w:w="333" w:type="pct"/>
            <w:shd w:val="clear" w:color="000000" w:fill="D9D9D9"/>
            <w:vAlign w:val="center"/>
          </w:tcPr>
          <w:p w14:paraId="6915390F" w14:textId="77777777" w:rsidR="005F1EAE" w:rsidRPr="002D1E6F" w:rsidRDefault="005F1EAE" w:rsidP="005F1EAE">
            <w:pPr>
              <w:spacing w:after="0" w:line="240" w:lineRule="auto"/>
              <w:jc w:val="center"/>
              <w:rPr>
                <w:rFonts w:ascii="Calibri" w:eastAsia="Times New Roman" w:hAnsi="Calibri" w:cs="Calibri"/>
                <w:color w:val="000000"/>
                <w:sz w:val="16"/>
                <w:szCs w:val="16"/>
                <w:lang w:eastAsia="sv-SE"/>
              </w:rPr>
            </w:pPr>
            <w:r w:rsidRPr="002D1E6F">
              <w:rPr>
                <w:rFonts w:ascii="Calibri" w:eastAsia="Times New Roman" w:hAnsi="Calibri" w:cs="Calibri"/>
                <w:color w:val="000000"/>
                <w:sz w:val="16"/>
                <w:szCs w:val="16"/>
                <w:lang w:eastAsia="sv-SE"/>
              </w:rPr>
              <w:t>LOinclusionProb</w:t>
            </w:r>
          </w:p>
        </w:tc>
        <w:tc>
          <w:tcPr>
            <w:tcW w:w="421" w:type="pct"/>
            <w:shd w:val="clear" w:color="000000" w:fill="D9D9D9"/>
            <w:vAlign w:val="center"/>
          </w:tcPr>
          <w:p w14:paraId="6E3AD867" w14:textId="77777777" w:rsidR="005F1EAE" w:rsidRPr="002D1E6F" w:rsidRDefault="005F1EAE" w:rsidP="005F1EAE">
            <w:pPr>
              <w:spacing w:after="0" w:line="240" w:lineRule="auto"/>
              <w:jc w:val="center"/>
              <w:rPr>
                <w:rFonts w:ascii="Calibri" w:eastAsia="Times New Roman" w:hAnsi="Calibri" w:cs="Calibri"/>
                <w:color w:val="000000"/>
                <w:sz w:val="16"/>
                <w:szCs w:val="16"/>
                <w:lang w:eastAsia="sv-SE"/>
              </w:rPr>
            </w:pPr>
            <w:r w:rsidRPr="002D1E6F">
              <w:rPr>
                <w:rFonts w:ascii="Calibri" w:eastAsia="Times New Roman" w:hAnsi="Calibri" w:cs="Calibri"/>
                <w:color w:val="000000"/>
                <w:sz w:val="16"/>
                <w:szCs w:val="16"/>
                <w:lang w:eastAsia="sv-SE"/>
              </w:rPr>
              <w:t>LOnumberTotalClusters</w:t>
            </w:r>
          </w:p>
        </w:tc>
        <w:tc>
          <w:tcPr>
            <w:tcW w:w="477" w:type="pct"/>
            <w:shd w:val="clear" w:color="000000" w:fill="D9D9D9"/>
            <w:noWrap/>
            <w:vAlign w:val="center"/>
            <w:hideMark/>
          </w:tcPr>
          <w:p w14:paraId="628CCD18" w14:textId="77777777" w:rsidR="005F1EAE" w:rsidRPr="002D1E6F" w:rsidRDefault="005F1EAE" w:rsidP="005F1EAE">
            <w:pPr>
              <w:spacing w:after="0" w:line="240" w:lineRule="auto"/>
              <w:jc w:val="center"/>
              <w:rPr>
                <w:rFonts w:ascii="Calibri" w:eastAsia="Times New Roman" w:hAnsi="Calibri" w:cs="Calibri"/>
                <w:color w:val="000000"/>
                <w:sz w:val="16"/>
                <w:szCs w:val="16"/>
                <w:lang w:eastAsia="sv-SE"/>
              </w:rPr>
            </w:pPr>
            <w:r w:rsidRPr="002D1E6F">
              <w:rPr>
                <w:rFonts w:ascii="Calibri" w:eastAsia="Times New Roman" w:hAnsi="Calibri" w:cs="Calibri"/>
                <w:color w:val="000000"/>
                <w:sz w:val="16"/>
                <w:szCs w:val="16"/>
                <w:lang w:eastAsia="sv-SE"/>
              </w:rPr>
              <w:t>LOnumberSampledClusters</w:t>
            </w:r>
          </w:p>
        </w:tc>
        <w:tc>
          <w:tcPr>
            <w:tcW w:w="469" w:type="pct"/>
            <w:shd w:val="clear" w:color="000000" w:fill="D9D9D9"/>
            <w:vAlign w:val="center"/>
          </w:tcPr>
          <w:p w14:paraId="4EA4FE4A" w14:textId="77777777" w:rsidR="005F1EAE" w:rsidRPr="002D1E6F" w:rsidRDefault="005F1EAE" w:rsidP="005F1EAE">
            <w:pPr>
              <w:spacing w:after="0" w:line="240" w:lineRule="auto"/>
              <w:jc w:val="center"/>
              <w:rPr>
                <w:rFonts w:ascii="Calibri" w:eastAsia="Times New Roman" w:hAnsi="Calibri" w:cs="Calibri"/>
                <w:color w:val="000000"/>
                <w:sz w:val="16"/>
                <w:szCs w:val="16"/>
                <w:lang w:eastAsia="sv-SE"/>
              </w:rPr>
            </w:pPr>
            <w:r w:rsidRPr="002D1E6F">
              <w:rPr>
                <w:rFonts w:ascii="Calibri" w:eastAsia="Times New Roman" w:hAnsi="Calibri" w:cs="Calibri"/>
                <w:color w:val="000000"/>
                <w:sz w:val="16"/>
                <w:szCs w:val="16"/>
                <w:lang w:eastAsia="sv-SE"/>
              </w:rPr>
              <w:t>LOselectionMethodCluster</w:t>
            </w:r>
          </w:p>
        </w:tc>
        <w:tc>
          <w:tcPr>
            <w:tcW w:w="373" w:type="pct"/>
            <w:shd w:val="clear" w:color="000000" w:fill="D9D9D9"/>
            <w:noWrap/>
            <w:vAlign w:val="center"/>
            <w:hideMark/>
          </w:tcPr>
          <w:p w14:paraId="2ABC3E4B" w14:textId="77777777" w:rsidR="005F1EAE" w:rsidRPr="002D1E6F" w:rsidRDefault="005F1EAE" w:rsidP="005F1EAE">
            <w:pPr>
              <w:spacing w:after="0" w:line="240" w:lineRule="auto"/>
              <w:jc w:val="center"/>
              <w:rPr>
                <w:rFonts w:ascii="Calibri" w:eastAsia="Times New Roman" w:hAnsi="Calibri" w:cs="Calibri"/>
                <w:color w:val="000000"/>
                <w:sz w:val="16"/>
                <w:szCs w:val="16"/>
                <w:lang w:eastAsia="sv-SE"/>
              </w:rPr>
            </w:pPr>
            <w:r w:rsidRPr="002D1E6F">
              <w:rPr>
                <w:rFonts w:ascii="Calibri" w:eastAsia="Times New Roman" w:hAnsi="Calibri" w:cs="Calibri"/>
                <w:color w:val="000000"/>
                <w:sz w:val="16"/>
                <w:szCs w:val="16"/>
                <w:lang w:eastAsia="sv-SE"/>
              </w:rPr>
              <w:t>LOinclusionProbCluster</w:t>
            </w:r>
          </w:p>
        </w:tc>
        <w:tc>
          <w:tcPr>
            <w:tcW w:w="304" w:type="pct"/>
            <w:shd w:val="clear" w:color="000000" w:fill="5B9BD5"/>
            <w:noWrap/>
            <w:vAlign w:val="center"/>
            <w:hideMark/>
          </w:tcPr>
          <w:p w14:paraId="12AE7BD2" w14:textId="77777777" w:rsidR="005F1EAE" w:rsidRPr="002D1E6F" w:rsidRDefault="005F1EAE" w:rsidP="005F1EAE">
            <w:pPr>
              <w:spacing w:after="0" w:line="240" w:lineRule="auto"/>
              <w:jc w:val="center"/>
              <w:rPr>
                <w:rFonts w:ascii="Calibri" w:eastAsia="Times New Roman" w:hAnsi="Calibri" w:cs="Calibri"/>
                <w:color w:val="000000"/>
                <w:sz w:val="16"/>
                <w:szCs w:val="16"/>
                <w:lang w:eastAsia="sv-SE"/>
              </w:rPr>
            </w:pPr>
            <w:r w:rsidRPr="002D1E6F">
              <w:rPr>
                <w:rFonts w:ascii="Calibri" w:eastAsia="Times New Roman" w:hAnsi="Calibri" w:cs="Calibri"/>
                <w:color w:val="000000"/>
                <w:sz w:val="16"/>
                <w:szCs w:val="16"/>
                <w:lang w:eastAsia="sv-SE"/>
              </w:rPr>
              <w:t>LOunitName</w:t>
            </w:r>
          </w:p>
        </w:tc>
      </w:tr>
      <w:tr w:rsidR="00186A53" w:rsidRPr="002D1E6F" w14:paraId="4F179A05" w14:textId="77777777" w:rsidTr="001229A2">
        <w:trPr>
          <w:trHeight w:val="227"/>
          <w:jc w:val="center"/>
        </w:trPr>
        <w:tc>
          <w:tcPr>
            <w:tcW w:w="213" w:type="pct"/>
            <w:shd w:val="clear" w:color="auto" w:fill="auto"/>
            <w:noWrap/>
            <w:vAlign w:val="center"/>
            <w:hideMark/>
          </w:tcPr>
          <w:p w14:paraId="4A3179B1" w14:textId="77777777" w:rsidR="005F1EAE" w:rsidRPr="002D1E6F" w:rsidRDefault="005F1EAE" w:rsidP="005F1EAE">
            <w:pPr>
              <w:spacing w:after="0" w:line="240" w:lineRule="auto"/>
              <w:jc w:val="center"/>
              <w:rPr>
                <w:rFonts w:ascii="Calibri" w:eastAsia="Times New Roman" w:hAnsi="Calibri" w:cs="Calibri"/>
                <w:color w:val="000000"/>
                <w:sz w:val="16"/>
                <w:szCs w:val="16"/>
                <w:lang w:eastAsia="sv-SE"/>
              </w:rPr>
            </w:pPr>
            <w:r w:rsidRPr="002D1E6F">
              <w:rPr>
                <w:rFonts w:ascii="Calibri" w:eastAsia="Times New Roman" w:hAnsi="Calibri" w:cs="Calibri"/>
                <w:color w:val="000000"/>
                <w:sz w:val="16"/>
                <w:szCs w:val="16"/>
                <w:lang w:eastAsia="sv-SE"/>
              </w:rPr>
              <w:t>1</w:t>
            </w:r>
          </w:p>
        </w:tc>
        <w:tc>
          <w:tcPr>
            <w:tcW w:w="270" w:type="pct"/>
            <w:shd w:val="clear" w:color="auto" w:fill="auto"/>
            <w:noWrap/>
            <w:vAlign w:val="center"/>
            <w:hideMark/>
          </w:tcPr>
          <w:p w14:paraId="67166300" w14:textId="77777777" w:rsidR="005F1EAE" w:rsidRPr="002D1E6F" w:rsidRDefault="005F1EAE" w:rsidP="005F1EAE">
            <w:pPr>
              <w:spacing w:after="0" w:line="240" w:lineRule="auto"/>
              <w:jc w:val="center"/>
              <w:rPr>
                <w:rFonts w:ascii="Calibri" w:eastAsia="Times New Roman" w:hAnsi="Calibri" w:cs="Calibri"/>
                <w:color w:val="000000"/>
                <w:sz w:val="16"/>
                <w:szCs w:val="16"/>
                <w:lang w:eastAsia="sv-SE"/>
              </w:rPr>
            </w:pPr>
            <w:r w:rsidRPr="002D1E6F">
              <w:rPr>
                <w:rFonts w:ascii="Calibri" w:eastAsia="Times New Roman" w:hAnsi="Calibri" w:cs="Calibri"/>
                <w:color w:val="000000"/>
                <w:sz w:val="16"/>
                <w:szCs w:val="16"/>
                <w:lang w:eastAsia="sv-SE"/>
              </w:rPr>
              <w:t>LO</w:t>
            </w:r>
          </w:p>
        </w:tc>
        <w:tc>
          <w:tcPr>
            <w:tcW w:w="291" w:type="pct"/>
            <w:shd w:val="clear" w:color="auto" w:fill="auto"/>
            <w:noWrap/>
            <w:vAlign w:val="center"/>
            <w:hideMark/>
          </w:tcPr>
          <w:p w14:paraId="60E0DFD3" w14:textId="314AD896" w:rsidR="005F1EAE" w:rsidRPr="002D1E6F" w:rsidRDefault="005F1EAE">
            <w:pPr>
              <w:spacing w:after="0" w:line="240" w:lineRule="auto"/>
              <w:jc w:val="center"/>
              <w:rPr>
                <w:rFonts w:ascii="Calibri" w:eastAsia="Times New Roman" w:hAnsi="Calibri" w:cs="Calibri"/>
                <w:color w:val="000000"/>
                <w:sz w:val="16"/>
                <w:szCs w:val="16"/>
                <w:lang w:eastAsia="sv-SE"/>
              </w:rPr>
            </w:pPr>
            <w:r w:rsidRPr="002D1E6F">
              <w:rPr>
                <w:rFonts w:ascii="Calibri" w:hAnsi="Calibri" w:cs="Calibri"/>
                <w:color w:val="000000"/>
                <w:sz w:val="16"/>
                <w:szCs w:val="16"/>
              </w:rPr>
              <w:t>Y</w:t>
            </w:r>
          </w:p>
        </w:tc>
        <w:tc>
          <w:tcPr>
            <w:tcW w:w="245" w:type="pct"/>
            <w:shd w:val="clear" w:color="auto" w:fill="auto"/>
            <w:noWrap/>
            <w:vAlign w:val="center"/>
            <w:hideMark/>
          </w:tcPr>
          <w:p w14:paraId="2DF77FEA" w14:textId="1F63CE95" w:rsidR="005F1EAE" w:rsidRPr="002D1E6F" w:rsidRDefault="00BB05D8" w:rsidP="005F1EAE">
            <w:pPr>
              <w:spacing w:after="0" w:line="240" w:lineRule="auto"/>
              <w:jc w:val="center"/>
              <w:rPr>
                <w:rFonts w:ascii="Calibri" w:eastAsia="Times New Roman" w:hAnsi="Calibri" w:cs="Calibri"/>
                <w:color w:val="000000"/>
                <w:sz w:val="16"/>
                <w:szCs w:val="16"/>
                <w:lang w:eastAsia="sv-SE"/>
              </w:rPr>
            </w:pPr>
            <w:r w:rsidRPr="002D1E6F">
              <w:rPr>
                <w:rFonts w:ascii="Calibri" w:hAnsi="Calibri" w:cs="Calibri"/>
                <w:color w:val="000000"/>
                <w:sz w:val="16"/>
                <w:szCs w:val="16"/>
              </w:rPr>
              <w:t>S2C</w:t>
            </w:r>
          </w:p>
        </w:tc>
        <w:tc>
          <w:tcPr>
            <w:tcW w:w="309" w:type="pct"/>
            <w:shd w:val="clear" w:color="auto" w:fill="auto"/>
            <w:noWrap/>
            <w:vAlign w:val="center"/>
            <w:hideMark/>
          </w:tcPr>
          <w:p w14:paraId="0AF2FAD2" w14:textId="45B36384" w:rsidR="005F1EAE" w:rsidRPr="002D1E6F" w:rsidRDefault="005F1EAE" w:rsidP="005F1EAE">
            <w:pPr>
              <w:spacing w:after="0" w:line="240" w:lineRule="auto"/>
              <w:jc w:val="center"/>
              <w:rPr>
                <w:rFonts w:ascii="Calibri" w:eastAsia="Times New Roman" w:hAnsi="Calibri" w:cs="Calibri"/>
                <w:sz w:val="16"/>
                <w:szCs w:val="16"/>
                <w:lang w:eastAsia="sv-SE"/>
              </w:rPr>
            </w:pPr>
            <w:r w:rsidRPr="002D1E6F">
              <w:rPr>
                <w:rFonts w:ascii="Calibri" w:hAnsi="Calibri" w:cs="Calibri"/>
                <w:sz w:val="16"/>
                <w:szCs w:val="16"/>
              </w:rPr>
              <w:t>North</w:t>
            </w:r>
          </w:p>
        </w:tc>
        <w:tc>
          <w:tcPr>
            <w:tcW w:w="291" w:type="pct"/>
            <w:shd w:val="clear" w:color="auto" w:fill="auto"/>
            <w:noWrap/>
            <w:vAlign w:val="center"/>
            <w:hideMark/>
          </w:tcPr>
          <w:p w14:paraId="268CF05B" w14:textId="6647A30C" w:rsidR="005F1EAE" w:rsidRPr="002D1E6F" w:rsidRDefault="005F1EAE" w:rsidP="00186A53">
            <w:pPr>
              <w:spacing w:after="0" w:line="240" w:lineRule="auto"/>
              <w:jc w:val="center"/>
              <w:rPr>
                <w:rFonts w:ascii="Calibri" w:eastAsia="Times New Roman" w:hAnsi="Calibri" w:cs="Calibri"/>
                <w:color w:val="808080"/>
                <w:sz w:val="16"/>
                <w:szCs w:val="16"/>
                <w:lang w:eastAsia="sv-SE"/>
              </w:rPr>
            </w:pPr>
            <w:r w:rsidRPr="002D1E6F">
              <w:rPr>
                <w:rFonts w:ascii="Calibri" w:hAnsi="Calibri" w:cs="Calibri"/>
                <w:color w:val="000000"/>
                <w:sz w:val="16"/>
                <w:szCs w:val="16"/>
              </w:rPr>
              <w:t>NM2</w:t>
            </w:r>
          </w:p>
        </w:tc>
        <w:tc>
          <w:tcPr>
            <w:tcW w:w="295" w:type="pct"/>
            <w:vAlign w:val="center"/>
          </w:tcPr>
          <w:p w14:paraId="07ED9107" w14:textId="68C01516" w:rsidR="005F1EAE" w:rsidRPr="002D1E6F" w:rsidRDefault="005F1EAE" w:rsidP="005F1EAE">
            <w:pPr>
              <w:spacing w:after="0" w:line="240" w:lineRule="auto"/>
              <w:jc w:val="center"/>
              <w:rPr>
                <w:rFonts w:ascii="Calibri" w:eastAsia="Times New Roman" w:hAnsi="Calibri" w:cs="Calibri"/>
                <w:color w:val="808080"/>
                <w:sz w:val="16"/>
                <w:szCs w:val="16"/>
                <w:lang w:eastAsia="sv-SE"/>
              </w:rPr>
            </w:pPr>
            <w:r w:rsidRPr="002D1E6F">
              <w:rPr>
                <w:rFonts w:ascii="Calibri" w:hAnsi="Calibri" w:cs="Calibri"/>
                <w:color w:val="000000"/>
                <w:sz w:val="16"/>
                <w:szCs w:val="16"/>
              </w:rPr>
              <w:t>7</w:t>
            </w:r>
          </w:p>
        </w:tc>
        <w:tc>
          <w:tcPr>
            <w:tcW w:w="351" w:type="pct"/>
            <w:vAlign w:val="center"/>
          </w:tcPr>
          <w:p w14:paraId="3FE17556" w14:textId="12CA9DA9" w:rsidR="005F1EAE" w:rsidRPr="002D1E6F" w:rsidRDefault="005F1EAE" w:rsidP="005F1EAE">
            <w:pPr>
              <w:spacing w:after="0" w:line="240" w:lineRule="auto"/>
              <w:jc w:val="center"/>
              <w:rPr>
                <w:rFonts w:ascii="Calibri" w:eastAsia="Times New Roman" w:hAnsi="Calibri" w:cs="Calibri"/>
                <w:color w:val="808080"/>
                <w:sz w:val="16"/>
                <w:szCs w:val="16"/>
                <w:lang w:eastAsia="sv-SE"/>
              </w:rPr>
            </w:pPr>
            <w:r w:rsidRPr="002D1E6F">
              <w:rPr>
                <w:rFonts w:ascii="Calibri" w:hAnsi="Calibri" w:cs="Calibri"/>
                <w:color w:val="000000"/>
                <w:sz w:val="16"/>
                <w:szCs w:val="16"/>
              </w:rPr>
              <w:t>3</w:t>
            </w:r>
          </w:p>
        </w:tc>
        <w:tc>
          <w:tcPr>
            <w:tcW w:w="359" w:type="pct"/>
            <w:vAlign w:val="center"/>
          </w:tcPr>
          <w:p w14:paraId="475F3C22" w14:textId="77777777" w:rsidR="005F1EAE" w:rsidRPr="002D1E6F" w:rsidRDefault="005F1EAE" w:rsidP="005F1EAE">
            <w:pPr>
              <w:spacing w:after="0" w:line="240" w:lineRule="auto"/>
              <w:jc w:val="center"/>
              <w:rPr>
                <w:rFonts w:ascii="Calibri" w:eastAsia="Times New Roman" w:hAnsi="Calibri" w:cs="Calibri"/>
                <w:color w:val="000000"/>
                <w:sz w:val="16"/>
                <w:szCs w:val="16"/>
                <w:lang w:eastAsia="sv-SE"/>
              </w:rPr>
            </w:pPr>
            <w:r w:rsidRPr="002D1E6F">
              <w:rPr>
                <w:rFonts w:ascii="Calibri" w:hAnsi="Calibri" w:cs="Calibri"/>
                <w:color w:val="000000"/>
                <w:sz w:val="16"/>
                <w:szCs w:val="16"/>
              </w:rPr>
              <w:t>SRSWOR</w:t>
            </w:r>
          </w:p>
        </w:tc>
        <w:tc>
          <w:tcPr>
            <w:tcW w:w="333" w:type="pct"/>
            <w:vAlign w:val="center"/>
          </w:tcPr>
          <w:p w14:paraId="2B92C0AA" w14:textId="51167856" w:rsidR="005F1EAE" w:rsidRPr="002D1E6F" w:rsidRDefault="005F1EAE" w:rsidP="00186A53">
            <w:pPr>
              <w:spacing w:after="0" w:line="240" w:lineRule="auto"/>
              <w:jc w:val="center"/>
              <w:rPr>
                <w:rFonts w:ascii="Calibri" w:eastAsia="Times New Roman" w:hAnsi="Calibri" w:cs="Calibri"/>
                <w:color w:val="808080"/>
                <w:sz w:val="16"/>
                <w:szCs w:val="16"/>
                <w:lang w:eastAsia="sv-SE"/>
              </w:rPr>
            </w:pPr>
            <w:r w:rsidRPr="002D1E6F">
              <w:rPr>
                <w:rFonts w:ascii="Calibri" w:hAnsi="Calibri" w:cs="Calibri"/>
                <w:color w:val="000000"/>
                <w:sz w:val="16"/>
                <w:szCs w:val="16"/>
              </w:rPr>
              <w:t>0,</w:t>
            </w:r>
            <w:r w:rsidR="00186A53" w:rsidRPr="002D1E6F">
              <w:rPr>
                <w:rFonts w:ascii="Calibri" w:hAnsi="Calibri" w:cs="Calibri"/>
                <w:color w:val="000000"/>
                <w:sz w:val="16"/>
                <w:szCs w:val="16"/>
              </w:rPr>
              <w:t>4286</w:t>
            </w:r>
          </w:p>
        </w:tc>
        <w:tc>
          <w:tcPr>
            <w:tcW w:w="421" w:type="pct"/>
            <w:vAlign w:val="center"/>
          </w:tcPr>
          <w:p w14:paraId="37F60B35" w14:textId="404E18C9" w:rsidR="005F1EAE" w:rsidRPr="002D1E6F" w:rsidRDefault="005F1EAE" w:rsidP="005F1EAE">
            <w:pPr>
              <w:spacing w:after="0" w:line="240" w:lineRule="auto"/>
              <w:jc w:val="center"/>
              <w:rPr>
                <w:rFonts w:ascii="Calibri" w:eastAsia="Times New Roman" w:hAnsi="Calibri" w:cs="Calibri"/>
                <w:color w:val="808080"/>
                <w:sz w:val="16"/>
                <w:szCs w:val="16"/>
                <w:lang w:eastAsia="sv-SE"/>
              </w:rPr>
            </w:pPr>
            <w:r w:rsidRPr="002D1E6F">
              <w:rPr>
                <w:rFonts w:ascii="Calibri" w:hAnsi="Calibri" w:cs="Calibri"/>
                <w:sz w:val="16"/>
                <w:szCs w:val="16"/>
              </w:rPr>
              <w:t>8</w:t>
            </w:r>
          </w:p>
        </w:tc>
        <w:tc>
          <w:tcPr>
            <w:tcW w:w="477" w:type="pct"/>
            <w:shd w:val="clear" w:color="auto" w:fill="auto"/>
            <w:noWrap/>
            <w:vAlign w:val="center"/>
            <w:hideMark/>
          </w:tcPr>
          <w:p w14:paraId="7518B4BC" w14:textId="68B98D0C" w:rsidR="005F1EAE" w:rsidRPr="002D1E6F" w:rsidRDefault="005F1EAE" w:rsidP="005F1EAE">
            <w:pPr>
              <w:spacing w:after="0" w:line="240" w:lineRule="auto"/>
              <w:jc w:val="center"/>
              <w:rPr>
                <w:rFonts w:ascii="Calibri" w:eastAsia="Times New Roman" w:hAnsi="Calibri" w:cs="Calibri"/>
                <w:color w:val="808080"/>
                <w:sz w:val="16"/>
                <w:szCs w:val="16"/>
                <w:lang w:eastAsia="sv-SE"/>
              </w:rPr>
            </w:pPr>
            <w:r w:rsidRPr="002D1E6F">
              <w:rPr>
                <w:rFonts w:ascii="Calibri" w:hAnsi="Calibri" w:cs="Calibri"/>
                <w:sz w:val="16"/>
                <w:szCs w:val="16"/>
              </w:rPr>
              <w:t>2</w:t>
            </w:r>
          </w:p>
        </w:tc>
        <w:tc>
          <w:tcPr>
            <w:tcW w:w="469" w:type="pct"/>
            <w:vAlign w:val="center"/>
          </w:tcPr>
          <w:p w14:paraId="4FDA913F" w14:textId="79C2F95B" w:rsidR="005F1EAE" w:rsidRPr="002D1E6F" w:rsidRDefault="005F1EAE" w:rsidP="005F1EAE">
            <w:pPr>
              <w:spacing w:after="0" w:line="240" w:lineRule="auto"/>
              <w:jc w:val="center"/>
              <w:rPr>
                <w:rFonts w:ascii="Calibri" w:eastAsia="Times New Roman" w:hAnsi="Calibri" w:cs="Calibri"/>
                <w:color w:val="808080"/>
                <w:sz w:val="16"/>
                <w:szCs w:val="16"/>
                <w:lang w:eastAsia="sv-SE"/>
              </w:rPr>
            </w:pPr>
            <w:r w:rsidRPr="002D1E6F">
              <w:rPr>
                <w:rFonts w:ascii="Calibri" w:hAnsi="Calibri" w:cs="Calibri"/>
                <w:color w:val="000000"/>
                <w:sz w:val="16"/>
                <w:szCs w:val="16"/>
              </w:rPr>
              <w:t>SRSWOR</w:t>
            </w:r>
          </w:p>
        </w:tc>
        <w:tc>
          <w:tcPr>
            <w:tcW w:w="373" w:type="pct"/>
            <w:shd w:val="clear" w:color="auto" w:fill="auto"/>
            <w:noWrap/>
            <w:vAlign w:val="center"/>
            <w:hideMark/>
          </w:tcPr>
          <w:p w14:paraId="0F030EF5" w14:textId="6AA581E9" w:rsidR="005F1EAE" w:rsidRPr="002D1E6F" w:rsidRDefault="005F1EAE" w:rsidP="005F1EAE">
            <w:pPr>
              <w:spacing w:after="0" w:line="240" w:lineRule="auto"/>
              <w:jc w:val="center"/>
              <w:rPr>
                <w:rFonts w:ascii="Calibri" w:eastAsia="Times New Roman" w:hAnsi="Calibri" w:cs="Calibri"/>
                <w:color w:val="808080"/>
                <w:sz w:val="16"/>
                <w:szCs w:val="16"/>
                <w:lang w:eastAsia="sv-SE"/>
              </w:rPr>
            </w:pPr>
            <w:r w:rsidRPr="002D1E6F">
              <w:rPr>
                <w:rFonts w:ascii="Calibri" w:hAnsi="Calibri" w:cs="Calibri"/>
                <w:color w:val="000000"/>
                <w:sz w:val="16"/>
                <w:szCs w:val="16"/>
              </w:rPr>
              <w:t>0,25</w:t>
            </w:r>
          </w:p>
        </w:tc>
        <w:tc>
          <w:tcPr>
            <w:tcW w:w="304" w:type="pct"/>
            <w:shd w:val="clear" w:color="auto" w:fill="auto"/>
            <w:noWrap/>
            <w:vAlign w:val="center"/>
            <w:hideMark/>
          </w:tcPr>
          <w:p w14:paraId="03618428" w14:textId="525C4234" w:rsidR="005F1EAE" w:rsidRPr="002D1E6F" w:rsidRDefault="005F1EAE" w:rsidP="005F1EAE">
            <w:pPr>
              <w:spacing w:after="0" w:line="240" w:lineRule="auto"/>
              <w:jc w:val="center"/>
              <w:rPr>
                <w:rFonts w:ascii="Calibri" w:eastAsia="Times New Roman" w:hAnsi="Calibri" w:cs="Calibri"/>
                <w:color w:val="000000"/>
                <w:sz w:val="16"/>
                <w:szCs w:val="16"/>
                <w:lang w:eastAsia="sv-SE"/>
              </w:rPr>
            </w:pPr>
            <w:r w:rsidRPr="002D1E6F">
              <w:rPr>
                <w:rFonts w:ascii="Calibri" w:hAnsi="Calibri" w:cs="Calibri"/>
                <w:color w:val="000000"/>
                <w:sz w:val="16"/>
                <w:szCs w:val="16"/>
              </w:rPr>
              <w:t>NM2 01</w:t>
            </w:r>
          </w:p>
        </w:tc>
      </w:tr>
      <w:tr w:rsidR="00186A53" w:rsidRPr="002D1E6F" w14:paraId="2529E51D" w14:textId="77777777" w:rsidTr="001229A2">
        <w:trPr>
          <w:trHeight w:val="227"/>
          <w:jc w:val="center"/>
        </w:trPr>
        <w:tc>
          <w:tcPr>
            <w:tcW w:w="213" w:type="pct"/>
            <w:shd w:val="clear" w:color="auto" w:fill="auto"/>
            <w:noWrap/>
            <w:vAlign w:val="center"/>
            <w:hideMark/>
          </w:tcPr>
          <w:p w14:paraId="577C8117" w14:textId="77777777" w:rsidR="00BB05D8" w:rsidRPr="002D1E6F" w:rsidRDefault="00BB05D8" w:rsidP="00BB05D8">
            <w:pPr>
              <w:spacing w:after="0" w:line="240" w:lineRule="auto"/>
              <w:jc w:val="center"/>
              <w:rPr>
                <w:rFonts w:ascii="Calibri" w:eastAsia="Times New Roman" w:hAnsi="Calibri" w:cs="Calibri"/>
                <w:color w:val="000000"/>
                <w:sz w:val="16"/>
                <w:szCs w:val="16"/>
                <w:lang w:eastAsia="sv-SE"/>
              </w:rPr>
            </w:pPr>
            <w:r w:rsidRPr="002D1E6F">
              <w:rPr>
                <w:rFonts w:ascii="Calibri" w:eastAsia="Times New Roman" w:hAnsi="Calibri" w:cs="Calibri"/>
                <w:color w:val="000000"/>
                <w:sz w:val="16"/>
                <w:szCs w:val="16"/>
                <w:lang w:eastAsia="sv-SE"/>
              </w:rPr>
              <w:t>2</w:t>
            </w:r>
          </w:p>
        </w:tc>
        <w:tc>
          <w:tcPr>
            <w:tcW w:w="270" w:type="pct"/>
            <w:shd w:val="clear" w:color="auto" w:fill="auto"/>
            <w:noWrap/>
            <w:vAlign w:val="center"/>
            <w:hideMark/>
          </w:tcPr>
          <w:p w14:paraId="5E712FF0" w14:textId="77777777" w:rsidR="00BB05D8" w:rsidRPr="002D1E6F" w:rsidRDefault="00BB05D8" w:rsidP="00BB05D8">
            <w:pPr>
              <w:spacing w:after="0" w:line="240" w:lineRule="auto"/>
              <w:jc w:val="center"/>
              <w:rPr>
                <w:rFonts w:ascii="Calibri" w:eastAsia="Times New Roman" w:hAnsi="Calibri" w:cs="Calibri"/>
                <w:color w:val="000000"/>
                <w:sz w:val="16"/>
                <w:szCs w:val="16"/>
                <w:lang w:eastAsia="sv-SE"/>
              </w:rPr>
            </w:pPr>
            <w:r w:rsidRPr="002D1E6F">
              <w:rPr>
                <w:rFonts w:ascii="Calibri" w:eastAsia="Times New Roman" w:hAnsi="Calibri" w:cs="Calibri"/>
                <w:color w:val="000000"/>
                <w:sz w:val="16"/>
                <w:szCs w:val="16"/>
                <w:lang w:eastAsia="sv-SE"/>
              </w:rPr>
              <w:t>LO</w:t>
            </w:r>
          </w:p>
        </w:tc>
        <w:tc>
          <w:tcPr>
            <w:tcW w:w="291" w:type="pct"/>
            <w:shd w:val="clear" w:color="auto" w:fill="auto"/>
            <w:noWrap/>
            <w:hideMark/>
          </w:tcPr>
          <w:p w14:paraId="3748E933" w14:textId="52F8E6AC" w:rsidR="00BB05D8" w:rsidRPr="002D1E6F" w:rsidRDefault="00BB05D8" w:rsidP="00BB05D8">
            <w:pPr>
              <w:spacing w:after="0" w:line="240" w:lineRule="auto"/>
              <w:jc w:val="center"/>
              <w:rPr>
                <w:rFonts w:ascii="Calibri" w:eastAsia="Times New Roman" w:hAnsi="Calibri" w:cs="Calibri"/>
                <w:color w:val="000000"/>
                <w:sz w:val="16"/>
                <w:szCs w:val="16"/>
                <w:lang w:eastAsia="sv-SE"/>
              </w:rPr>
            </w:pPr>
            <w:r w:rsidRPr="002D1E6F">
              <w:rPr>
                <w:rFonts w:ascii="Calibri" w:hAnsi="Calibri" w:cs="Calibri"/>
                <w:color w:val="000000"/>
                <w:sz w:val="16"/>
                <w:szCs w:val="16"/>
              </w:rPr>
              <w:t>Y</w:t>
            </w:r>
          </w:p>
        </w:tc>
        <w:tc>
          <w:tcPr>
            <w:tcW w:w="245" w:type="pct"/>
            <w:shd w:val="clear" w:color="auto" w:fill="auto"/>
            <w:noWrap/>
            <w:hideMark/>
          </w:tcPr>
          <w:p w14:paraId="0327094C" w14:textId="31B62555" w:rsidR="00BB05D8" w:rsidRPr="002D1E6F" w:rsidRDefault="00BB05D8" w:rsidP="00BB05D8">
            <w:pPr>
              <w:spacing w:after="0" w:line="240" w:lineRule="auto"/>
              <w:jc w:val="center"/>
              <w:rPr>
                <w:rFonts w:ascii="Calibri" w:eastAsia="Times New Roman" w:hAnsi="Calibri" w:cs="Calibri"/>
                <w:color w:val="000000"/>
                <w:sz w:val="16"/>
                <w:szCs w:val="16"/>
                <w:lang w:eastAsia="sv-SE"/>
              </w:rPr>
            </w:pPr>
            <w:r w:rsidRPr="002D1E6F">
              <w:rPr>
                <w:rFonts w:ascii="Calibri" w:hAnsi="Calibri" w:cs="Calibri"/>
                <w:color w:val="000000"/>
                <w:sz w:val="16"/>
                <w:szCs w:val="16"/>
              </w:rPr>
              <w:t>S2C</w:t>
            </w:r>
          </w:p>
        </w:tc>
        <w:tc>
          <w:tcPr>
            <w:tcW w:w="309" w:type="pct"/>
            <w:shd w:val="clear" w:color="auto" w:fill="auto"/>
            <w:noWrap/>
            <w:vAlign w:val="center"/>
            <w:hideMark/>
          </w:tcPr>
          <w:p w14:paraId="0B9C4BD4" w14:textId="4E8B81C7" w:rsidR="00BB05D8" w:rsidRPr="002D1E6F" w:rsidRDefault="00BB05D8" w:rsidP="00BB05D8">
            <w:pPr>
              <w:spacing w:after="0" w:line="240" w:lineRule="auto"/>
              <w:jc w:val="center"/>
              <w:rPr>
                <w:rFonts w:ascii="Calibri" w:eastAsia="Times New Roman" w:hAnsi="Calibri" w:cs="Calibri"/>
                <w:sz w:val="16"/>
                <w:szCs w:val="16"/>
                <w:lang w:eastAsia="sv-SE"/>
              </w:rPr>
            </w:pPr>
            <w:r w:rsidRPr="002D1E6F">
              <w:rPr>
                <w:rFonts w:ascii="Calibri" w:hAnsi="Calibri" w:cs="Calibri"/>
                <w:sz w:val="16"/>
                <w:szCs w:val="16"/>
              </w:rPr>
              <w:t>North</w:t>
            </w:r>
          </w:p>
        </w:tc>
        <w:tc>
          <w:tcPr>
            <w:tcW w:w="291" w:type="pct"/>
            <w:shd w:val="clear" w:color="auto" w:fill="auto"/>
            <w:noWrap/>
            <w:vAlign w:val="center"/>
            <w:hideMark/>
          </w:tcPr>
          <w:p w14:paraId="0615C5BC" w14:textId="59C9AA70" w:rsidR="00BB05D8" w:rsidRPr="002D1E6F" w:rsidRDefault="00BB05D8" w:rsidP="00186A53">
            <w:pPr>
              <w:spacing w:after="0" w:line="240" w:lineRule="auto"/>
              <w:jc w:val="center"/>
              <w:rPr>
                <w:rFonts w:ascii="Calibri" w:eastAsia="Times New Roman" w:hAnsi="Calibri" w:cs="Calibri"/>
                <w:color w:val="808080"/>
                <w:sz w:val="16"/>
                <w:szCs w:val="16"/>
                <w:lang w:eastAsia="sv-SE"/>
              </w:rPr>
            </w:pPr>
            <w:r w:rsidRPr="002D1E6F">
              <w:rPr>
                <w:rFonts w:ascii="Calibri" w:hAnsi="Calibri" w:cs="Calibri"/>
                <w:color w:val="000000"/>
                <w:sz w:val="16"/>
                <w:szCs w:val="16"/>
              </w:rPr>
              <w:t>NM2</w:t>
            </w:r>
          </w:p>
        </w:tc>
        <w:tc>
          <w:tcPr>
            <w:tcW w:w="295" w:type="pct"/>
            <w:vAlign w:val="center"/>
          </w:tcPr>
          <w:p w14:paraId="0C4F6CDF" w14:textId="18817CEF" w:rsidR="00BB05D8" w:rsidRPr="002D1E6F" w:rsidRDefault="00BB05D8" w:rsidP="00BB05D8">
            <w:pPr>
              <w:spacing w:after="0" w:line="240" w:lineRule="auto"/>
              <w:jc w:val="center"/>
              <w:rPr>
                <w:rFonts w:ascii="Calibri" w:eastAsia="Times New Roman" w:hAnsi="Calibri" w:cs="Calibri"/>
                <w:color w:val="808080"/>
                <w:sz w:val="16"/>
                <w:szCs w:val="16"/>
                <w:lang w:eastAsia="sv-SE"/>
              </w:rPr>
            </w:pPr>
            <w:r w:rsidRPr="002D1E6F">
              <w:rPr>
                <w:rFonts w:ascii="Calibri" w:hAnsi="Calibri" w:cs="Calibri"/>
                <w:color w:val="000000"/>
                <w:sz w:val="16"/>
                <w:szCs w:val="16"/>
              </w:rPr>
              <w:t>7</w:t>
            </w:r>
          </w:p>
        </w:tc>
        <w:tc>
          <w:tcPr>
            <w:tcW w:w="351" w:type="pct"/>
            <w:vAlign w:val="center"/>
          </w:tcPr>
          <w:p w14:paraId="5E105857" w14:textId="0BE5475D" w:rsidR="00BB05D8" w:rsidRPr="002D1E6F" w:rsidRDefault="00BB05D8" w:rsidP="00BB05D8">
            <w:pPr>
              <w:spacing w:after="0" w:line="240" w:lineRule="auto"/>
              <w:jc w:val="center"/>
              <w:rPr>
                <w:rFonts w:ascii="Calibri" w:eastAsia="Times New Roman" w:hAnsi="Calibri" w:cs="Calibri"/>
                <w:color w:val="808080"/>
                <w:sz w:val="16"/>
                <w:szCs w:val="16"/>
                <w:lang w:eastAsia="sv-SE"/>
              </w:rPr>
            </w:pPr>
            <w:r w:rsidRPr="002D1E6F">
              <w:rPr>
                <w:rFonts w:ascii="Calibri" w:hAnsi="Calibri" w:cs="Calibri"/>
                <w:color w:val="000000"/>
                <w:sz w:val="16"/>
                <w:szCs w:val="16"/>
              </w:rPr>
              <w:t>3</w:t>
            </w:r>
          </w:p>
        </w:tc>
        <w:tc>
          <w:tcPr>
            <w:tcW w:w="359" w:type="pct"/>
            <w:vAlign w:val="center"/>
          </w:tcPr>
          <w:p w14:paraId="3419F6C9" w14:textId="77777777" w:rsidR="00BB05D8" w:rsidRPr="002D1E6F" w:rsidRDefault="00BB05D8" w:rsidP="00BB05D8">
            <w:pPr>
              <w:spacing w:after="0" w:line="240" w:lineRule="auto"/>
              <w:jc w:val="center"/>
              <w:rPr>
                <w:rFonts w:ascii="Calibri" w:eastAsia="Times New Roman" w:hAnsi="Calibri" w:cs="Calibri"/>
                <w:color w:val="000000"/>
                <w:sz w:val="16"/>
                <w:szCs w:val="16"/>
                <w:lang w:eastAsia="sv-SE"/>
              </w:rPr>
            </w:pPr>
            <w:r w:rsidRPr="002D1E6F">
              <w:rPr>
                <w:rFonts w:ascii="Calibri" w:hAnsi="Calibri" w:cs="Calibri"/>
                <w:color w:val="000000"/>
                <w:sz w:val="16"/>
                <w:szCs w:val="16"/>
              </w:rPr>
              <w:t>SRSWOR</w:t>
            </w:r>
          </w:p>
        </w:tc>
        <w:tc>
          <w:tcPr>
            <w:tcW w:w="333" w:type="pct"/>
            <w:vAlign w:val="center"/>
          </w:tcPr>
          <w:p w14:paraId="631D4ADE" w14:textId="7C8C5908" w:rsidR="00BB05D8" w:rsidRPr="002D1E6F" w:rsidRDefault="00BB05D8" w:rsidP="00186A53">
            <w:pPr>
              <w:spacing w:after="0" w:line="240" w:lineRule="auto"/>
              <w:jc w:val="center"/>
              <w:rPr>
                <w:rFonts w:ascii="Calibri" w:eastAsia="Times New Roman" w:hAnsi="Calibri" w:cs="Calibri"/>
                <w:color w:val="808080"/>
                <w:sz w:val="16"/>
                <w:szCs w:val="16"/>
                <w:lang w:eastAsia="sv-SE"/>
              </w:rPr>
            </w:pPr>
            <w:r w:rsidRPr="002D1E6F">
              <w:rPr>
                <w:rFonts w:ascii="Calibri" w:hAnsi="Calibri" w:cs="Calibri"/>
                <w:color w:val="000000"/>
                <w:sz w:val="16"/>
                <w:szCs w:val="16"/>
              </w:rPr>
              <w:t>0,</w:t>
            </w:r>
            <w:r w:rsidR="00186A53" w:rsidRPr="002D1E6F">
              <w:rPr>
                <w:rFonts w:ascii="Calibri" w:hAnsi="Calibri" w:cs="Calibri"/>
                <w:color w:val="000000"/>
                <w:sz w:val="16"/>
                <w:szCs w:val="16"/>
              </w:rPr>
              <w:t>4286</w:t>
            </w:r>
          </w:p>
        </w:tc>
        <w:tc>
          <w:tcPr>
            <w:tcW w:w="421" w:type="pct"/>
            <w:vAlign w:val="center"/>
          </w:tcPr>
          <w:p w14:paraId="75CE1C48" w14:textId="0917F392" w:rsidR="00BB05D8" w:rsidRPr="002D1E6F" w:rsidRDefault="00BB05D8" w:rsidP="00BB05D8">
            <w:pPr>
              <w:spacing w:after="0" w:line="240" w:lineRule="auto"/>
              <w:jc w:val="center"/>
              <w:rPr>
                <w:rFonts w:ascii="Calibri" w:eastAsia="Times New Roman" w:hAnsi="Calibri" w:cs="Calibri"/>
                <w:color w:val="808080"/>
                <w:sz w:val="16"/>
                <w:szCs w:val="16"/>
                <w:lang w:eastAsia="sv-SE"/>
              </w:rPr>
            </w:pPr>
            <w:r w:rsidRPr="002D1E6F">
              <w:rPr>
                <w:rFonts w:ascii="Calibri" w:hAnsi="Calibri" w:cs="Calibri"/>
                <w:sz w:val="16"/>
                <w:szCs w:val="16"/>
              </w:rPr>
              <w:t>8</w:t>
            </w:r>
          </w:p>
        </w:tc>
        <w:tc>
          <w:tcPr>
            <w:tcW w:w="477" w:type="pct"/>
            <w:shd w:val="clear" w:color="auto" w:fill="auto"/>
            <w:noWrap/>
            <w:vAlign w:val="center"/>
            <w:hideMark/>
          </w:tcPr>
          <w:p w14:paraId="7F1FFD19" w14:textId="364D9A9A" w:rsidR="00BB05D8" w:rsidRPr="002D1E6F" w:rsidRDefault="00BB05D8" w:rsidP="00BB05D8">
            <w:pPr>
              <w:spacing w:after="0" w:line="240" w:lineRule="auto"/>
              <w:jc w:val="center"/>
              <w:rPr>
                <w:rFonts w:ascii="Calibri" w:eastAsia="Times New Roman" w:hAnsi="Calibri" w:cs="Calibri"/>
                <w:color w:val="808080"/>
                <w:sz w:val="16"/>
                <w:szCs w:val="16"/>
                <w:lang w:eastAsia="sv-SE"/>
              </w:rPr>
            </w:pPr>
            <w:r w:rsidRPr="002D1E6F">
              <w:rPr>
                <w:rFonts w:ascii="Calibri" w:hAnsi="Calibri" w:cs="Calibri"/>
                <w:sz w:val="16"/>
                <w:szCs w:val="16"/>
              </w:rPr>
              <w:t>2</w:t>
            </w:r>
          </w:p>
        </w:tc>
        <w:tc>
          <w:tcPr>
            <w:tcW w:w="469" w:type="pct"/>
            <w:vAlign w:val="center"/>
          </w:tcPr>
          <w:p w14:paraId="093DAD88" w14:textId="3BE90830" w:rsidR="00BB05D8" w:rsidRPr="002D1E6F" w:rsidRDefault="00BB05D8" w:rsidP="00BB05D8">
            <w:pPr>
              <w:spacing w:after="0" w:line="240" w:lineRule="auto"/>
              <w:jc w:val="center"/>
              <w:rPr>
                <w:rFonts w:ascii="Calibri" w:eastAsia="Times New Roman" w:hAnsi="Calibri" w:cs="Calibri"/>
                <w:color w:val="808080"/>
                <w:sz w:val="16"/>
                <w:szCs w:val="16"/>
                <w:lang w:eastAsia="sv-SE"/>
              </w:rPr>
            </w:pPr>
            <w:r w:rsidRPr="002D1E6F">
              <w:rPr>
                <w:rFonts w:ascii="Calibri" w:hAnsi="Calibri" w:cs="Calibri"/>
                <w:color w:val="000000"/>
                <w:sz w:val="16"/>
                <w:szCs w:val="16"/>
              </w:rPr>
              <w:t>SRSWOR</w:t>
            </w:r>
          </w:p>
        </w:tc>
        <w:tc>
          <w:tcPr>
            <w:tcW w:w="373" w:type="pct"/>
            <w:shd w:val="clear" w:color="auto" w:fill="auto"/>
            <w:noWrap/>
            <w:vAlign w:val="center"/>
            <w:hideMark/>
          </w:tcPr>
          <w:p w14:paraId="1E370137" w14:textId="4016C8D2" w:rsidR="00BB05D8" w:rsidRPr="002D1E6F" w:rsidRDefault="00BB05D8" w:rsidP="00BB05D8">
            <w:pPr>
              <w:spacing w:after="0" w:line="240" w:lineRule="auto"/>
              <w:jc w:val="center"/>
              <w:rPr>
                <w:rFonts w:ascii="Calibri" w:eastAsia="Times New Roman" w:hAnsi="Calibri" w:cs="Calibri"/>
                <w:color w:val="808080"/>
                <w:sz w:val="16"/>
                <w:szCs w:val="16"/>
                <w:lang w:eastAsia="sv-SE"/>
              </w:rPr>
            </w:pPr>
            <w:r w:rsidRPr="002D1E6F">
              <w:rPr>
                <w:rFonts w:ascii="Calibri" w:hAnsi="Calibri" w:cs="Calibri"/>
                <w:color w:val="000000"/>
                <w:sz w:val="16"/>
                <w:szCs w:val="16"/>
              </w:rPr>
              <w:t>0,25</w:t>
            </w:r>
          </w:p>
        </w:tc>
        <w:tc>
          <w:tcPr>
            <w:tcW w:w="304" w:type="pct"/>
            <w:shd w:val="clear" w:color="auto" w:fill="auto"/>
            <w:noWrap/>
            <w:vAlign w:val="center"/>
            <w:hideMark/>
          </w:tcPr>
          <w:p w14:paraId="3F366768" w14:textId="14CD979E" w:rsidR="00BB05D8" w:rsidRPr="002D1E6F" w:rsidRDefault="00BB05D8" w:rsidP="00BB05D8">
            <w:pPr>
              <w:spacing w:after="0" w:line="240" w:lineRule="auto"/>
              <w:jc w:val="center"/>
              <w:rPr>
                <w:rFonts w:ascii="Calibri" w:eastAsia="Times New Roman" w:hAnsi="Calibri" w:cs="Calibri"/>
                <w:color w:val="000000"/>
                <w:sz w:val="16"/>
                <w:szCs w:val="16"/>
                <w:lang w:eastAsia="sv-SE"/>
              </w:rPr>
            </w:pPr>
            <w:r w:rsidRPr="002D1E6F">
              <w:rPr>
                <w:rFonts w:ascii="Calibri" w:hAnsi="Calibri" w:cs="Calibri"/>
                <w:color w:val="000000"/>
                <w:sz w:val="16"/>
                <w:szCs w:val="16"/>
              </w:rPr>
              <w:t>NM2 06</w:t>
            </w:r>
          </w:p>
        </w:tc>
      </w:tr>
      <w:tr w:rsidR="00186A53" w:rsidRPr="002D1E6F" w14:paraId="11BD6326" w14:textId="77777777" w:rsidTr="001229A2">
        <w:trPr>
          <w:trHeight w:val="227"/>
          <w:jc w:val="center"/>
        </w:trPr>
        <w:tc>
          <w:tcPr>
            <w:tcW w:w="213" w:type="pct"/>
            <w:shd w:val="clear" w:color="auto" w:fill="auto"/>
            <w:noWrap/>
            <w:vAlign w:val="center"/>
            <w:hideMark/>
          </w:tcPr>
          <w:p w14:paraId="53474554" w14:textId="77777777" w:rsidR="00BB05D8" w:rsidRPr="002D1E6F" w:rsidRDefault="00BB05D8" w:rsidP="00BB05D8">
            <w:pPr>
              <w:spacing w:after="0" w:line="240" w:lineRule="auto"/>
              <w:jc w:val="center"/>
              <w:rPr>
                <w:rFonts w:ascii="Calibri" w:eastAsia="Times New Roman" w:hAnsi="Calibri" w:cs="Calibri"/>
                <w:color w:val="000000"/>
                <w:sz w:val="16"/>
                <w:szCs w:val="16"/>
                <w:lang w:eastAsia="sv-SE"/>
              </w:rPr>
            </w:pPr>
            <w:r w:rsidRPr="002D1E6F">
              <w:rPr>
                <w:rFonts w:ascii="Calibri" w:eastAsia="Times New Roman" w:hAnsi="Calibri" w:cs="Calibri"/>
                <w:color w:val="000000"/>
                <w:sz w:val="16"/>
                <w:szCs w:val="16"/>
                <w:lang w:eastAsia="sv-SE"/>
              </w:rPr>
              <w:t>3</w:t>
            </w:r>
          </w:p>
        </w:tc>
        <w:tc>
          <w:tcPr>
            <w:tcW w:w="270" w:type="pct"/>
            <w:shd w:val="clear" w:color="auto" w:fill="auto"/>
            <w:noWrap/>
            <w:vAlign w:val="center"/>
            <w:hideMark/>
          </w:tcPr>
          <w:p w14:paraId="703B7F67" w14:textId="77777777" w:rsidR="00BB05D8" w:rsidRPr="002D1E6F" w:rsidRDefault="00BB05D8" w:rsidP="00BB05D8">
            <w:pPr>
              <w:spacing w:after="0" w:line="240" w:lineRule="auto"/>
              <w:jc w:val="center"/>
              <w:rPr>
                <w:rFonts w:ascii="Calibri" w:eastAsia="Times New Roman" w:hAnsi="Calibri" w:cs="Calibri"/>
                <w:color w:val="000000"/>
                <w:sz w:val="16"/>
                <w:szCs w:val="16"/>
                <w:lang w:eastAsia="sv-SE"/>
              </w:rPr>
            </w:pPr>
            <w:r w:rsidRPr="002D1E6F">
              <w:rPr>
                <w:rFonts w:ascii="Calibri" w:eastAsia="Times New Roman" w:hAnsi="Calibri" w:cs="Calibri"/>
                <w:color w:val="000000"/>
                <w:sz w:val="16"/>
                <w:szCs w:val="16"/>
                <w:lang w:eastAsia="sv-SE"/>
              </w:rPr>
              <w:t>LO</w:t>
            </w:r>
          </w:p>
        </w:tc>
        <w:tc>
          <w:tcPr>
            <w:tcW w:w="291" w:type="pct"/>
            <w:shd w:val="clear" w:color="auto" w:fill="auto"/>
            <w:noWrap/>
            <w:hideMark/>
          </w:tcPr>
          <w:p w14:paraId="35939518" w14:textId="33C30758" w:rsidR="00BB05D8" w:rsidRPr="002D1E6F" w:rsidRDefault="00BB05D8" w:rsidP="00BB05D8">
            <w:pPr>
              <w:spacing w:after="0" w:line="240" w:lineRule="auto"/>
              <w:jc w:val="center"/>
              <w:rPr>
                <w:rFonts w:ascii="Calibri" w:eastAsia="Times New Roman" w:hAnsi="Calibri" w:cs="Calibri"/>
                <w:color w:val="000000"/>
                <w:sz w:val="16"/>
                <w:szCs w:val="16"/>
                <w:lang w:eastAsia="sv-SE"/>
              </w:rPr>
            </w:pPr>
            <w:r w:rsidRPr="002D1E6F">
              <w:rPr>
                <w:rFonts w:ascii="Calibri" w:hAnsi="Calibri" w:cs="Calibri"/>
                <w:color w:val="000000"/>
                <w:sz w:val="16"/>
                <w:szCs w:val="16"/>
              </w:rPr>
              <w:t>Y</w:t>
            </w:r>
          </w:p>
        </w:tc>
        <w:tc>
          <w:tcPr>
            <w:tcW w:w="245" w:type="pct"/>
            <w:shd w:val="clear" w:color="auto" w:fill="auto"/>
            <w:noWrap/>
            <w:hideMark/>
          </w:tcPr>
          <w:p w14:paraId="79CB8B2A" w14:textId="5BFD9029" w:rsidR="00BB05D8" w:rsidRPr="002D1E6F" w:rsidRDefault="00BB05D8" w:rsidP="00BB05D8">
            <w:pPr>
              <w:spacing w:after="0" w:line="240" w:lineRule="auto"/>
              <w:jc w:val="center"/>
              <w:rPr>
                <w:rFonts w:ascii="Calibri" w:eastAsia="Times New Roman" w:hAnsi="Calibri" w:cs="Calibri"/>
                <w:color w:val="000000"/>
                <w:sz w:val="16"/>
                <w:szCs w:val="16"/>
                <w:lang w:eastAsia="sv-SE"/>
              </w:rPr>
            </w:pPr>
            <w:r w:rsidRPr="002D1E6F">
              <w:rPr>
                <w:rFonts w:ascii="Calibri" w:hAnsi="Calibri" w:cs="Calibri"/>
                <w:color w:val="000000"/>
                <w:sz w:val="16"/>
                <w:szCs w:val="16"/>
              </w:rPr>
              <w:t>S2C</w:t>
            </w:r>
          </w:p>
        </w:tc>
        <w:tc>
          <w:tcPr>
            <w:tcW w:w="309" w:type="pct"/>
            <w:shd w:val="clear" w:color="auto" w:fill="auto"/>
            <w:noWrap/>
            <w:vAlign w:val="center"/>
            <w:hideMark/>
          </w:tcPr>
          <w:p w14:paraId="10A6B51C" w14:textId="3A3A6C4A" w:rsidR="00BB05D8" w:rsidRPr="002D1E6F" w:rsidRDefault="00BB05D8" w:rsidP="00BB05D8">
            <w:pPr>
              <w:spacing w:after="0" w:line="240" w:lineRule="auto"/>
              <w:jc w:val="center"/>
              <w:rPr>
                <w:rFonts w:ascii="Calibri" w:eastAsia="Times New Roman" w:hAnsi="Calibri" w:cs="Calibri"/>
                <w:sz w:val="16"/>
                <w:szCs w:val="16"/>
                <w:lang w:eastAsia="sv-SE"/>
              </w:rPr>
            </w:pPr>
            <w:r w:rsidRPr="002D1E6F">
              <w:rPr>
                <w:rFonts w:ascii="Calibri" w:hAnsi="Calibri" w:cs="Calibri"/>
                <w:sz w:val="16"/>
                <w:szCs w:val="16"/>
              </w:rPr>
              <w:t>North</w:t>
            </w:r>
          </w:p>
        </w:tc>
        <w:tc>
          <w:tcPr>
            <w:tcW w:w="291" w:type="pct"/>
            <w:shd w:val="clear" w:color="auto" w:fill="auto"/>
            <w:noWrap/>
            <w:vAlign w:val="center"/>
            <w:hideMark/>
          </w:tcPr>
          <w:p w14:paraId="667EA78B" w14:textId="7394D94C" w:rsidR="00BB05D8" w:rsidRPr="002D1E6F" w:rsidRDefault="00BB05D8" w:rsidP="00186A53">
            <w:pPr>
              <w:spacing w:after="0" w:line="240" w:lineRule="auto"/>
              <w:jc w:val="center"/>
              <w:rPr>
                <w:rFonts w:ascii="Calibri" w:eastAsia="Times New Roman" w:hAnsi="Calibri" w:cs="Calibri"/>
                <w:color w:val="808080"/>
                <w:sz w:val="16"/>
                <w:szCs w:val="16"/>
                <w:lang w:eastAsia="sv-SE"/>
              </w:rPr>
            </w:pPr>
            <w:r w:rsidRPr="002D1E6F">
              <w:rPr>
                <w:rFonts w:ascii="Calibri" w:hAnsi="Calibri" w:cs="Calibri"/>
                <w:color w:val="000000"/>
                <w:sz w:val="16"/>
                <w:szCs w:val="16"/>
              </w:rPr>
              <w:t>NM2</w:t>
            </w:r>
          </w:p>
        </w:tc>
        <w:tc>
          <w:tcPr>
            <w:tcW w:w="295" w:type="pct"/>
            <w:vAlign w:val="center"/>
          </w:tcPr>
          <w:p w14:paraId="23EE7E6D" w14:textId="7DE44C51" w:rsidR="00BB05D8" w:rsidRPr="002D1E6F" w:rsidRDefault="00BB05D8" w:rsidP="00BB05D8">
            <w:pPr>
              <w:spacing w:after="0" w:line="240" w:lineRule="auto"/>
              <w:jc w:val="center"/>
              <w:rPr>
                <w:rFonts w:ascii="Calibri" w:eastAsia="Times New Roman" w:hAnsi="Calibri" w:cs="Calibri"/>
                <w:color w:val="808080"/>
                <w:sz w:val="16"/>
                <w:szCs w:val="16"/>
                <w:lang w:eastAsia="sv-SE"/>
              </w:rPr>
            </w:pPr>
            <w:r w:rsidRPr="002D1E6F">
              <w:rPr>
                <w:rFonts w:ascii="Calibri" w:hAnsi="Calibri" w:cs="Calibri"/>
                <w:color w:val="000000"/>
                <w:sz w:val="16"/>
                <w:szCs w:val="16"/>
              </w:rPr>
              <w:t>7</w:t>
            </w:r>
          </w:p>
        </w:tc>
        <w:tc>
          <w:tcPr>
            <w:tcW w:w="351" w:type="pct"/>
            <w:vAlign w:val="center"/>
          </w:tcPr>
          <w:p w14:paraId="0F74E9E7" w14:textId="485B43A6" w:rsidR="00BB05D8" w:rsidRPr="002D1E6F" w:rsidRDefault="00BB05D8" w:rsidP="00BB05D8">
            <w:pPr>
              <w:spacing w:after="0" w:line="240" w:lineRule="auto"/>
              <w:jc w:val="center"/>
              <w:rPr>
                <w:rFonts w:ascii="Calibri" w:eastAsia="Times New Roman" w:hAnsi="Calibri" w:cs="Calibri"/>
                <w:color w:val="808080"/>
                <w:sz w:val="16"/>
                <w:szCs w:val="16"/>
                <w:lang w:eastAsia="sv-SE"/>
              </w:rPr>
            </w:pPr>
            <w:r w:rsidRPr="002D1E6F">
              <w:rPr>
                <w:rFonts w:ascii="Calibri" w:hAnsi="Calibri" w:cs="Calibri"/>
                <w:color w:val="000000"/>
                <w:sz w:val="16"/>
                <w:szCs w:val="16"/>
              </w:rPr>
              <w:t>3</w:t>
            </w:r>
          </w:p>
        </w:tc>
        <w:tc>
          <w:tcPr>
            <w:tcW w:w="359" w:type="pct"/>
            <w:vAlign w:val="center"/>
          </w:tcPr>
          <w:p w14:paraId="133DEF47" w14:textId="77777777" w:rsidR="00BB05D8" w:rsidRPr="002D1E6F" w:rsidRDefault="00BB05D8" w:rsidP="00BB05D8">
            <w:pPr>
              <w:spacing w:after="0" w:line="240" w:lineRule="auto"/>
              <w:jc w:val="center"/>
              <w:rPr>
                <w:rFonts w:ascii="Calibri" w:eastAsia="Times New Roman" w:hAnsi="Calibri" w:cs="Calibri"/>
                <w:color w:val="000000"/>
                <w:sz w:val="16"/>
                <w:szCs w:val="16"/>
                <w:lang w:eastAsia="sv-SE"/>
              </w:rPr>
            </w:pPr>
            <w:r w:rsidRPr="002D1E6F">
              <w:rPr>
                <w:rFonts w:ascii="Calibri" w:hAnsi="Calibri" w:cs="Calibri"/>
                <w:color w:val="000000"/>
                <w:sz w:val="16"/>
                <w:szCs w:val="16"/>
              </w:rPr>
              <w:t>SRSWOR</w:t>
            </w:r>
          </w:p>
        </w:tc>
        <w:tc>
          <w:tcPr>
            <w:tcW w:w="333" w:type="pct"/>
            <w:vAlign w:val="center"/>
          </w:tcPr>
          <w:p w14:paraId="4A113EA6" w14:textId="632C2DC8" w:rsidR="00BB05D8" w:rsidRPr="002D1E6F" w:rsidRDefault="00BB05D8" w:rsidP="00186A53">
            <w:pPr>
              <w:spacing w:after="0" w:line="240" w:lineRule="auto"/>
              <w:jc w:val="center"/>
              <w:rPr>
                <w:rFonts w:ascii="Calibri" w:eastAsia="Times New Roman" w:hAnsi="Calibri" w:cs="Calibri"/>
                <w:color w:val="808080"/>
                <w:sz w:val="16"/>
                <w:szCs w:val="16"/>
                <w:lang w:eastAsia="sv-SE"/>
              </w:rPr>
            </w:pPr>
            <w:r w:rsidRPr="002D1E6F">
              <w:rPr>
                <w:rFonts w:ascii="Calibri" w:hAnsi="Calibri" w:cs="Calibri"/>
                <w:color w:val="000000"/>
                <w:sz w:val="16"/>
                <w:szCs w:val="16"/>
              </w:rPr>
              <w:t>0,</w:t>
            </w:r>
            <w:r w:rsidR="00186A53" w:rsidRPr="002D1E6F">
              <w:rPr>
                <w:rFonts w:ascii="Calibri" w:hAnsi="Calibri" w:cs="Calibri"/>
                <w:color w:val="000000"/>
                <w:sz w:val="16"/>
                <w:szCs w:val="16"/>
              </w:rPr>
              <w:t>4286</w:t>
            </w:r>
          </w:p>
        </w:tc>
        <w:tc>
          <w:tcPr>
            <w:tcW w:w="421" w:type="pct"/>
            <w:vAlign w:val="center"/>
          </w:tcPr>
          <w:p w14:paraId="129D4791" w14:textId="1F92F8DE" w:rsidR="00BB05D8" w:rsidRPr="002D1E6F" w:rsidRDefault="00BB05D8" w:rsidP="00BB05D8">
            <w:pPr>
              <w:spacing w:after="0" w:line="240" w:lineRule="auto"/>
              <w:jc w:val="center"/>
              <w:rPr>
                <w:rFonts w:ascii="Calibri" w:eastAsia="Times New Roman" w:hAnsi="Calibri" w:cs="Calibri"/>
                <w:color w:val="808080"/>
                <w:sz w:val="16"/>
                <w:szCs w:val="16"/>
                <w:lang w:eastAsia="sv-SE"/>
              </w:rPr>
            </w:pPr>
            <w:r w:rsidRPr="002D1E6F">
              <w:rPr>
                <w:rFonts w:ascii="Calibri" w:hAnsi="Calibri" w:cs="Calibri"/>
                <w:sz w:val="16"/>
                <w:szCs w:val="16"/>
              </w:rPr>
              <w:t>8</w:t>
            </w:r>
          </w:p>
        </w:tc>
        <w:tc>
          <w:tcPr>
            <w:tcW w:w="477" w:type="pct"/>
            <w:shd w:val="clear" w:color="auto" w:fill="auto"/>
            <w:noWrap/>
            <w:vAlign w:val="center"/>
            <w:hideMark/>
          </w:tcPr>
          <w:p w14:paraId="36CF3050" w14:textId="22B51A6B" w:rsidR="00BB05D8" w:rsidRPr="002D1E6F" w:rsidRDefault="00BB05D8" w:rsidP="00BB05D8">
            <w:pPr>
              <w:spacing w:after="0" w:line="240" w:lineRule="auto"/>
              <w:jc w:val="center"/>
              <w:rPr>
                <w:rFonts w:ascii="Calibri" w:eastAsia="Times New Roman" w:hAnsi="Calibri" w:cs="Calibri"/>
                <w:color w:val="808080"/>
                <w:sz w:val="16"/>
                <w:szCs w:val="16"/>
                <w:lang w:eastAsia="sv-SE"/>
              </w:rPr>
            </w:pPr>
            <w:r w:rsidRPr="002D1E6F">
              <w:rPr>
                <w:rFonts w:ascii="Calibri" w:hAnsi="Calibri" w:cs="Calibri"/>
                <w:sz w:val="16"/>
                <w:szCs w:val="16"/>
              </w:rPr>
              <w:t>2</w:t>
            </w:r>
          </w:p>
        </w:tc>
        <w:tc>
          <w:tcPr>
            <w:tcW w:w="469" w:type="pct"/>
            <w:vAlign w:val="center"/>
          </w:tcPr>
          <w:p w14:paraId="457D2E1A" w14:textId="79874973" w:rsidR="00BB05D8" w:rsidRPr="002D1E6F" w:rsidRDefault="00BB05D8" w:rsidP="00BB05D8">
            <w:pPr>
              <w:spacing w:after="0" w:line="240" w:lineRule="auto"/>
              <w:jc w:val="center"/>
              <w:rPr>
                <w:rFonts w:ascii="Calibri" w:eastAsia="Times New Roman" w:hAnsi="Calibri" w:cs="Calibri"/>
                <w:color w:val="808080"/>
                <w:sz w:val="16"/>
                <w:szCs w:val="16"/>
                <w:lang w:eastAsia="sv-SE"/>
              </w:rPr>
            </w:pPr>
            <w:r w:rsidRPr="002D1E6F">
              <w:rPr>
                <w:rFonts w:ascii="Calibri" w:hAnsi="Calibri" w:cs="Calibri"/>
                <w:color w:val="000000"/>
                <w:sz w:val="16"/>
                <w:szCs w:val="16"/>
              </w:rPr>
              <w:t>SRSWOR</w:t>
            </w:r>
          </w:p>
        </w:tc>
        <w:tc>
          <w:tcPr>
            <w:tcW w:w="373" w:type="pct"/>
            <w:shd w:val="clear" w:color="auto" w:fill="auto"/>
            <w:noWrap/>
            <w:vAlign w:val="center"/>
            <w:hideMark/>
          </w:tcPr>
          <w:p w14:paraId="6E5E6865" w14:textId="67D76D32" w:rsidR="00BB05D8" w:rsidRPr="002D1E6F" w:rsidRDefault="00BB05D8" w:rsidP="00BB05D8">
            <w:pPr>
              <w:spacing w:after="0" w:line="240" w:lineRule="auto"/>
              <w:jc w:val="center"/>
              <w:rPr>
                <w:rFonts w:ascii="Calibri" w:eastAsia="Times New Roman" w:hAnsi="Calibri" w:cs="Calibri"/>
                <w:color w:val="808080"/>
                <w:sz w:val="16"/>
                <w:szCs w:val="16"/>
                <w:lang w:eastAsia="sv-SE"/>
              </w:rPr>
            </w:pPr>
            <w:r w:rsidRPr="002D1E6F">
              <w:rPr>
                <w:rFonts w:ascii="Calibri" w:hAnsi="Calibri" w:cs="Calibri"/>
                <w:color w:val="000000"/>
                <w:sz w:val="16"/>
                <w:szCs w:val="16"/>
              </w:rPr>
              <w:t>0,25</w:t>
            </w:r>
          </w:p>
        </w:tc>
        <w:tc>
          <w:tcPr>
            <w:tcW w:w="304" w:type="pct"/>
            <w:shd w:val="clear" w:color="auto" w:fill="auto"/>
            <w:noWrap/>
            <w:vAlign w:val="center"/>
            <w:hideMark/>
          </w:tcPr>
          <w:p w14:paraId="36D7D970" w14:textId="491FC351" w:rsidR="00BB05D8" w:rsidRPr="002D1E6F" w:rsidRDefault="00BB05D8" w:rsidP="00BB05D8">
            <w:pPr>
              <w:spacing w:after="0" w:line="240" w:lineRule="auto"/>
              <w:jc w:val="center"/>
              <w:rPr>
                <w:rFonts w:ascii="Calibri" w:eastAsia="Times New Roman" w:hAnsi="Calibri" w:cs="Calibri"/>
                <w:color w:val="000000"/>
                <w:sz w:val="16"/>
                <w:szCs w:val="16"/>
                <w:lang w:eastAsia="sv-SE"/>
              </w:rPr>
            </w:pPr>
            <w:r w:rsidRPr="002D1E6F">
              <w:rPr>
                <w:rFonts w:ascii="Calibri" w:hAnsi="Calibri" w:cs="Calibri"/>
                <w:color w:val="000000"/>
                <w:sz w:val="16"/>
                <w:szCs w:val="16"/>
              </w:rPr>
              <w:t>NM2 03</w:t>
            </w:r>
          </w:p>
        </w:tc>
      </w:tr>
      <w:tr w:rsidR="00186A53" w:rsidRPr="002D1E6F" w14:paraId="3A09C280" w14:textId="77777777" w:rsidTr="001229A2">
        <w:trPr>
          <w:trHeight w:val="227"/>
          <w:jc w:val="center"/>
        </w:trPr>
        <w:tc>
          <w:tcPr>
            <w:tcW w:w="213" w:type="pct"/>
            <w:shd w:val="clear" w:color="auto" w:fill="auto"/>
            <w:noWrap/>
            <w:vAlign w:val="center"/>
            <w:hideMark/>
          </w:tcPr>
          <w:p w14:paraId="29916AE5" w14:textId="77777777" w:rsidR="00BB05D8" w:rsidRPr="002D1E6F" w:rsidRDefault="00BB05D8" w:rsidP="00BB05D8">
            <w:pPr>
              <w:spacing w:after="0" w:line="240" w:lineRule="auto"/>
              <w:jc w:val="center"/>
              <w:rPr>
                <w:rFonts w:ascii="Calibri" w:eastAsia="Times New Roman" w:hAnsi="Calibri" w:cs="Calibri"/>
                <w:color w:val="000000"/>
                <w:sz w:val="16"/>
                <w:szCs w:val="16"/>
                <w:lang w:eastAsia="sv-SE"/>
              </w:rPr>
            </w:pPr>
            <w:r w:rsidRPr="002D1E6F">
              <w:rPr>
                <w:rFonts w:ascii="Calibri" w:eastAsia="Times New Roman" w:hAnsi="Calibri" w:cs="Calibri"/>
                <w:color w:val="000000"/>
                <w:sz w:val="16"/>
                <w:szCs w:val="16"/>
                <w:lang w:eastAsia="sv-SE"/>
              </w:rPr>
              <w:t>4</w:t>
            </w:r>
          </w:p>
        </w:tc>
        <w:tc>
          <w:tcPr>
            <w:tcW w:w="270" w:type="pct"/>
            <w:shd w:val="clear" w:color="auto" w:fill="auto"/>
            <w:noWrap/>
            <w:vAlign w:val="center"/>
            <w:hideMark/>
          </w:tcPr>
          <w:p w14:paraId="4ABE8E9C" w14:textId="77777777" w:rsidR="00BB05D8" w:rsidRPr="002D1E6F" w:rsidRDefault="00BB05D8" w:rsidP="00BB05D8">
            <w:pPr>
              <w:spacing w:after="0" w:line="240" w:lineRule="auto"/>
              <w:jc w:val="center"/>
              <w:rPr>
                <w:rFonts w:ascii="Calibri" w:eastAsia="Times New Roman" w:hAnsi="Calibri" w:cs="Calibri"/>
                <w:color w:val="000000"/>
                <w:sz w:val="16"/>
                <w:szCs w:val="16"/>
                <w:lang w:eastAsia="sv-SE"/>
              </w:rPr>
            </w:pPr>
            <w:r w:rsidRPr="002D1E6F">
              <w:rPr>
                <w:rFonts w:ascii="Calibri" w:eastAsia="Times New Roman" w:hAnsi="Calibri" w:cs="Calibri"/>
                <w:color w:val="000000"/>
                <w:sz w:val="16"/>
                <w:szCs w:val="16"/>
                <w:lang w:eastAsia="sv-SE"/>
              </w:rPr>
              <w:t>LO</w:t>
            </w:r>
          </w:p>
        </w:tc>
        <w:tc>
          <w:tcPr>
            <w:tcW w:w="291" w:type="pct"/>
            <w:shd w:val="clear" w:color="auto" w:fill="auto"/>
            <w:noWrap/>
            <w:hideMark/>
          </w:tcPr>
          <w:p w14:paraId="0B71D217" w14:textId="299062E4" w:rsidR="00BB05D8" w:rsidRPr="002D1E6F" w:rsidRDefault="00BB05D8" w:rsidP="00BB05D8">
            <w:pPr>
              <w:spacing w:after="0" w:line="240" w:lineRule="auto"/>
              <w:jc w:val="center"/>
              <w:rPr>
                <w:rFonts w:ascii="Calibri" w:eastAsia="Times New Roman" w:hAnsi="Calibri" w:cs="Calibri"/>
                <w:color w:val="000000"/>
                <w:sz w:val="16"/>
                <w:szCs w:val="16"/>
                <w:lang w:eastAsia="sv-SE"/>
              </w:rPr>
            </w:pPr>
            <w:r w:rsidRPr="002D1E6F">
              <w:rPr>
                <w:rFonts w:ascii="Calibri" w:hAnsi="Calibri" w:cs="Calibri"/>
                <w:color w:val="000000"/>
                <w:sz w:val="16"/>
                <w:szCs w:val="16"/>
              </w:rPr>
              <w:t>Y</w:t>
            </w:r>
          </w:p>
        </w:tc>
        <w:tc>
          <w:tcPr>
            <w:tcW w:w="245" w:type="pct"/>
            <w:shd w:val="clear" w:color="auto" w:fill="auto"/>
            <w:noWrap/>
            <w:hideMark/>
          </w:tcPr>
          <w:p w14:paraId="2895608C" w14:textId="232E912F" w:rsidR="00BB05D8" w:rsidRPr="002D1E6F" w:rsidRDefault="00BB05D8" w:rsidP="00BB05D8">
            <w:pPr>
              <w:spacing w:after="0" w:line="240" w:lineRule="auto"/>
              <w:jc w:val="center"/>
              <w:rPr>
                <w:rFonts w:ascii="Calibri" w:eastAsia="Times New Roman" w:hAnsi="Calibri" w:cs="Calibri"/>
                <w:color w:val="000000"/>
                <w:sz w:val="16"/>
                <w:szCs w:val="16"/>
                <w:lang w:eastAsia="sv-SE"/>
              </w:rPr>
            </w:pPr>
            <w:r w:rsidRPr="002D1E6F">
              <w:rPr>
                <w:rFonts w:ascii="Calibri" w:hAnsi="Calibri" w:cs="Calibri"/>
                <w:color w:val="000000"/>
                <w:sz w:val="16"/>
                <w:szCs w:val="16"/>
              </w:rPr>
              <w:t>S2C</w:t>
            </w:r>
          </w:p>
        </w:tc>
        <w:tc>
          <w:tcPr>
            <w:tcW w:w="309" w:type="pct"/>
            <w:shd w:val="clear" w:color="auto" w:fill="auto"/>
            <w:noWrap/>
            <w:vAlign w:val="center"/>
            <w:hideMark/>
          </w:tcPr>
          <w:p w14:paraId="05A5AA70" w14:textId="723D6FEE" w:rsidR="00BB05D8" w:rsidRPr="002D1E6F" w:rsidRDefault="00BB05D8" w:rsidP="00BB05D8">
            <w:pPr>
              <w:spacing w:after="0" w:line="240" w:lineRule="auto"/>
              <w:jc w:val="center"/>
              <w:rPr>
                <w:rFonts w:ascii="Calibri" w:eastAsia="Times New Roman" w:hAnsi="Calibri" w:cs="Calibri"/>
                <w:sz w:val="16"/>
                <w:szCs w:val="16"/>
                <w:lang w:eastAsia="sv-SE"/>
              </w:rPr>
            </w:pPr>
            <w:r w:rsidRPr="002D1E6F">
              <w:rPr>
                <w:rFonts w:ascii="Calibri" w:hAnsi="Calibri" w:cs="Calibri"/>
                <w:sz w:val="16"/>
                <w:szCs w:val="16"/>
              </w:rPr>
              <w:t>North</w:t>
            </w:r>
          </w:p>
        </w:tc>
        <w:tc>
          <w:tcPr>
            <w:tcW w:w="291" w:type="pct"/>
            <w:shd w:val="clear" w:color="auto" w:fill="auto"/>
            <w:noWrap/>
            <w:vAlign w:val="center"/>
            <w:hideMark/>
          </w:tcPr>
          <w:p w14:paraId="3F883A6B" w14:textId="2A6A0913" w:rsidR="00BB05D8" w:rsidRPr="002D1E6F" w:rsidRDefault="00BB05D8" w:rsidP="00186A53">
            <w:pPr>
              <w:spacing w:after="0" w:line="240" w:lineRule="auto"/>
              <w:jc w:val="center"/>
              <w:rPr>
                <w:rFonts w:ascii="Calibri" w:eastAsia="Times New Roman" w:hAnsi="Calibri" w:cs="Calibri"/>
                <w:color w:val="808080"/>
                <w:sz w:val="16"/>
                <w:szCs w:val="16"/>
                <w:lang w:eastAsia="sv-SE"/>
              </w:rPr>
            </w:pPr>
            <w:r w:rsidRPr="002D1E6F">
              <w:rPr>
                <w:rFonts w:ascii="Calibri" w:hAnsi="Calibri" w:cs="Calibri"/>
                <w:color w:val="000000"/>
                <w:sz w:val="16"/>
                <w:szCs w:val="16"/>
              </w:rPr>
              <w:t>NM6</w:t>
            </w:r>
          </w:p>
        </w:tc>
        <w:tc>
          <w:tcPr>
            <w:tcW w:w="295" w:type="pct"/>
            <w:vAlign w:val="center"/>
          </w:tcPr>
          <w:p w14:paraId="6835E965" w14:textId="3BFAC736" w:rsidR="00BB05D8" w:rsidRPr="002D1E6F" w:rsidRDefault="00BB05D8" w:rsidP="00BB05D8">
            <w:pPr>
              <w:spacing w:after="0" w:line="240" w:lineRule="auto"/>
              <w:jc w:val="center"/>
              <w:rPr>
                <w:rFonts w:ascii="Calibri" w:eastAsia="Times New Roman" w:hAnsi="Calibri" w:cs="Calibri"/>
                <w:color w:val="808080"/>
                <w:sz w:val="16"/>
                <w:szCs w:val="16"/>
                <w:lang w:eastAsia="sv-SE"/>
              </w:rPr>
            </w:pPr>
            <w:r w:rsidRPr="002D1E6F">
              <w:rPr>
                <w:rFonts w:ascii="Calibri" w:hAnsi="Calibri" w:cs="Calibri"/>
                <w:color w:val="000000"/>
                <w:sz w:val="16"/>
                <w:szCs w:val="16"/>
              </w:rPr>
              <w:t>6</w:t>
            </w:r>
          </w:p>
        </w:tc>
        <w:tc>
          <w:tcPr>
            <w:tcW w:w="351" w:type="pct"/>
            <w:vAlign w:val="center"/>
          </w:tcPr>
          <w:p w14:paraId="7747AF50" w14:textId="443CDB92" w:rsidR="00BB05D8" w:rsidRPr="002D1E6F" w:rsidRDefault="00BB05D8" w:rsidP="00BB05D8">
            <w:pPr>
              <w:spacing w:after="0" w:line="240" w:lineRule="auto"/>
              <w:jc w:val="center"/>
              <w:rPr>
                <w:rFonts w:ascii="Calibri" w:eastAsia="Times New Roman" w:hAnsi="Calibri" w:cs="Calibri"/>
                <w:color w:val="808080"/>
                <w:sz w:val="16"/>
                <w:szCs w:val="16"/>
                <w:lang w:eastAsia="sv-SE"/>
              </w:rPr>
            </w:pPr>
            <w:r w:rsidRPr="002D1E6F">
              <w:rPr>
                <w:rFonts w:ascii="Calibri" w:hAnsi="Calibri" w:cs="Calibri"/>
                <w:color w:val="000000"/>
                <w:sz w:val="16"/>
                <w:szCs w:val="16"/>
              </w:rPr>
              <w:t>3</w:t>
            </w:r>
          </w:p>
        </w:tc>
        <w:tc>
          <w:tcPr>
            <w:tcW w:w="359" w:type="pct"/>
            <w:vAlign w:val="center"/>
          </w:tcPr>
          <w:p w14:paraId="141D9849" w14:textId="77777777" w:rsidR="00BB05D8" w:rsidRPr="002D1E6F" w:rsidRDefault="00BB05D8" w:rsidP="00BB05D8">
            <w:pPr>
              <w:spacing w:after="0" w:line="240" w:lineRule="auto"/>
              <w:jc w:val="center"/>
              <w:rPr>
                <w:rFonts w:ascii="Calibri" w:eastAsia="Times New Roman" w:hAnsi="Calibri" w:cs="Calibri"/>
                <w:color w:val="000000"/>
                <w:sz w:val="16"/>
                <w:szCs w:val="16"/>
                <w:lang w:eastAsia="sv-SE"/>
              </w:rPr>
            </w:pPr>
            <w:r w:rsidRPr="002D1E6F">
              <w:rPr>
                <w:rFonts w:ascii="Calibri" w:hAnsi="Calibri" w:cs="Calibri"/>
                <w:color w:val="000000"/>
                <w:sz w:val="16"/>
                <w:szCs w:val="16"/>
              </w:rPr>
              <w:t>SRSWOR</w:t>
            </w:r>
          </w:p>
        </w:tc>
        <w:tc>
          <w:tcPr>
            <w:tcW w:w="333" w:type="pct"/>
            <w:vAlign w:val="center"/>
          </w:tcPr>
          <w:p w14:paraId="4E67E4B0" w14:textId="7F319D9F" w:rsidR="00BB05D8" w:rsidRPr="002D1E6F" w:rsidRDefault="00BB05D8" w:rsidP="00BB05D8">
            <w:pPr>
              <w:spacing w:after="0" w:line="240" w:lineRule="auto"/>
              <w:jc w:val="center"/>
              <w:rPr>
                <w:rFonts w:ascii="Calibri" w:eastAsia="Times New Roman" w:hAnsi="Calibri" w:cs="Calibri"/>
                <w:color w:val="808080"/>
                <w:sz w:val="16"/>
                <w:szCs w:val="16"/>
                <w:lang w:eastAsia="sv-SE"/>
              </w:rPr>
            </w:pPr>
            <w:r w:rsidRPr="002D1E6F">
              <w:rPr>
                <w:rFonts w:ascii="Calibri" w:hAnsi="Calibri" w:cs="Calibri"/>
                <w:color w:val="000000"/>
                <w:sz w:val="16"/>
                <w:szCs w:val="16"/>
              </w:rPr>
              <w:t>0,5</w:t>
            </w:r>
          </w:p>
        </w:tc>
        <w:tc>
          <w:tcPr>
            <w:tcW w:w="421" w:type="pct"/>
            <w:vAlign w:val="center"/>
          </w:tcPr>
          <w:p w14:paraId="02BD0850" w14:textId="149649D5" w:rsidR="00BB05D8" w:rsidRPr="002D1E6F" w:rsidRDefault="00BB05D8" w:rsidP="00BB05D8">
            <w:pPr>
              <w:spacing w:after="0" w:line="240" w:lineRule="auto"/>
              <w:jc w:val="center"/>
              <w:rPr>
                <w:rFonts w:ascii="Calibri" w:eastAsia="Times New Roman" w:hAnsi="Calibri" w:cs="Calibri"/>
                <w:color w:val="808080"/>
                <w:sz w:val="16"/>
                <w:szCs w:val="16"/>
                <w:lang w:eastAsia="sv-SE"/>
              </w:rPr>
            </w:pPr>
            <w:r w:rsidRPr="002D1E6F">
              <w:rPr>
                <w:rFonts w:ascii="Calibri" w:hAnsi="Calibri" w:cs="Calibri"/>
                <w:sz w:val="16"/>
                <w:szCs w:val="16"/>
              </w:rPr>
              <w:t>8</w:t>
            </w:r>
          </w:p>
        </w:tc>
        <w:tc>
          <w:tcPr>
            <w:tcW w:w="477" w:type="pct"/>
            <w:shd w:val="clear" w:color="auto" w:fill="auto"/>
            <w:noWrap/>
            <w:vAlign w:val="center"/>
            <w:hideMark/>
          </w:tcPr>
          <w:p w14:paraId="28F48668" w14:textId="300E8AF9" w:rsidR="00BB05D8" w:rsidRPr="002D1E6F" w:rsidRDefault="00BB05D8" w:rsidP="00BB05D8">
            <w:pPr>
              <w:spacing w:after="0" w:line="240" w:lineRule="auto"/>
              <w:jc w:val="center"/>
              <w:rPr>
                <w:rFonts w:ascii="Calibri" w:eastAsia="Times New Roman" w:hAnsi="Calibri" w:cs="Calibri"/>
                <w:color w:val="808080"/>
                <w:sz w:val="16"/>
                <w:szCs w:val="16"/>
                <w:lang w:eastAsia="sv-SE"/>
              </w:rPr>
            </w:pPr>
            <w:r w:rsidRPr="002D1E6F">
              <w:rPr>
                <w:rFonts w:ascii="Calibri" w:hAnsi="Calibri" w:cs="Calibri"/>
                <w:sz w:val="16"/>
                <w:szCs w:val="16"/>
              </w:rPr>
              <w:t>2</w:t>
            </w:r>
          </w:p>
        </w:tc>
        <w:tc>
          <w:tcPr>
            <w:tcW w:w="469" w:type="pct"/>
            <w:vAlign w:val="center"/>
          </w:tcPr>
          <w:p w14:paraId="47D5171B" w14:textId="363261BD" w:rsidR="00BB05D8" w:rsidRPr="002D1E6F" w:rsidRDefault="00BB05D8" w:rsidP="00BB05D8">
            <w:pPr>
              <w:spacing w:after="0" w:line="240" w:lineRule="auto"/>
              <w:jc w:val="center"/>
              <w:rPr>
                <w:rFonts w:ascii="Calibri" w:eastAsia="Times New Roman" w:hAnsi="Calibri" w:cs="Calibri"/>
                <w:color w:val="808080"/>
                <w:sz w:val="16"/>
                <w:szCs w:val="16"/>
                <w:lang w:eastAsia="sv-SE"/>
              </w:rPr>
            </w:pPr>
            <w:r w:rsidRPr="002D1E6F">
              <w:rPr>
                <w:rFonts w:ascii="Calibri" w:hAnsi="Calibri" w:cs="Calibri"/>
                <w:color w:val="000000"/>
                <w:sz w:val="16"/>
                <w:szCs w:val="16"/>
              </w:rPr>
              <w:t>SRSWOR</w:t>
            </w:r>
          </w:p>
        </w:tc>
        <w:tc>
          <w:tcPr>
            <w:tcW w:w="373" w:type="pct"/>
            <w:shd w:val="clear" w:color="auto" w:fill="auto"/>
            <w:noWrap/>
            <w:vAlign w:val="center"/>
            <w:hideMark/>
          </w:tcPr>
          <w:p w14:paraId="54E430B0" w14:textId="6037E157" w:rsidR="00BB05D8" w:rsidRPr="002D1E6F" w:rsidRDefault="00BB05D8" w:rsidP="00BB05D8">
            <w:pPr>
              <w:spacing w:after="0" w:line="240" w:lineRule="auto"/>
              <w:jc w:val="center"/>
              <w:rPr>
                <w:rFonts w:ascii="Calibri" w:eastAsia="Times New Roman" w:hAnsi="Calibri" w:cs="Calibri"/>
                <w:color w:val="808080"/>
                <w:sz w:val="16"/>
                <w:szCs w:val="16"/>
                <w:lang w:eastAsia="sv-SE"/>
              </w:rPr>
            </w:pPr>
            <w:r w:rsidRPr="002D1E6F">
              <w:rPr>
                <w:rFonts w:ascii="Calibri" w:hAnsi="Calibri" w:cs="Calibri"/>
                <w:color w:val="000000"/>
                <w:sz w:val="16"/>
                <w:szCs w:val="16"/>
              </w:rPr>
              <w:t>0,25</w:t>
            </w:r>
          </w:p>
        </w:tc>
        <w:tc>
          <w:tcPr>
            <w:tcW w:w="304" w:type="pct"/>
            <w:shd w:val="clear" w:color="auto" w:fill="auto"/>
            <w:noWrap/>
            <w:vAlign w:val="center"/>
            <w:hideMark/>
          </w:tcPr>
          <w:p w14:paraId="512CAD86" w14:textId="2D3CB889" w:rsidR="00BB05D8" w:rsidRPr="002D1E6F" w:rsidRDefault="00BB05D8" w:rsidP="00BB05D8">
            <w:pPr>
              <w:spacing w:after="0" w:line="240" w:lineRule="auto"/>
              <w:jc w:val="center"/>
              <w:rPr>
                <w:rFonts w:ascii="Calibri" w:eastAsia="Times New Roman" w:hAnsi="Calibri" w:cs="Calibri"/>
                <w:color w:val="000000"/>
                <w:sz w:val="16"/>
                <w:szCs w:val="16"/>
                <w:lang w:eastAsia="sv-SE"/>
              </w:rPr>
            </w:pPr>
            <w:r w:rsidRPr="002D1E6F">
              <w:rPr>
                <w:rFonts w:ascii="Calibri" w:hAnsi="Calibri" w:cs="Calibri"/>
                <w:color w:val="000000"/>
                <w:sz w:val="16"/>
                <w:szCs w:val="16"/>
              </w:rPr>
              <w:t>NM6 02</w:t>
            </w:r>
          </w:p>
        </w:tc>
      </w:tr>
      <w:tr w:rsidR="00186A53" w:rsidRPr="002D1E6F" w14:paraId="5BCCCA7D" w14:textId="77777777" w:rsidTr="001229A2">
        <w:trPr>
          <w:trHeight w:val="227"/>
          <w:jc w:val="center"/>
        </w:trPr>
        <w:tc>
          <w:tcPr>
            <w:tcW w:w="213" w:type="pct"/>
            <w:shd w:val="clear" w:color="auto" w:fill="auto"/>
            <w:noWrap/>
            <w:vAlign w:val="center"/>
          </w:tcPr>
          <w:p w14:paraId="4F0F837E" w14:textId="7CEC02D6" w:rsidR="00BB05D8" w:rsidRPr="002D1E6F" w:rsidRDefault="00BB05D8" w:rsidP="00BB05D8">
            <w:pPr>
              <w:spacing w:after="0" w:line="240" w:lineRule="auto"/>
              <w:jc w:val="center"/>
              <w:rPr>
                <w:rFonts w:ascii="Calibri" w:eastAsia="Times New Roman" w:hAnsi="Calibri" w:cs="Calibri"/>
                <w:color w:val="000000"/>
                <w:sz w:val="16"/>
                <w:szCs w:val="16"/>
                <w:lang w:eastAsia="sv-SE"/>
              </w:rPr>
            </w:pPr>
            <w:r w:rsidRPr="002D1E6F">
              <w:rPr>
                <w:rFonts w:ascii="Calibri" w:eastAsia="Times New Roman" w:hAnsi="Calibri" w:cs="Calibri"/>
                <w:color w:val="000000"/>
                <w:sz w:val="16"/>
                <w:szCs w:val="16"/>
                <w:lang w:eastAsia="sv-SE"/>
              </w:rPr>
              <w:t>5</w:t>
            </w:r>
          </w:p>
        </w:tc>
        <w:tc>
          <w:tcPr>
            <w:tcW w:w="270" w:type="pct"/>
            <w:shd w:val="clear" w:color="auto" w:fill="auto"/>
            <w:noWrap/>
            <w:vAlign w:val="center"/>
          </w:tcPr>
          <w:p w14:paraId="21345ED4" w14:textId="1E4EE3A5" w:rsidR="00BB05D8" w:rsidRPr="002D1E6F" w:rsidRDefault="00BB05D8" w:rsidP="00BB05D8">
            <w:pPr>
              <w:spacing w:after="0" w:line="240" w:lineRule="auto"/>
              <w:jc w:val="center"/>
              <w:rPr>
                <w:rFonts w:ascii="Calibri" w:eastAsia="Times New Roman" w:hAnsi="Calibri" w:cs="Calibri"/>
                <w:color w:val="000000"/>
                <w:sz w:val="16"/>
                <w:szCs w:val="16"/>
                <w:lang w:eastAsia="sv-SE"/>
              </w:rPr>
            </w:pPr>
            <w:r w:rsidRPr="002D1E6F">
              <w:rPr>
                <w:rFonts w:ascii="Calibri" w:eastAsia="Times New Roman" w:hAnsi="Calibri" w:cs="Calibri"/>
                <w:color w:val="000000"/>
                <w:sz w:val="16"/>
                <w:szCs w:val="16"/>
                <w:lang w:eastAsia="sv-SE"/>
              </w:rPr>
              <w:t>LO</w:t>
            </w:r>
          </w:p>
        </w:tc>
        <w:tc>
          <w:tcPr>
            <w:tcW w:w="291" w:type="pct"/>
            <w:shd w:val="clear" w:color="auto" w:fill="auto"/>
            <w:noWrap/>
          </w:tcPr>
          <w:p w14:paraId="7126ADA0" w14:textId="4C846F12" w:rsidR="00BB05D8" w:rsidRPr="002D1E6F" w:rsidRDefault="00BB05D8" w:rsidP="00BB05D8">
            <w:pPr>
              <w:spacing w:after="0" w:line="240" w:lineRule="auto"/>
              <w:jc w:val="center"/>
              <w:rPr>
                <w:rFonts w:ascii="Calibri" w:eastAsia="Times New Roman" w:hAnsi="Calibri" w:cs="Calibri"/>
                <w:color w:val="000000"/>
                <w:sz w:val="16"/>
                <w:szCs w:val="16"/>
                <w:lang w:eastAsia="sv-SE"/>
              </w:rPr>
            </w:pPr>
            <w:r w:rsidRPr="002D1E6F">
              <w:rPr>
                <w:rFonts w:ascii="Calibri" w:hAnsi="Calibri" w:cs="Calibri"/>
                <w:color w:val="000000"/>
                <w:sz w:val="16"/>
                <w:szCs w:val="16"/>
              </w:rPr>
              <w:t>Y</w:t>
            </w:r>
          </w:p>
        </w:tc>
        <w:tc>
          <w:tcPr>
            <w:tcW w:w="245" w:type="pct"/>
            <w:shd w:val="clear" w:color="auto" w:fill="auto"/>
            <w:noWrap/>
          </w:tcPr>
          <w:p w14:paraId="73DFBF52" w14:textId="0FA5EBD2" w:rsidR="00BB05D8" w:rsidRPr="002D1E6F" w:rsidRDefault="00BB05D8" w:rsidP="00BB05D8">
            <w:pPr>
              <w:spacing w:after="0" w:line="240" w:lineRule="auto"/>
              <w:jc w:val="center"/>
              <w:rPr>
                <w:sz w:val="16"/>
                <w:szCs w:val="16"/>
              </w:rPr>
            </w:pPr>
            <w:r w:rsidRPr="002D1E6F">
              <w:rPr>
                <w:rFonts w:ascii="Calibri" w:hAnsi="Calibri" w:cs="Calibri"/>
                <w:color w:val="000000"/>
                <w:sz w:val="16"/>
                <w:szCs w:val="16"/>
              </w:rPr>
              <w:t>S2C</w:t>
            </w:r>
          </w:p>
        </w:tc>
        <w:tc>
          <w:tcPr>
            <w:tcW w:w="309" w:type="pct"/>
            <w:shd w:val="clear" w:color="auto" w:fill="auto"/>
            <w:noWrap/>
            <w:vAlign w:val="center"/>
          </w:tcPr>
          <w:p w14:paraId="69BB91B7" w14:textId="77224E11" w:rsidR="00BB05D8" w:rsidRPr="002D1E6F" w:rsidRDefault="00BB05D8" w:rsidP="00BB05D8">
            <w:pPr>
              <w:spacing w:after="0" w:line="240" w:lineRule="auto"/>
              <w:jc w:val="center"/>
              <w:rPr>
                <w:rFonts w:ascii="Calibri" w:hAnsi="Calibri" w:cs="Calibri"/>
                <w:sz w:val="16"/>
                <w:szCs w:val="16"/>
              </w:rPr>
            </w:pPr>
            <w:r w:rsidRPr="002D1E6F">
              <w:rPr>
                <w:rFonts w:ascii="Calibri" w:hAnsi="Calibri" w:cs="Calibri"/>
                <w:sz w:val="16"/>
                <w:szCs w:val="16"/>
              </w:rPr>
              <w:t>North</w:t>
            </w:r>
          </w:p>
        </w:tc>
        <w:tc>
          <w:tcPr>
            <w:tcW w:w="291" w:type="pct"/>
            <w:shd w:val="clear" w:color="auto" w:fill="auto"/>
            <w:noWrap/>
            <w:vAlign w:val="center"/>
          </w:tcPr>
          <w:p w14:paraId="5BD20D18" w14:textId="40F12124" w:rsidR="00BB05D8" w:rsidRPr="002D1E6F" w:rsidRDefault="00BB05D8" w:rsidP="00186A53">
            <w:pPr>
              <w:spacing w:after="0" w:line="240" w:lineRule="auto"/>
              <w:jc w:val="center"/>
              <w:rPr>
                <w:rFonts w:ascii="Calibri" w:hAnsi="Calibri" w:cs="Calibri"/>
                <w:color w:val="000000"/>
                <w:sz w:val="16"/>
                <w:szCs w:val="16"/>
              </w:rPr>
            </w:pPr>
            <w:r w:rsidRPr="002D1E6F">
              <w:rPr>
                <w:rFonts w:ascii="Calibri" w:hAnsi="Calibri" w:cs="Calibri"/>
                <w:color w:val="000000"/>
                <w:sz w:val="16"/>
                <w:szCs w:val="16"/>
              </w:rPr>
              <w:t>NM6</w:t>
            </w:r>
          </w:p>
        </w:tc>
        <w:tc>
          <w:tcPr>
            <w:tcW w:w="295" w:type="pct"/>
            <w:vAlign w:val="center"/>
          </w:tcPr>
          <w:p w14:paraId="244D35FA" w14:textId="6DC050C5" w:rsidR="00BB05D8" w:rsidRPr="002D1E6F" w:rsidRDefault="00BB05D8" w:rsidP="00BB05D8">
            <w:pPr>
              <w:spacing w:after="0" w:line="240" w:lineRule="auto"/>
              <w:jc w:val="center"/>
              <w:rPr>
                <w:rFonts w:ascii="Calibri" w:hAnsi="Calibri" w:cs="Calibri"/>
                <w:color w:val="000000"/>
                <w:sz w:val="16"/>
                <w:szCs w:val="16"/>
              </w:rPr>
            </w:pPr>
            <w:r w:rsidRPr="002D1E6F">
              <w:rPr>
                <w:rFonts w:ascii="Calibri" w:hAnsi="Calibri" w:cs="Calibri"/>
                <w:color w:val="000000"/>
                <w:sz w:val="16"/>
                <w:szCs w:val="16"/>
              </w:rPr>
              <w:t>6</w:t>
            </w:r>
          </w:p>
        </w:tc>
        <w:tc>
          <w:tcPr>
            <w:tcW w:w="351" w:type="pct"/>
            <w:vAlign w:val="center"/>
          </w:tcPr>
          <w:p w14:paraId="411C6CA5" w14:textId="05E78284" w:rsidR="00BB05D8" w:rsidRPr="002D1E6F" w:rsidRDefault="00BB05D8" w:rsidP="00BB05D8">
            <w:pPr>
              <w:spacing w:after="0" w:line="240" w:lineRule="auto"/>
              <w:jc w:val="center"/>
              <w:rPr>
                <w:rFonts w:ascii="Calibri" w:hAnsi="Calibri" w:cs="Calibri"/>
                <w:color w:val="000000"/>
                <w:sz w:val="16"/>
                <w:szCs w:val="16"/>
              </w:rPr>
            </w:pPr>
            <w:r w:rsidRPr="002D1E6F">
              <w:rPr>
                <w:rFonts w:ascii="Calibri" w:hAnsi="Calibri" w:cs="Calibri"/>
                <w:color w:val="000000"/>
                <w:sz w:val="16"/>
                <w:szCs w:val="16"/>
              </w:rPr>
              <w:t>3</w:t>
            </w:r>
          </w:p>
        </w:tc>
        <w:tc>
          <w:tcPr>
            <w:tcW w:w="359" w:type="pct"/>
            <w:vAlign w:val="center"/>
          </w:tcPr>
          <w:p w14:paraId="7A80D1F3" w14:textId="2109BB89" w:rsidR="00BB05D8" w:rsidRPr="002D1E6F" w:rsidRDefault="00BB05D8" w:rsidP="00BB05D8">
            <w:pPr>
              <w:spacing w:after="0" w:line="240" w:lineRule="auto"/>
              <w:jc w:val="center"/>
              <w:rPr>
                <w:rFonts w:ascii="Calibri" w:hAnsi="Calibri" w:cs="Calibri"/>
                <w:color w:val="000000"/>
                <w:sz w:val="16"/>
                <w:szCs w:val="16"/>
              </w:rPr>
            </w:pPr>
            <w:r w:rsidRPr="002D1E6F">
              <w:rPr>
                <w:rFonts w:ascii="Calibri" w:hAnsi="Calibri" w:cs="Calibri"/>
                <w:color w:val="000000"/>
                <w:sz w:val="16"/>
                <w:szCs w:val="16"/>
              </w:rPr>
              <w:t>SRSWOR</w:t>
            </w:r>
          </w:p>
        </w:tc>
        <w:tc>
          <w:tcPr>
            <w:tcW w:w="333" w:type="pct"/>
            <w:vAlign w:val="center"/>
          </w:tcPr>
          <w:p w14:paraId="3B035994" w14:textId="2D78D52D" w:rsidR="00BB05D8" w:rsidRPr="002D1E6F" w:rsidRDefault="00BB05D8" w:rsidP="00BB05D8">
            <w:pPr>
              <w:spacing w:after="0" w:line="240" w:lineRule="auto"/>
              <w:jc w:val="center"/>
              <w:rPr>
                <w:sz w:val="16"/>
                <w:szCs w:val="16"/>
              </w:rPr>
            </w:pPr>
            <w:r w:rsidRPr="002D1E6F">
              <w:rPr>
                <w:rFonts w:ascii="Calibri" w:hAnsi="Calibri" w:cs="Calibri"/>
                <w:color w:val="000000"/>
                <w:sz w:val="16"/>
                <w:szCs w:val="16"/>
              </w:rPr>
              <w:t>0,5</w:t>
            </w:r>
          </w:p>
        </w:tc>
        <w:tc>
          <w:tcPr>
            <w:tcW w:w="421" w:type="pct"/>
            <w:vAlign w:val="center"/>
          </w:tcPr>
          <w:p w14:paraId="0A9057D0" w14:textId="38F631EC" w:rsidR="00BB05D8" w:rsidRPr="002D1E6F" w:rsidRDefault="00BB05D8" w:rsidP="00BB05D8">
            <w:pPr>
              <w:spacing w:after="0" w:line="240" w:lineRule="auto"/>
              <w:jc w:val="center"/>
              <w:rPr>
                <w:rFonts w:ascii="Calibri" w:hAnsi="Calibri" w:cs="Calibri"/>
                <w:sz w:val="16"/>
                <w:szCs w:val="16"/>
              </w:rPr>
            </w:pPr>
            <w:r w:rsidRPr="002D1E6F">
              <w:rPr>
                <w:rFonts w:ascii="Calibri" w:hAnsi="Calibri" w:cs="Calibri"/>
                <w:sz w:val="16"/>
                <w:szCs w:val="16"/>
              </w:rPr>
              <w:t>8</w:t>
            </w:r>
          </w:p>
        </w:tc>
        <w:tc>
          <w:tcPr>
            <w:tcW w:w="477" w:type="pct"/>
            <w:shd w:val="clear" w:color="auto" w:fill="auto"/>
            <w:noWrap/>
            <w:vAlign w:val="center"/>
          </w:tcPr>
          <w:p w14:paraId="5E858041" w14:textId="57E5FECE" w:rsidR="00BB05D8" w:rsidRPr="002D1E6F" w:rsidRDefault="00BB05D8" w:rsidP="00BB05D8">
            <w:pPr>
              <w:spacing w:after="0" w:line="240" w:lineRule="auto"/>
              <w:jc w:val="center"/>
              <w:rPr>
                <w:rFonts w:ascii="Calibri" w:hAnsi="Calibri" w:cs="Calibri"/>
                <w:sz w:val="16"/>
                <w:szCs w:val="16"/>
              </w:rPr>
            </w:pPr>
            <w:r w:rsidRPr="002D1E6F">
              <w:rPr>
                <w:rFonts w:ascii="Calibri" w:hAnsi="Calibri" w:cs="Calibri"/>
                <w:sz w:val="16"/>
                <w:szCs w:val="16"/>
              </w:rPr>
              <w:t>2</w:t>
            </w:r>
          </w:p>
        </w:tc>
        <w:tc>
          <w:tcPr>
            <w:tcW w:w="469" w:type="pct"/>
            <w:vAlign w:val="center"/>
          </w:tcPr>
          <w:p w14:paraId="42963892" w14:textId="45DC71AB" w:rsidR="00BB05D8" w:rsidRPr="002D1E6F" w:rsidRDefault="00BB05D8" w:rsidP="00BB05D8">
            <w:pPr>
              <w:spacing w:after="0" w:line="240" w:lineRule="auto"/>
              <w:jc w:val="center"/>
              <w:rPr>
                <w:rFonts w:ascii="Calibri" w:hAnsi="Calibri" w:cs="Calibri"/>
                <w:color w:val="000000"/>
                <w:sz w:val="16"/>
                <w:szCs w:val="16"/>
              </w:rPr>
            </w:pPr>
            <w:r w:rsidRPr="002D1E6F">
              <w:rPr>
                <w:rFonts w:ascii="Calibri" w:hAnsi="Calibri" w:cs="Calibri"/>
                <w:color w:val="000000"/>
                <w:sz w:val="16"/>
                <w:szCs w:val="16"/>
              </w:rPr>
              <w:t>SRSWOR</w:t>
            </w:r>
          </w:p>
        </w:tc>
        <w:tc>
          <w:tcPr>
            <w:tcW w:w="373" w:type="pct"/>
            <w:shd w:val="clear" w:color="auto" w:fill="auto"/>
            <w:noWrap/>
            <w:vAlign w:val="center"/>
          </w:tcPr>
          <w:p w14:paraId="180515A7" w14:textId="5ACCAD7B" w:rsidR="00BB05D8" w:rsidRPr="002D1E6F" w:rsidRDefault="00BB05D8" w:rsidP="00BB05D8">
            <w:pPr>
              <w:spacing w:after="0" w:line="240" w:lineRule="auto"/>
              <w:jc w:val="center"/>
              <w:rPr>
                <w:rFonts w:ascii="Calibri" w:hAnsi="Calibri" w:cs="Calibri"/>
                <w:color w:val="000000"/>
                <w:sz w:val="16"/>
                <w:szCs w:val="16"/>
              </w:rPr>
            </w:pPr>
            <w:r w:rsidRPr="002D1E6F">
              <w:rPr>
                <w:rFonts w:ascii="Calibri" w:hAnsi="Calibri" w:cs="Calibri"/>
                <w:color w:val="000000"/>
                <w:sz w:val="16"/>
                <w:szCs w:val="16"/>
              </w:rPr>
              <w:t>0,25</w:t>
            </w:r>
          </w:p>
        </w:tc>
        <w:tc>
          <w:tcPr>
            <w:tcW w:w="304" w:type="pct"/>
            <w:shd w:val="clear" w:color="auto" w:fill="auto"/>
            <w:noWrap/>
            <w:vAlign w:val="center"/>
          </w:tcPr>
          <w:p w14:paraId="161C6EA1" w14:textId="6FD9A56B" w:rsidR="00BB05D8" w:rsidRPr="002D1E6F" w:rsidRDefault="00BB05D8" w:rsidP="00BB05D8">
            <w:pPr>
              <w:spacing w:after="0" w:line="240" w:lineRule="auto"/>
              <w:jc w:val="center"/>
              <w:rPr>
                <w:rFonts w:ascii="Calibri" w:hAnsi="Calibri" w:cs="Calibri"/>
                <w:color w:val="000000"/>
                <w:sz w:val="16"/>
                <w:szCs w:val="16"/>
              </w:rPr>
            </w:pPr>
            <w:r w:rsidRPr="002D1E6F">
              <w:rPr>
                <w:rFonts w:ascii="Calibri" w:hAnsi="Calibri" w:cs="Calibri"/>
                <w:color w:val="000000"/>
                <w:sz w:val="16"/>
                <w:szCs w:val="16"/>
              </w:rPr>
              <w:t>NM6 06</w:t>
            </w:r>
          </w:p>
        </w:tc>
      </w:tr>
      <w:tr w:rsidR="00186A53" w:rsidRPr="002D1E6F" w14:paraId="28C76716" w14:textId="77777777" w:rsidTr="001229A2">
        <w:trPr>
          <w:trHeight w:val="227"/>
          <w:jc w:val="center"/>
        </w:trPr>
        <w:tc>
          <w:tcPr>
            <w:tcW w:w="213" w:type="pct"/>
            <w:shd w:val="clear" w:color="auto" w:fill="auto"/>
            <w:noWrap/>
            <w:vAlign w:val="center"/>
          </w:tcPr>
          <w:p w14:paraId="4BD22BDD" w14:textId="2FE2A260" w:rsidR="00BB05D8" w:rsidRPr="002D1E6F" w:rsidRDefault="00BB05D8" w:rsidP="00BB05D8">
            <w:pPr>
              <w:spacing w:after="0" w:line="240" w:lineRule="auto"/>
              <w:jc w:val="center"/>
              <w:rPr>
                <w:rFonts w:ascii="Calibri" w:eastAsia="Times New Roman" w:hAnsi="Calibri" w:cs="Calibri"/>
                <w:color w:val="000000"/>
                <w:sz w:val="16"/>
                <w:szCs w:val="16"/>
                <w:lang w:eastAsia="sv-SE"/>
              </w:rPr>
            </w:pPr>
            <w:r w:rsidRPr="002D1E6F">
              <w:rPr>
                <w:rFonts w:ascii="Calibri" w:eastAsia="Times New Roman" w:hAnsi="Calibri" w:cs="Calibri"/>
                <w:color w:val="000000"/>
                <w:sz w:val="16"/>
                <w:szCs w:val="16"/>
                <w:lang w:eastAsia="sv-SE"/>
              </w:rPr>
              <w:t>6</w:t>
            </w:r>
          </w:p>
        </w:tc>
        <w:tc>
          <w:tcPr>
            <w:tcW w:w="270" w:type="pct"/>
            <w:shd w:val="clear" w:color="auto" w:fill="auto"/>
            <w:noWrap/>
            <w:vAlign w:val="center"/>
          </w:tcPr>
          <w:p w14:paraId="58E99087" w14:textId="537FE949" w:rsidR="00BB05D8" w:rsidRPr="002D1E6F" w:rsidRDefault="00BB05D8" w:rsidP="00BB05D8">
            <w:pPr>
              <w:spacing w:after="0" w:line="240" w:lineRule="auto"/>
              <w:jc w:val="center"/>
              <w:rPr>
                <w:rFonts w:ascii="Calibri" w:eastAsia="Times New Roman" w:hAnsi="Calibri" w:cs="Calibri"/>
                <w:color w:val="000000"/>
                <w:sz w:val="16"/>
                <w:szCs w:val="16"/>
                <w:lang w:eastAsia="sv-SE"/>
              </w:rPr>
            </w:pPr>
            <w:r w:rsidRPr="002D1E6F">
              <w:rPr>
                <w:rFonts w:ascii="Calibri" w:eastAsia="Times New Roman" w:hAnsi="Calibri" w:cs="Calibri"/>
                <w:color w:val="000000"/>
                <w:sz w:val="16"/>
                <w:szCs w:val="16"/>
                <w:lang w:eastAsia="sv-SE"/>
              </w:rPr>
              <w:t>LO</w:t>
            </w:r>
          </w:p>
        </w:tc>
        <w:tc>
          <w:tcPr>
            <w:tcW w:w="291" w:type="pct"/>
            <w:shd w:val="clear" w:color="auto" w:fill="auto"/>
            <w:noWrap/>
          </w:tcPr>
          <w:p w14:paraId="135A83AE" w14:textId="6B548871" w:rsidR="00BB05D8" w:rsidRPr="002D1E6F" w:rsidRDefault="00BB05D8" w:rsidP="00BB05D8">
            <w:pPr>
              <w:spacing w:after="0" w:line="240" w:lineRule="auto"/>
              <w:jc w:val="center"/>
              <w:rPr>
                <w:rFonts w:ascii="Calibri" w:eastAsia="Times New Roman" w:hAnsi="Calibri" w:cs="Calibri"/>
                <w:color w:val="000000"/>
                <w:sz w:val="16"/>
                <w:szCs w:val="16"/>
                <w:lang w:eastAsia="sv-SE"/>
              </w:rPr>
            </w:pPr>
            <w:r w:rsidRPr="002D1E6F">
              <w:rPr>
                <w:rFonts w:ascii="Calibri" w:hAnsi="Calibri" w:cs="Calibri"/>
                <w:color w:val="000000"/>
                <w:sz w:val="16"/>
                <w:szCs w:val="16"/>
              </w:rPr>
              <w:t>Y</w:t>
            </w:r>
          </w:p>
        </w:tc>
        <w:tc>
          <w:tcPr>
            <w:tcW w:w="245" w:type="pct"/>
            <w:shd w:val="clear" w:color="auto" w:fill="auto"/>
            <w:noWrap/>
          </w:tcPr>
          <w:p w14:paraId="127A6EA0" w14:textId="250336E3" w:rsidR="00BB05D8" w:rsidRPr="002D1E6F" w:rsidRDefault="00BB05D8" w:rsidP="00BB05D8">
            <w:pPr>
              <w:spacing w:after="0" w:line="240" w:lineRule="auto"/>
              <w:jc w:val="center"/>
              <w:rPr>
                <w:sz w:val="16"/>
                <w:szCs w:val="16"/>
              </w:rPr>
            </w:pPr>
            <w:r w:rsidRPr="002D1E6F">
              <w:rPr>
                <w:rFonts w:ascii="Calibri" w:hAnsi="Calibri" w:cs="Calibri"/>
                <w:color w:val="000000"/>
                <w:sz w:val="16"/>
                <w:szCs w:val="16"/>
              </w:rPr>
              <w:t>S2C</w:t>
            </w:r>
          </w:p>
        </w:tc>
        <w:tc>
          <w:tcPr>
            <w:tcW w:w="309" w:type="pct"/>
            <w:shd w:val="clear" w:color="auto" w:fill="auto"/>
            <w:noWrap/>
            <w:vAlign w:val="center"/>
          </w:tcPr>
          <w:p w14:paraId="7DF29D61" w14:textId="4EE32B6A" w:rsidR="00BB05D8" w:rsidRPr="002D1E6F" w:rsidRDefault="00BB05D8" w:rsidP="00BB05D8">
            <w:pPr>
              <w:spacing w:after="0" w:line="240" w:lineRule="auto"/>
              <w:jc w:val="center"/>
              <w:rPr>
                <w:rFonts w:ascii="Calibri" w:hAnsi="Calibri" w:cs="Calibri"/>
                <w:sz w:val="16"/>
                <w:szCs w:val="16"/>
              </w:rPr>
            </w:pPr>
            <w:r w:rsidRPr="002D1E6F">
              <w:rPr>
                <w:rFonts w:ascii="Calibri" w:hAnsi="Calibri" w:cs="Calibri"/>
                <w:sz w:val="16"/>
                <w:szCs w:val="16"/>
              </w:rPr>
              <w:t>North</w:t>
            </w:r>
          </w:p>
        </w:tc>
        <w:tc>
          <w:tcPr>
            <w:tcW w:w="291" w:type="pct"/>
            <w:shd w:val="clear" w:color="auto" w:fill="auto"/>
            <w:noWrap/>
            <w:vAlign w:val="center"/>
          </w:tcPr>
          <w:p w14:paraId="5F8C8759" w14:textId="38ACDF36" w:rsidR="00BB05D8" w:rsidRPr="002D1E6F" w:rsidRDefault="00BB05D8" w:rsidP="00186A53">
            <w:pPr>
              <w:spacing w:after="0" w:line="240" w:lineRule="auto"/>
              <w:jc w:val="center"/>
              <w:rPr>
                <w:rFonts w:ascii="Calibri" w:hAnsi="Calibri" w:cs="Calibri"/>
                <w:color w:val="000000"/>
                <w:sz w:val="16"/>
                <w:szCs w:val="16"/>
              </w:rPr>
            </w:pPr>
            <w:r w:rsidRPr="002D1E6F">
              <w:rPr>
                <w:rFonts w:ascii="Calibri" w:hAnsi="Calibri" w:cs="Calibri"/>
                <w:color w:val="000000"/>
                <w:sz w:val="16"/>
                <w:szCs w:val="16"/>
              </w:rPr>
              <w:t>NM6</w:t>
            </w:r>
          </w:p>
        </w:tc>
        <w:tc>
          <w:tcPr>
            <w:tcW w:w="295" w:type="pct"/>
            <w:vAlign w:val="center"/>
          </w:tcPr>
          <w:p w14:paraId="2D315DF0" w14:textId="1D86B9A1" w:rsidR="00BB05D8" w:rsidRPr="002D1E6F" w:rsidRDefault="00BB05D8" w:rsidP="00BB05D8">
            <w:pPr>
              <w:spacing w:after="0" w:line="240" w:lineRule="auto"/>
              <w:jc w:val="center"/>
              <w:rPr>
                <w:rFonts w:ascii="Calibri" w:hAnsi="Calibri" w:cs="Calibri"/>
                <w:color w:val="000000"/>
                <w:sz w:val="16"/>
                <w:szCs w:val="16"/>
              </w:rPr>
            </w:pPr>
            <w:r w:rsidRPr="002D1E6F">
              <w:rPr>
                <w:rFonts w:ascii="Calibri" w:hAnsi="Calibri" w:cs="Calibri"/>
                <w:color w:val="000000"/>
                <w:sz w:val="16"/>
                <w:szCs w:val="16"/>
              </w:rPr>
              <w:t>6</w:t>
            </w:r>
          </w:p>
        </w:tc>
        <w:tc>
          <w:tcPr>
            <w:tcW w:w="351" w:type="pct"/>
            <w:vAlign w:val="center"/>
          </w:tcPr>
          <w:p w14:paraId="59ED9CA6" w14:textId="548C0764" w:rsidR="00BB05D8" w:rsidRPr="002D1E6F" w:rsidRDefault="00BB05D8" w:rsidP="00BB05D8">
            <w:pPr>
              <w:spacing w:after="0" w:line="240" w:lineRule="auto"/>
              <w:jc w:val="center"/>
              <w:rPr>
                <w:rFonts w:ascii="Calibri" w:hAnsi="Calibri" w:cs="Calibri"/>
                <w:color w:val="000000"/>
                <w:sz w:val="16"/>
                <w:szCs w:val="16"/>
              </w:rPr>
            </w:pPr>
            <w:r w:rsidRPr="002D1E6F">
              <w:rPr>
                <w:rFonts w:ascii="Calibri" w:hAnsi="Calibri" w:cs="Calibri"/>
                <w:color w:val="000000"/>
                <w:sz w:val="16"/>
                <w:szCs w:val="16"/>
              </w:rPr>
              <w:t>3</w:t>
            </w:r>
          </w:p>
        </w:tc>
        <w:tc>
          <w:tcPr>
            <w:tcW w:w="359" w:type="pct"/>
            <w:vAlign w:val="center"/>
          </w:tcPr>
          <w:p w14:paraId="0B9F6BB1" w14:textId="0D6C3D21" w:rsidR="00BB05D8" w:rsidRPr="002D1E6F" w:rsidRDefault="00BB05D8" w:rsidP="00BB05D8">
            <w:pPr>
              <w:spacing w:after="0" w:line="240" w:lineRule="auto"/>
              <w:jc w:val="center"/>
              <w:rPr>
                <w:rFonts w:ascii="Calibri" w:hAnsi="Calibri" w:cs="Calibri"/>
                <w:color w:val="000000"/>
                <w:sz w:val="16"/>
                <w:szCs w:val="16"/>
              </w:rPr>
            </w:pPr>
            <w:r w:rsidRPr="002D1E6F">
              <w:rPr>
                <w:rFonts w:ascii="Calibri" w:hAnsi="Calibri" w:cs="Calibri"/>
                <w:color w:val="000000"/>
                <w:sz w:val="16"/>
                <w:szCs w:val="16"/>
              </w:rPr>
              <w:t>SRSWOR</w:t>
            </w:r>
          </w:p>
        </w:tc>
        <w:tc>
          <w:tcPr>
            <w:tcW w:w="333" w:type="pct"/>
            <w:vAlign w:val="center"/>
          </w:tcPr>
          <w:p w14:paraId="7DF3218A" w14:textId="0F96E5DC" w:rsidR="00BB05D8" w:rsidRPr="002D1E6F" w:rsidRDefault="00BB05D8" w:rsidP="00BB05D8">
            <w:pPr>
              <w:spacing w:after="0" w:line="240" w:lineRule="auto"/>
              <w:jc w:val="center"/>
              <w:rPr>
                <w:sz w:val="16"/>
                <w:szCs w:val="16"/>
              </w:rPr>
            </w:pPr>
            <w:r w:rsidRPr="002D1E6F">
              <w:rPr>
                <w:rFonts w:ascii="Calibri" w:hAnsi="Calibri" w:cs="Calibri"/>
                <w:color w:val="000000"/>
                <w:sz w:val="16"/>
                <w:szCs w:val="16"/>
              </w:rPr>
              <w:t>0,5</w:t>
            </w:r>
          </w:p>
        </w:tc>
        <w:tc>
          <w:tcPr>
            <w:tcW w:w="421" w:type="pct"/>
            <w:vAlign w:val="center"/>
          </w:tcPr>
          <w:p w14:paraId="735AACD5" w14:textId="2D6CF709" w:rsidR="00BB05D8" w:rsidRPr="002D1E6F" w:rsidRDefault="00BB05D8" w:rsidP="00BB05D8">
            <w:pPr>
              <w:spacing w:after="0" w:line="240" w:lineRule="auto"/>
              <w:jc w:val="center"/>
              <w:rPr>
                <w:rFonts w:ascii="Calibri" w:hAnsi="Calibri" w:cs="Calibri"/>
                <w:sz w:val="16"/>
                <w:szCs w:val="16"/>
              </w:rPr>
            </w:pPr>
            <w:r w:rsidRPr="002D1E6F">
              <w:rPr>
                <w:rFonts w:ascii="Calibri" w:hAnsi="Calibri" w:cs="Calibri"/>
                <w:sz w:val="16"/>
                <w:szCs w:val="16"/>
              </w:rPr>
              <w:t>8</w:t>
            </w:r>
          </w:p>
        </w:tc>
        <w:tc>
          <w:tcPr>
            <w:tcW w:w="477" w:type="pct"/>
            <w:shd w:val="clear" w:color="auto" w:fill="auto"/>
            <w:noWrap/>
            <w:vAlign w:val="center"/>
          </w:tcPr>
          <w:p w14:paraId="78A55166" w14:textId="484DD1B6" w:rsidR="00BB05D8" w:rsidRPr="002D1E6F" w:rsidRDefault="00BB05D8" w:rsidP="00BB05D8">
            <w:pPr>
              <w:spacing w:after="0" w:line="240" w:lineRule="auto"/>
              <w:jc w:val="center"/>
              <w:rPr>
                <w:rFonts w:ascii="Calibri" w:hAnsi="Calibri" w:cs="Calibri"/>
                <w:sz w:val="16"/>
                <w:szCs w:val="16"/>
              </w:rPr>
            </w:pPr>
            <w:r w:rsidRPr="002D1E6F">
              <w:rPr>
                <w:rFonts w:ascii="Calibri" w:hAnsi="Calibri" w:cs="Calibri"/>
                <w:sz w:val="16"/>
                <w:szCs w:val="16"/>
              </w:rPr>
              <w:t>2</w:t>
            </w:r>
          </w:p>
        </w:tc>
        <w:tc>
          <w:tcPr>
            <w:tcW w:w="469" w:type="pct"/>
            <w:vAlign w:val="center"/>
          </w:tcPr>
          <w:p w14:paraId="7930B727" w14:textId="35017714" w:rsidR="00BB05D8" w:rsidRPr="002D1E6F" w:rsidRDefault="00BB05D8" w:rsidP="00BB05D8">
            <w:pPr>
              <w:spacing w:after="0" w:line="240" w:lineRule="auto"/>
              <w:jc w:val="center"/>
              <w:rPr>
                <w:rFonts w:ascii="Calibri" w:hAnsi="Calibri" w:cs="Calibri"/>
                <w:color w:val="000000"/>
                <w:sz w:val="16"/>
                <w:szCs w:val="16"/>
              </w:rPr>
            </w:pPr>
            <w:r w:rsidRPr="002D1E6F">
              <w:rPr>
                <w:rFonts w:ascii="Calibri" w:hAnsi="Calibri" w:cs="Calibri"/>
                <w:color w:val="000000"/>
                <w:sz w:val="16"/>
                <w:szCs w:val="16"/>
              </w:rPr>
              <w:t>SRSWOR</w:t>
            </w:r>
          </w:p>
        </w:tc>
        <w:tc>
          <w:tcPr>
            <w:tcW w:w="373" w:type="pct"/>
            <w:shd w:val="clear" w:color="auto" w:fill="auto"/>
            <w:noWrap/>
            <w:vAlign w:val="center"/>
          </w:tcPr>
          <w:p w14:paraId="5CEF522C" w14:textId="79283094" w:rsidR="00BB05D8" w:rsidRPr="002D1E6F" w:rsidRDefault="00BB05D8" w:rsidP="00BB05D8">
            <w:pPr>
              <w:spacing w:after="0" w:line="240" w:lineRule="auto"/>
              <w:jc w:val="center"/>
              <w:rPr>
                <w:rFonts w:ascii="Calibri" w:hAnsi="Calibri" w:cs="Calibri"/>
                <w:color w:val="000000"/>
                <w:sz w:val="16"/>
                <w:szCs w:val="16"/>
              </w:rPr>
            </w:pPr>
            <w:r w:rsidRPr="002D1E6F">
              <w:rPr>
                <w:rFonts w:ascii="Calibri" w:hAnsi="Calibri" w:cs="Calibri"/>
                <w:color w:val="000000"/>
                <w:sz w:val="16"/>
                <w:szCs w:val="16"/>
              </w:rPr>
              <w:t>0,25</w:t>
            </w:r>
          </w:p>
        </w:tc>
        <w:tc>
          <w:tcPr>
            <w:tcW w:w="304" w:type="pct"/>
            <w:shd w:val="clear" w:color="auto" w:fill="auto"/>
            <w:noWrap/>
            <w:vAlign w:val="center"/>
          </w:tcPr>
          <w:p w14:paraId="64303753" w14:textId="16F1937E" w:rsidR="00BB05D8" w:rsidRPr="002D1E6F" w:rsidRDefault="00BB05D8" w:rsidP="00BB05D8">
            <w:pPr>
              <w:spacing w:after="0" w:line="240" w:lineRule="auto"/>
              <w:jc w:val="center"/>
              <w:rPr>
                <w:rFonts w:ascii="Calibri" w:hAnsi="Calibri" w:cs="Calibri"/>
                <w:color w:val="000000"/>
                <w:sz w:val="16"/>
                <w:szCs w:val="16"/>
              </w:rPr>
            </w:pPr>
            <w:r w:rsidRPr="002D1E6F">
              <w:rPr>
                <w:rFonts w:ascii="Calibri" w:hAnsi="Calibri" w:cs="Calibri"/>
                <w:color w:val="000000"/>
                <w:sz w:val="16"/>
                <w:szCs w:val="16"/>
              </w:rPr>
              <w:t>NM6 03</w:t>
            </w:r>
          </w:p>
        </w:tc>
      </w:tr>
      <w:tr w:rsidR="00186A53" w:rsidRPr="002D1E6F" w14:paraId="1BE5A508" w14:textId="77777777" w:rsidTr="001229A2">
        <w:trPr>
          <w:trHeight w:val="227"/>
          <w:jc w:val="center"/>
        </w:trPr>
        <w:tc>
          <w:tcPr>
            <w:tcW w:w="213" w:type="pct"/>
            <w:shd w:val="clear" w:color="auto" w:fill="auto"/>
            <w:noWrap/>
            <w:vAlign w:val="center"/>
          </w:tcPr>
          <w:p w14:paraId="05AEAFC1" w14:textId="1AB84565" w:rsidR="00BB05D8" w:rsidRPr="002D1E6F" w:rsidRDefault="00BB05D8" w:rsidP="00BB05D8">
            <w:pPr>
              <w:spacing w:after="0" w:line="240" w:lineRule="auto"/>
              <w:jc w:val="center"/>
              <w:rPr>
                <w:rFonts w:ascii="Calibri" w:eastAsia="Times New Roman" w:hAnsi="Calibri" w:cs="Calibri"/>
                <w:color w:val="000000"/>
                <w:sz w:val="16"/>
                <w:szCs w:val="16"/>
                <w:lang w:eastAsia="sv-SE"/>
              </w:rPr>
            </w:pPr>
            <w:r w:rsidRPr="002D1E6F">
              <w:rPr>
                <w:rFonts w:ascii="Calibri" w:eastAsia="Times New Roman" w:hAnsi="Calibri" w:cs="Calibri"/>
                <w:color w:val="000000"/>
                <w:sz w:val="16"/>
                <w:szCs w:val="16"/>
                <w:lang w:eastAsia="sv-SE"/>
              </w:rPr>
              <w:t>7</w:t>
            </w:r>
          </w:p>
        </w:tc>
        <w:tc>
          <w:tcPr>
            <w:tcW w:w="270" w:type="pct"/>
            <w:shd w:val="clear" w:color="auto" w:fill="auto"/>
            <w:noWrap/>
            <w:vAlign w:val="center"/>
          </w:tcPr>
          <w:p w14:paraId="199935D0" w14:textId="6D258622" w:rsidR="00BB05D8" w:rsidRPr="002D1E6F" w:rsidRDefault="00BB05D8" w:rsidP="00BB05D8">
            <w:pPr>
              <w:spacing w:after="0" w:line="240" w:lineRule="auto"/>
              <w:jc w:val="center"/>
              <w:rPr>
                <w:rFonts w:ascii="Calibri" w:eastAsia="Times New Roman" w:hAnsi="Calibri" w:cs="Calibri"/>
                <w:color w:val="000000"/>
                <w:sz w:val="16"/>
                <w:szCs w:val="16"/>
                <w:lang w:eastAsia="sv-SE"/>
              </w:rPr>
            </w:pPr>
            <w:r w:rsidRPr="002D1E6F">
              <w:rPr>
                <w:rFonts w:ascii="Calibri" w:eastAsia="Times New Roman" w:hAnsi="Calibri" w:cs="Calibri"/>
                <w:color w:val="000000"/>
                <w:sz w:val="16"/>
                <w:szCs w:val="16"/>
                <w:lang w:eastAsia="sv-SE"/>
              </w:rPr>
              <w:t>LO</w:t>
            </w:r>
          </w:p>
        </w:tc>
        <w:tc>
          <w:tcPr>
            <w:tcW w:w="291" w:type="pct"/>
            <w:shd w:val="clear" w:color="auto" w:fill="auto"/>
            <w:noWrap/>
          </w:tcPr>
          <w:p w14:paraId="25B236F8" w14:textId="075D623C" w:rsidR="00BB05D8" w:rsidRPr="002D1E6F" w:rsidRDefault="00BB05D8" w:rsidP="00BB05D8">
            <w:pPr>
              <w:spacing w:after="0" w:line="240" w:lineRule="auto"/>
              <w:jc w:val="center"/>
              <w:rPr>
                <w:rFonts w:ascii="Calibri" w:eastAsia="Times New Roman" w:hAnsi="Calibri" w:cs="Calibri"/>
                <w:color w:val="000000"/>
                <w:sz w:val="16"/>
                <w:szCs w:val="16"/>
                <w:lang w:eastAsia="sv-SE"/>
              </w:rPr>
            </w:pPr>
            <w:r w:rsidRPr="002D1E6F">
              <w:rPr>
                <w:rFonts w:ascii="Calibri" w:hAnsi="Calibri" w:cs="Calibri"/>
                <w:color w:val="000000"/>
                <w:sz w:val="16"/>
                <w:szCs w:val="16"/>
              </w:rPr>
              <w:t>Y</w:t>
            </w:r>
          </w:p>
        </w:tc>
        <w:tc>
          <w:tcPr>
            <w:tcW w:w="245" w:type="pct"/>
            <w:shd w:val="clear" w:color="auto" w:fill="auto"/>
            <w:noWrap/>
          </w:tcPr>
          <w:p w14:paraId="40F389BB" w14:textId="248E3B04" w:rsidR="00BB05D8" w:rsidRPr="002D1E6F" w:rsidRDefault="00BB05D8" w:rsidP="00BB05D8">
            <w:pPr>
              <w:spacing w:after="0" w:line="240" w:lineRule="auto"/>
              <w:jc w:val="center"/>
              <w:rPr>
                <w:sz w:val="16"/>
                <w:szCs w:val="16"/>
              </w:rPr>
            </w:pPr>
            <w:r w:rsidRPr="002D1E6F">
              <w:rPr>
                <w:rFonts w:ascii="Calibri" w:hAnsi="Calibri" w:cs="Calibri"/>
                <w:color w:val="000000"/>
                <w:sz w:val="16"/>
                <w:szCs w:val="16"/>
              </w:rPr>
              <w:t>S2C</w:t>
            </w:r>
          </w:p>
        </w:tc>
        <w:tc>
          <w:tcPr>
            <w:tcW w:w="309" w:type="pct"/>
            <w:shd w:val="clear" w:color="auto" w:fill="auto"/>
            <w:noWrap/>
            <w:vAlign w:val="center"/>
          </w:tcPr>
          <w:p w14:paraId="59F7A944" w14:textId="75D5E842" w:rsidR="00BB05D8" w:rsidRPr="002D1E6F" w:rsidRDefault="00BB05D8" w:rsidP="00BB05D8">
            <w:pPr>
              <w:spacing w:after="0" w:line="240" w:lineRule="auto"/>
              <w:jc w:val="center"/>
              <w:rPr>
                <w:rFonts w:ascii="Calibri" w:hAnsi="Calibri" w:cs="Calibri"/>
                <w:sz w:val="16"/>
                <w:szCs w:val="16"/>
              </w:rPr>
            </w:pPr>
            <w:r w:rsidRPr="002D1E6F">
              <w:rPr>
                <w:rFonts w:ascii="Calibri" w:hAnsi="Calibri" w:cs="Calibri"/>
                <w:sz w:val="16"/>
                <w:szCs w:val="16"/>
              </w:rPr>
              <w:t>South</w:t>
            </w:r>
          </w:p>
        </w:tc>
        <w:tc>
          <w:tcPr>
            <w:tcW w:w="291" w:type="pct"/>
            <w:shd w:val="clear" w:color="auto" w:fill="auto"/>
            <w:noWrap/>
            <w:vAlign w:val="center"/>
          </w:tcPr>
          <w:p w14:paraId="0D2589D8" w14:textId="0B83BBA4" w:rsidR="00BB05D8" w:rsidRPr="002D1E6F" w:rsidRDefault="00BB05D8" w:rsidP="00186A53">
            <w:pPr>
              <w:spacing w:after="0" w:line="240" w:lineRule="auto"/>
              <w:jc w:val="center"/>
              <w:rPr>
                <w:rFonts w:ascii="Calibri" w:hAnsi="Calibri" w:cs="Calibri"/>
                <w:color w:val="000000"/>
                <w:sz w:val="16"/>
                <w:szCs w:val="16"/>
              </w:rPr>
            </w:pPr>
            <w:r w:rsidRPr="002D1E6F">
              <w:rPr>
                <w:rFonts w:ascii="Calibri" w:hAnsi="Calibri" w:cs="Calibri"/>
                <w:color w:val="000000"/>
                <w:sz w:val="16"/>
                <w:szCs w:val="16"/>
              </w:rPr>
              <w:t>SM11</w:t>
            </w:r>
          </w:p>
        </w:tc>
        <w:tc>
          <w:tcPr>
            <w:tcW w:w="295" w:type="pct"/>
            <w:vAlign w:val="center"/>
          </w:tcPr>
          <w:p w14:paraId="7425EBC6" w14:textId="1B04601F" w:rsidR="00BB05D8" w:rsidRPr="002D1E6F" w:rsidRDefault="00BB05D8" w:rsidP="00BB05D8">
            <w:pPr>
              <w:spacing w:after="0" w:line="240" w:lineRule="auto"/>
              <w:jc w:val="center"/>
              <w:rPr>
                <w:rFonts w:ascii="Calibri" w:hAnsi="Calibri" w:cs="Calibri"/>
                <w:color w:val="000000"/>
                <w:sz w:val="16"/>
                <w:szCs w:val="16"/>
              </w:rPr>
            </w:pPr>
            <w:r w:rsidRPr="002D1E6F">
              <w:rPr>
                <w:rFonts w:ascii="Calibri" w:hAnsi="Calibri" w:cs="Calibri"/>
                <w:color w:val="000000"/>
                <w:sz w:val="16"/>
                <w:szCs w:val="16"/>
              </w:rPr>
              <w:t>4</w:t>
            </w:r>
          </w:p>
        </w:tc>
        <w:tc>
          <w:tcPr>
            <w:tcW w:w="351" w:type="pct"/>
            <w:vAlign w:val="center"/>
          </w:tcPr>
          <w:p w14:paraId="6DD2EFA1" w14:textId="11E8421B" w:rsidR="00BB05D8" w:rsidRPr="002D1E6F" w:rsidRDefault="00BB05D8" w:rsidP="00BB05D8">
            <w:pPr>
              <w:spacing w:after="0" w:line="240" w:lineRule="auto"/>
              <w:jc w:val="center"/>
              <w:rPr>
                <w:rFonts w:ascii="Calibri" w:hAnsi="Calibri" w:cs="Calibri"/>
                <w:color w:val="000000"/>
                <w:sz w:val="16"/>
                <w:szCs w:val="16"/>
              </w:rPr>
            </w:pPr>
            <w:r w:rsidRPr="002D1E6F">
              <w:rPr>
                <w:rFonts w:ascii="Calibri" w:hAnsi="Calibri" w:cs="Calibri"/>
                <w:color w:val="000000"/>
                <w:sz w:val="16"/>
                <w:szCs w:val="16"/>
              </w:rPr>
              <w:t>2</w:t>
            </w:r>
          </w:p>
        </w:tc>
        <w:tc>
          <w:tcPr>
            <w:tcW w:w="359" w:type="pct"/>
            <w:vAlign w:val="center"/>
          </w:tcPr>
          <w:p w14:paraId="503FF87C" w14:textId="0C71E3F9" w:rsidR="00BB05D8" w:rsidRPr="002D1E6F" w:rsidRDefault="00BB05D8" w:rsidP="00BB05D8">
            <w:pPr>
              <w:spacing w:after="0" w:line="240" w:lineRule="auto"/>
              <w:jc w:val="center"/>
              <w:rPr>
                <w:rFonts w:ascii="Calibri" w:hAnsi="Calibri" w:cs="Calibri"/>
                <w:color w:val="000000"/>
                <w:sz w:val="16"/>
                <w:szCs w:val="16"/>
              </w:rPr>
            </w:pPr>
            <w:r w:rsidRPr="002D1E6F">
              <w:rPr>
                <w:rFonts w:ascii="Calibri" w:hAnsi="Calibri" w:cs="Calibri"/>
                <w:color w:val="000000"/>
                <w:sz w:val="16"/>
                <w:szCs w:val="16"/>
              </w:rPr>
              <w:t>SRSWOR</w:t>
            </w:r>
          </w:p>
        </w:tc>
        <w:tc>
          <w:tcPr>
            <w:tcW w:w="333" w:type="pct"/>
            <w:vAlign w:val="center"/>
          </w:tcPr>
          <w:p w14:paraId="412C96C5" w14:textId="2AFCD97A" w:rsidR="00BB05D8" w:rsidRPr="002D1E6F" w:rsidRDefault="00BB05D8" w:rsidP="00BB05D8">
            <w:pPr>
              <w:spacing w:after="0" w:line="240" w:lineRule="auto"/>
              <w:jc w:val="center"/>
              <w:rPr>
                <w:sz w:val="16"/>
                <w:szCs w:val="16"/>
              </w:rPr>
            </w:pPr>
            <w:r w:rsidRPr="002D1E6F">
              <w:rPr>
                <w:rFonts w:ascii="Calibri" w:hAnsi="Calibri" w:cs="Calibri"/>
                <w:color w:val="000000"/>
                <w:sz w:val="16"/>
                <w:szCs w:val="16"/>
              </w:rPr>
              <w:t>0,5</w:t>
            </w:r>
          </w:p>
        </w:tc>
        <w:tc>
          <w:tcPr>
            <w:tcW w:w="421" w:type="pct"/>
            <w:vAlign w:val="center"/>
          </w:tcPr>
          <w:p w14:paraId="66A0E8B8" w14:textId="6C730ADB" w:rsidR="00BB05D8" w:rsidRPr="002D1E6F" w:rsidRDefault="00BB05D8" w:rsidP="00BB05D8">
            <w:pPr>
              <w:spacing w:after="0" w:line="240" w:lineRule="auto"/>
              <w:jc w:val="center"/>
              <w:rPr>
                <w:rFonts w:ascii="Calibri" w:hAnsi="Calibri" w:cs="Calibri"/>
                <w:sz w:val="16"/>
                <w:szCs w:val="16"/>
              </w:rPr>
            </w:pPr>
            <w:r w:rsidRPr="002D1E6F">
              <w:rPr>
                <w:rFonts w:ascii="Calibri" w:hAnsi="Calibri" w:cs="Calibri"/>
                <w:sz w:val="16"/>
                <w:szCs w:val="16"/>
              </w:rPr>
              <w:t>12</w:t>
            </w:r>
          </w:p>
        </w:tc>
        <w:tc>
          <w:tcPr>
            <w:tcW w:w="477" w:type="pct"/>
            <w:shd w:val="clear" w:color="auto" w:fill="auto"/>
            <w:noWrap/>
            <w:vAlign w:val="center"/>
          </w:tcPr>
          <w:p w14:paraId="460CBCED" w14:textId="1474684D" w:rsidR="00BB05D8" w:rsidRPr="002D1E6F" w:rsidRDefault="00BB05D8" w:rsidP="00BB05D8">
            <w:pPr>
              <w:spacing w:after="0" w:line="240" w:lineRule="auto"/>
              <w:jc w:val="center"/>
              <w:rPr>
                <w:rFonts w:ascii="Calibri" w:hAnsi="Calibri" w:cs="Calibri"/>
                <w:sz w:val="16"/>
                <w:szCs w:val="16"/>
              </w:rPr>
            </w:pPr>
            <w:r w:rsidRPr="002D1E6F">
              <w:rPr>
                <w:rFonts w:ascii="Calibri" w:hAnsi="Calibri" w:cs="Calibri"/>
                <w:sz w:val="16"/>
                <w:szCs w:val="16"/>
              </w:rPr>
              <w:t>3</w:t>
            </w:r>
          </w:p>
        </w:tc>
        <w:tc>
          <w:tcPr>
            <w:tcW w:w="469" w:type="pct"/>
            <w:vAlign w:val="center"/>
          </w:tcPr>
          <w:p w14:paraId="71B8A104" w14:textId="1441F876" w:rsidR="00BB05D8" w:rsidRPr="002D1E6F" w:rsidRDefault="00BB05D8" w:rsidP="00BB05D8">
            <w:pPr>
              <w:spacing w:after="0" w:line="240" w:lineRule="auto"/>
              <w:jc w:val="center"/>
              <w:rPr>
                <w:rFonts w:ascii="Calibri" w:hAnsi="Calibri" w:cs="Calibri"/>
                <w:color w:val="000000"/>
                <w:sz w:val="16"/>
                <w:szCs w:val="16"/>
              </w:rPr>
            </w:pPr>
            <w:r w:rsidRPr="002D1E6F">
              <w:rPr>
                <w:rFonts w:ascii="Calibri" w:hAnsi="Calibri" w:cs="Calibri"/>
                <w:color w:val="000000"/>
                <w:sz w:val="16"/>
                <w:szCs w:val="16"/>
              </w:rPr>
              <w:t>SRSWOR</w:t>
            </w:r>
          </w:p>
        </w:tc>
        <w:tc>
          <w:tcPr>
            <w:tcW w:w="373" w:type="pct"/>
            <w:shd w:val="clear" w:color="auto" w:fill="auto"/>
            <w:noWrap/>
            <w:vAlign w:val="center"/>
          </w:tcPr>
          <w:p w14:paraId="53061D40" w14:textId="15DCA95C" w:rsidR="00BB05D8" w:rsidRPr="002D1E6F" w:rsidRDefault="00BB05D8" w:rsidP="00BB05D8">
            <w:pPr>
              <w:spacing w:after="0" w:line="240" w:lineRule="auto"/>
              <w:jc w:val="center"/>
              <w:rPr>
                <w:rFonts w:ascii="Calibri" w:hAnsi="Calibri" w:cs="Calibri"/>
                <w:color w:val="000000"/>
                <w:sz w:val="16"/>
                <w:szCs w:val="16"/>
              </w:rPr>
            </w:pPr>
            <w:r w:rsidRPr="002D1E6F">
              <w:rPr>
                <w:rFonts w:ascii="Calibri" w:hAnsi="Calibri" w:cs="Calibri"/>
                <w:color w:val="000000"/>
                <w:sz w:val="16"/>
                <w:szCs w:val="16"/>
              </w:rPr>
              <w:t>0,25</w:t>
            </w:r>
          </w:p>
        </w:tc>
        <w:tc>
          <w:tcPr>
            <w:tcW w:w="304" w:type="pct"/>
            <w:shd w:val="clear" w:color="auto" w:fill="auto"/>
            <w:noWrap/>
            <w:vAlign w:val="center"/>
          </w:tcPr>
          <w:p w14:paraId="2C9CF166" w14:textId="5CA2C104" w:rsidR="00BB05D8" w:rsidRPr="002D1E6F" w:rsidRDefault="00BB05D8" w:rsidP="00BB05D8">
            <w:pPr>
              <w:spacing w:after="0" w:line="240" w:lineRule="auto"/>
              <w:jc w:val="center"/>
              <w:rPr>
                <w:rFonts w:ascii="Calibri" w:hAnsi="Calibri" w:cs="Calibri"/>
                <w:color w:val="000000"/>
                <w:sz w:val="16"/>
                <w:szCs w:val="16"/>
              </w:rPr>
            </w:pPr>
            <w:r w:rsidRPr="002D1E6F">
              <w:rPr>
                <w:rFonts w:ascii="Calibri" w:hAnsi="Calibri" w:cs="Calibri"/>
                <w:color w:val="000000"/>
                <w:sz w:val="16"/>
                <w:szCs w:val="16"/>
              </w:rPr>
              <w:t>SM11 03</w:t>
            </w:r>
          </w:p>
        </w:tc>
      </w:tr>
      <w:tr w:rsidR="00186A53" w:rsidRPr="002D1E6F" w14:paraId="57FBF30E" w14:textId="77777777" w:rsidTr="001229A2">
        <w:trPr>
          <w:trHeight w:val="227"/>
          <w:jc w:val="center"/>
        </w:trPr>
        <w:tc>
          <w:tcPr>
            <w:tcW w:w="213" w:type="pct"/>
            <w:shd w:val="clear" w:color="auto" w:fill="auto"/>
            <w:noWrap/>
            <w:vAlign w:val="center"/>
          </w:tcPr>
          <w:p w14:paraId="77CE49D5" w14:textId="3818FB6E" w:rsidR="00BB05D8" w:rsidRPr="002D1E6F" w:rsidRDefault="00BB05D8" w:rsidP="00BB05D8">
            <w:pPr>
              <w:spacing w:after="0" w:line="240" w:lineRule="auto"/>
              <w:jc w:val="center"/>
              <w:rPr>
                <w:rFonts w:ascii="Calibri" w:eastAsia="Times New Roman" w:hAnsi="Calibri" w:cs="Calibri"/>
                <w:color w:val="000000"/>
                <w:sz w:val="16"/>
                <w:szCs w:val="16"/>
                <w:lang w:eastAsia="sv-SE"/>
              </w:rPr>
            </w:pPr>
            <w:r w:rsidRPr="002D1E6F">
              <w:rPr>
                <w:rFonts w:ascii="Calibri" w:eastAsia="Times New Roman" w:hAnsi="Calibri" w:cs="Calibri"/>
                <w:color w:val="000000"/>
                <w:sz w:val="16"/>
                <w:szCs w:val="16"/>
                <w:lang w:eastAsia="sv-SE"/>
              </w:rPr>
              <w:t>8</w:t>
            </w:r>
          </w:p>
        </w:tc>
        <w:tc>
          <w:tcPr>
            <w:tcW w:w="270" w:type="pct"/>
            <w:shd w:val="clear" w:color="auto" w:fill="auto"/>
            <w:noWrap/>
            <w:vAlign w:val="center"/>
          </w:tcPr>
          <w:p w14:paraId="3FF35ED3" w14:textId="5397C6C7" w:rsidR="00BB05D8" w:rsidRPr="002D1E6F" w:rsidRDefault="00BB05D8" w:rsidP="00BB05D8">
            <w:pPr>
              <w:spacing w:after="0" w:line="240" w:lineRule="auto"/>
              <w:jc w:val="center"/>
              <w:rPr>
                <w:rFonts w:ascii="Calibri" w:eastAsia="Times New Roman" w:hAnsi="Calibri" w:cs="Calibri"/>
                <w:color w:val="000000"/>
                <w:sz w:val="16"/>
                <w:szCs w:val="16"/>
                <w:lang w:eastAsia="sv-SE"/>
              </w:rPr>
            </w:pPr>
            <w:r w:rsidRPr="002D1E6F">
              <w:rPr>
                <w:rFonts w:ascii="Calibri" w:eastAsia="Times New Roman" w:hAnsi="Calibri" w:cs="Calibri"/>
                <w:color w:val="000000"/>
                <w:sz w:val="16"/>
                <w:szCs w:val="16"/>
                <w:lang w:eastAsia="sv-SE"/>
              </w:rPr>
              <w:t>LO</w:t>
            </w:r>
          </w:p>
        </w:tc>
        <w:tc>
          <w:tcPr>
            <w:tcW w:w="291" w:type="pct"/>
            <w:shd w:val="clear" w:color="auto" w:fill="auto"/>
            <w:noWrap/>
          </w:tcPr>
          <w:p w14:paraId="76899499" w14:textId="7F7ACA29" w:rsidR="00BB05D8" w:rsidRPr="002D1E6F" w:rsidRDefault="00BB05D8" w:rsidP="00BB05D8">
            <w:pPr>
              <w:spacing w:after="0" w:line="240" w:lineRule="auto"/>
              <w:jc w:val="center"/>
              <w:rPr>
                <w:rFonts w:ascii="Calibri" w:eastAsia="Times New Roman" w:hAnsi="Calibri" w:cs="Calibri"/>
                <w:color w:val="000000"/>
                <w:sz w:val="16"/>
                <w:szCs w:val="16"/>
                <w:lang w:eastAsia="sv-SE"/>
              </w:rPr>
            </w:pPr>
            <w:r w:rsidRPr="002D1E6F">
              <w:rPr>
                <w:rFonts w:ascii="Calibri" w:hAnsi="Calibri" w:cs="Calibri"/>
                <w:color w:val="000000"/>
                <w:sz w:val="16"/>
                <w:szCs w:val="16"/>
              </w:rPr>
              <w:t>Y</w:t>
            </w:r>
          </w:p>
        </w:tc>
        <w:tc>
          <w:tcPr>
            <w:tcW w:w="245" w:type="pct"/>
            <w:shd w:val="clear" w:color="auto" w:fill="auto"/>
            <w:noWrap/>
          </w:tcPr>
          <w:p w14:paraId="1716AA85" w14:textId="24AA9290" w:rsidR="00BB05D8" w:rsidRPr="002D1E6F" w:rsidRDefault="00BB05D8" w:rsidP="00BB05D8">
            <w:pPr>
              <w:spacing w:after="0" w:line="240" w:lineRule="auto"/>
              <w:jc w:val="center"/>
              <w:rPr>
                <w:sz w:val="16"/>
                <w:szCs w:val="16"/>
              </w:rPr>
            </w:pPr>
            <w:r w:rsidRPr="002D1E6F">
              <w:rPr>
                <w:rFonts w:ascii="Calibri" w:hAnsi="Calibri" w:cs="Calibri"/>
                <w:color w:val="000000"/>
                <w:sz w:val="16"/>
                <w:szCs w:val="16"/>
              </w:rPr>
              <w:t>S2C</w:t>
            </w:r>
          </w:p>
        </w:tc>
        <w:tc>
          <w:tcPr>
            <w:tcW w:w="309" w:type="pct"/>
            <w:shd w:val="clear" w:color="auto" w:fill="auto"/>
            <w:noWrap/>
            <w:vAlign w:val="center"/>
          </w:tcPr>
          <w:p w14:paraId="5B986A62" w14:textId="5FFC4387" w:rsidR="00BB05D8" w:rsidRPr="002D1E6F" w:rsidRDefault="00BB05D8" w:rsidP="00BB05D8">
            <w:pPr>
              <w:spacing w:after="0" w:line="240" w:lineRule="auto"/>
              <w:jc w:val="center"/>
              <w:rPr>
                <w:rFonts w:ascii="Calibri" w:hAnsi="Calibri" w:cs="Calibri"/>
                <w:sz w:val="16"/>
                <w:szCs w:val="16"/>
              </w:rPr>
            </w:pPr>
            <w:r w:rsidRPr="002D1E6F">
              <w:rPr>
                <w:rFonts w:ascii="Calibri" w:hAnsi="Calibri" w:cs="Calibri"/>
                <w:sz w:val="16"/>
                <w:szCs w:val="16"/>
              </w:rPr>
              <w:t>South</w:t>
            </w:r>
          </w:p>
        </w:tc>
        <w:tc>
          <w:tcPr>
            <w:tcW w:w="291" w:type="pct"/>
            <w:shd w:val="clear" w:color="auto" w:fill="auto"/>
            <w:noWrap/>
            <w:vAlign w:val="center"/>
          </w:tcPr>
          <w:p w14:paraId="0136290B" w14:textId="21FEB9D7" w:rsidR="00BB05D8" w:rsidRPr="002D1E6F" w:rsidRDefault="00BB05D8" w:rsidP="00186A53">
            <w:pPr>
              <w:spacing w:after="0" w:line="240" w:lineRule="auto"/>
              <w:jc w:val="center"/>
              <w:rPr>
                <w:rFonts w:ascii="Calibri" w:hAnsi="Calibri" w:cs="Calibri"/>
                <w:color w:val="000000"/>
                <w:sz w:val="16"/>
                <w:szCs w:val="16"/>
              </w:rPr>
            </w:pPr>
            <w:r w:rsidRPr="002D1E6F">
              <w:rPr>
                <w:rFonts w:ascii="Calibri" w:hAnsi="Calibri" w:cs="Calibri"/>
                <w:color w:val="000000"/>
                <w:sz w:val="16"/>
                <w:szCs w:val="16"/>
              </w:rPr>
              <w:t>SM11</w:t>
            </w:r>
          </w:p>
        </w:tc>
        <w:tc>
          <w:tcPr>
            <w:tcW w:w="295" w:type="pct"/>
            <w:vAlign w:val="center"/>
          </w:tcPr>
          <w:p w14:paraId="15D12CA4" w14:textId="163CCC2B" w:rsidR="00BB05D8" w:rsidRPr="002D1E6F" w:rsidRDefault="00BB05D8" w:rsidP="00BB05D8">
            <w:pPr>
              <w:spacing w:after="0" w:line="240" w:lineRule="auto"/>
              <w:jc w:val="center"/>
              <w:rPr>
                <w:rFonts w:ascii="Calibri" w:hAnsi="Calibri" w:cs="Calibri"/>
                <w:color w:val="000000"/>
                <w:sz w:val="16"/>
                <w:szCs w:val="16"/>
              </w:rPr>
            </w:pPr>
            <w:r w:rsidRPr="002D1E6F">
              <w:rPr>
                <w:rFonts w:ascii="Calibri" w:hAnsi="Calibri" w:cs="Calibri"/>
                <w:color w:val="000000"/>
                <w:sz w:val="16"/>
                <w:szCs w:val="16"/>
              </w:rPr>
              <w:t>4</w:t>
            </w:r>
          </w:p>
        </w:tc>
        <w:tc>
          <w:tcPr>
            <w:tcW w:w="351" w:type="pct"/>
            <w:vAlign w:val="center"/>
          </w:tcPr>
          <w:p w14:paraId="14AA586A" w14:textId="3571569A" w:rsidR="00BB05D8" w:rsidRPr="002D1E6F" w:rsidRDefault="00BB05D8" w:rsidP="00BB05D8">
            <w:pPr>
              <w:spacing w:after="0" w:line="240" w:lineRule="auto"/>
              <w:jc w:val="center"/>
              <w:rPr>
                <w:rFonts w:ascii="Calibri" w:hAnsi="Calibri" w:cs="Calibri"/>
                <w:color w:val="000000"/>
                <w:sz w:val="16"/>
                <w:szCs w:val="16"/>
              </w:rPr>
            </w:pPr>
            <w:r w:rsidRPr="002D1E6F">
              <w:rPr>
                <w:rFonts w:ascii="Calibri" w:hAnsi="Calibri" w:cs="Calibri"/>
                <w:color w:val="000000"/>
                <w:sz w:val="16"/>
                <w:szCs w:val="16"/>
              </w:rPr>
              <w:t>2</w:t>
            </w:r>
          </w:p>
        </w:tc>
        <w:tc>
          <w:tcPr>
            <w:tcW w:w="359" w:type="pct"/>
            <w:vAlign w:val="center"/>
          </w:tcPr>
          <w:p w14:paraId="660E8866" w14:textId="084377CA" w:rsidR="00BB05D8" w:rsidRPr="002D1E6F" w:rsidRDefault="00BB05D8" w:rsidP="00BB05D8">
            <w:pPr>
              <w:spacing w:after="0" w:line="240" w:lineRule="auto"/>
              <w:jc w:val="center"/>
              <w:rPr>
                <w:rFonts w:ascii="Calibri" w:hAnsi="Calibri" w:cs="Calibri"/>
                <w:color w:val="000000"/>
                <w:sz w:val="16"/>
                <w:szCs w:val="16"/>
              </w:rPr>
            </w:pPr>
            <w:r w:rsidRPr="002D1E6F">
              <w:rPr>
                <w:rFonts w:ascii="Calibri" w:hAnsi="Calibri" w:cs="Calibri"/>
                <w:color w:val="000000"/>
                <w:sz w:val="16"/>
                <w:szCs w:val="16"/>
              </w:rPr>
              <w:t>SRSWOR</w:t>
            </w:r>
          </w:p>
        </w:tc>
        <w:tc>
          <w:tcPr>
            <w:tcW w:w="333" w:type="pct"/>
            <w:vAlign w:val="center"/>
          </w:tcPr>
          <w:p w14:paraId="5693A7DA" w14:textId="412FEBC5" w:rsidR="00BB05D8" w:rsidRPr="002D1E6F" w:rsidRDefault="00BB05D8" w:rsidP="00BB05D8">
            <w:pPr>
              <w:spacing w:after="0" w:line="240" w:lineRule="auto"/>
              <w:jc w:val="center"/>
              <w:rPr>
                <w:sz w:val="16"/>
                <w:szCs w:val="16"/>
              </w:rPr>
            </w:pPr>
            <w:r w:rsidRPr="002D1E6F">
              <w:rPr>
                <w:rFonts w:ascii="Calibri" w:hAnsi="Calibri" w:cs="Calibri"/>
                <w:color w:val="000000"/>
                <w:sz w:val="16"/>
                <w:szCs w:val="16"/>
              </w:rPr>
              <w:t>0,5</w:t>
            </w:r>
          </w:p>
        </w:tc>
        <w:tc>
          <w:tcPr>
            <w:tcW w:w="421" w:type="pct"/>
            <w:vAlign w:val="center"/>
          </w:tcPr>
          <w:p w14:paraId="799B42D7" w14:textId="50D20573" w:rsidR="00BB05D8" w:rsidRPr="002D1E6F" w:rsidRDefault="00BB05D8" w:rsidP="00BB05D8">
            <w:pPr>
              <w:spacing w:after="0" w:line="240" w:lineRule="auto"/>
              <w:jc w:val="center"/>
              <w:rPr>
                <w:rFonts w:ascii="Calibri" w:hAnsi="Calibri" w:cs="Calibri"/>
                <w:sz w:val="16"/>
                <w:szCs w:val="16"/>
              </w:rPr>
            </w:pPr>
            <w:r w:rsidRPr="002D1E6F">
              <w:rPr>
                <w:rFonts w:ascii="Calibri" w:hAnsi="Calibri" w:cs="Calibri"/>
                <w:sz w:val="16"/>
                <w:szCs w:val="16"/>
              </w:rPr>
              <w:t>12</w:t>
            </w:r>
          </w:p>
        </w:tc>
        <w:tc>
          <w:tcPr>
            <w:tcW w:w="477" w:type="pct"/>
            <w:shd w:val="clear" w:color="auto" w:fill="auto"/>
            <w:noWrap/>
            <w:vAlign w:val="center"/>
          </w:tcPr>
          <w:p w14:paraId="54601A7B" w14:textId="2427DE74" w:rsidR="00BB05D8" w:rsidRPr="002D1E6F" w:rsidRDefault="00BB05D8" w:rsidP="00BB05D8">
            <w:pPr>
              <w:spacing w:after="0" w:line="240" w:lineRule="auto"/>
              <w:jc w:val="center"/>
              <w:rPr>
                <w:rFonts w:ascii="Calibri" w:hAnsi="Calibri" w:cs="Calibri"/>
                <w:sz w:val="16"/>
                <w:szCs w:val="16"/>
              </w:rPr>
            </w:pPr>
            <w:r w:rsidRPr="002D1E6F">
              <w:rPr>
                <w:rFonts w:ascii="Calibri" w:hAnsi="Calibri" w:cs="Calibri"/>
                <w:sz w:val="16"/>
                <w:szCs w:val="16"/>
              </w:rPr>
              <w:t>3</w:t>
            </w:r>
          </w:p>
        </w:tc>
        <w:tc>
          <w:tcPr>
            <w:tcW w:w="469" w:type="pct"/>
            <w:vAlign w:val="center"/>
          </w:tcPr>
          <w:p w14:paraId="05E4BB93" w14:textId="41E57134" w:rsidR="00BB05D8" w:rsidRPr="002D1E6F" w:rsidRDefault="00BB05D8" w:rsidP="00BB05D8">
            <w:pPr>
              <w:spacing w:after="0" w:line="240" w:lineRule="auto"/>
              <w:jc w:val="center"/>
              <w:rPr>
                <w:rFonts w:ascii="Calibri" w:hAnsi="Calibri" w:cs="Calibri"/>
                <w:color w:val="000000"/>
                <w:sz w:val="16"/>
                <w:szCs w:val="16"/>
              </w:rPr>
            </w:pPr>
            <w:r w:rsidRPr="002D1E6F">
              <w:rPr>
                <w:rFonts w:ascii="Calibri" w:hAnsi="Calibri" w:cs="Calibri"/>
                <w:color w:val="000000"/>
                <w:sz w:val="16"/>
                <w:szCs w:val="16"/>
              </w:rPr>
              <w:t>SRSWOR</w:t>
            </w:r>
          </w:p>
        </w:tc>
        <w:tc>
          <w:tcPr>
            <w:tcW w:w="373" w:type="pct"/>
            <w:shd w:val="clear" w:color="auto" w:fill="auto"/>
            <w:noWrap/>
            <w:vAlign w:val="center"/>
          </w:tcPr>
          <w:p w14:paraId="32FCB68B" w14:textId="4D59F12F" w:rsidR="00BB05D8" w:rsidRPr="002D1E6F" w:rsidRDefault="00BB05D8" w:rsidP="00BB05D8">
            <w:pPr>
              <w:spacing w:after="0" w:line="240" w:lineRule="auto"/>
              <w:jc w:val="center"/>
              <w:rPr>
                <w:rFonts w:ascii="Calibri" w:hAnsi="Calibri" w:cs="Calibri"/>
                <w:color w:val="000000"/>
                <w:sz w:val="16"/>
                <w:szCs w:val="16"/>
              </w:rPr>
            </w:pPr>
            <w:r w:rsidRPr="002D1E6F">
              <w:rPr>
                <w:rFonts w:ascii="Calibri" w:hAnsi="Calibri" w:cs="Calibri"/>
                <w:color w:val="000000"/>
                <w:sz w:val="16"/>
                <w:szCs w:val="16"/>
              </w:rPr>
              <w:t>0,25</w:t>
            </w:r>
          </w:p>
        </w:tc>
        <w:tc>
          <w:tcPr>
            <w:tcW w:w="304" w:type="pct"/>
            <w:shd w:val="clear" w:color="auto" w:fill="auto"/>
            <w:noWrap/>
            <w:vAlign w:val="center"/>
          </w:tcPr>
          <w:p w14:paraId="23F3B88E" w14:textId="5F73C4C9" w:rsidR="00BB05D8" w:rsidRPr="002D1E6F" w:rsidRDefault="00BB05D8" w:rsidP="00BB05D8">
            <w:pPr>
              <w:spacing w:after="0" w:line="240" w:lineRule="auto"/>
              <w:jc w:val="center"/>
              <w:rPr>
                <w:rFonts w:ascii="Calibri" w:hAnsi="Calibri" w:cs="Calibri"/>
                <w:color w:val="000000"/>
                <w:sz w:val="16"/>
                <w:szCs w:val="16"/>
              </w:rPr>
            </w:pPr>
            <w:r w:rsidRPr="002D1E6F">
              <w:rPr>
                <w:rFonts w:ascii="Calibri" w:hAnsi="Calibri" w:cs="Calibri"/>
                <w:color w:val="000000"/>
                <w:sz w:val="16"/>
                <w:szCs w:val="16"/>
              </w:rPr>
              <w:t>SM11 04</w:t>
            </w:r>
          </w:p>
        </w:tc>
      </w:tr>
      <w:tr w:rsidR="00186A53" w:rsidRPr="002D1E6F" w14:paraId="4E6B2F5D" w14:textId="77777777" w:rsidTr="001229A2">
        <w:trPr>
          <w:trHeight w:val="227"/>
          <w:jc w:val="center"/>
        </w:trPr>
        <w:tc>
          <w:tcPr>
            <w:tcW w:w="213" w:type="pct"/>
            <w:shd w:val="clear" w:color="auto" w:fill="auto"/>
            <w:noWrap/>
            <w:vAlign w:val="center"/>
          </w:tcPr>
          <w:p w14:paraId="1F25B090" w14:textId="0D67BA8F" w:rsidR="00BB05D8" w:rsidRPr="002D1E6F" w:rsidRDefault="00BB05D8" w:rsidP="00BB05D8">
            <w:pPr>
              <w:spacing w:after="0" w:line="240" w:lineRule="auto"/>
              <w:jc w:val="center"/>
              <w:rPr>
                <w:rFonts w:ascii="Calibri" w:eastAsia="Times New Roman" w:hAnsi="Calibri" w:cs="Calibri"/>
                <w:color w:val="000000"/>
                <w:sz w:val="16"/>
                <w:szCs w:val="16"/>
                <w:lang w:eastAsia="sv-SE"/>
              </w:rPr>
            </w:pPr>
            <w:r w:rsidRPr="002D1E6F">
              <w:rPr>
                <w:rFonts w:ascii="Calibri" w:eastAsia="Times New Roman" w:hAnsi="Calibri" w:cs="Calibri"/>
                <w:color w:val="000000"/>
                <w:sz w:val="16"/>
                <w:szCs w:val="16"/>
                <w:lang w:eastAsia="sv-SE"/>
              </w:rPr>
              <w:t>9</w:t>
            </w:r>
          </w:p>
        </w:tc>
        <w:tc>
          <w:tcPr>
            <w:tcW w:w="270" w:type="pct"/>
            <w:shd w:val="clear" w:color="auto" w:fill="auto"/>
            <w:noWrap/>
            <w:vAlign w:val="center"/>
          </w:tcPr>
          <w:p w14:paraId="03F3388B" w14:textId="00B1A706" w:rsidR="00BB05D8" w:rsidRPr="002D1E6F" w:rsidRDefault="00BB05D8" w:rsidP="00BB05D8">
            <w:pPr>
              <w:spacing w:after="0" w:line="240" w:lineRule="auto"/>
              <w:jc w:val="center"/>
              <w:rPr>
                <w:rFonts w:ascii="Calibri" w:eastAsia="Times New Roman" w:hAnsi="Calibri" w:cs="Calibri"/>
                <w:color w:val="000000"/>
                <w:sz w:val="16"/>
                <w:szCs w:val="16"/>
                <w:lang w:eastAsia="sv-SE"/>
              </w:rPr>
            </w:pPr>
            <w:r w:rsidRPr="002D1E6F">
              <w:rPr>
                <w:rFonts w:ascii="Calibri" w:eastAsia="Times New Roman" w:hAnsi="Calibri" w:cs="Calibri"/>
                <w:color w:val="000000"/>
                <w:sz w:val="16"/>
                <w:szCs w:val="16"/>
                <w:lang w:eastAsia="sv-SE"/>
              </w:rPr>
              <w:t>LO</w:t>
            </w:r>
          </w:p>
        </w:tc>
        <w:tc>
          <w:tcPr>
            <w:tcW w:w="291" w:type="pct"/>
            <w:shd w:val="clear" w:color="auto" w:fill="auto"/>
            <w:noWrap/>
          </w:tcPr>
          <w:p w14:paraId="24CCD0C3" w14:textId="3EC567F8" w:rsidR="00BB05D8" w:rsidRPr="002D1E6F" w:rsidRDefault="00BB05D8" w:rsidP="00BB05D8">
            <w:pPr>
              <w:spacing w:after="0" w:line="240" w:lineRule="auto"/>
              <w:jc w:val="center"/>
              <w:rPr>
                <w:rFonts w:ascii="Calibri" w:eastAsia="Times New Roman" w:hAnsi="Calibri" w:cs="Calibri"/>
                <w:color w:val="000000"/>
                <w:sz w:val="16"/>
                <w:szCs w:val="16"/>
                <w:lang w:eastAsia="sv-SE"/>
              </w:rPr>
            </w:pPr>
            <w:r w:rsidRPr="002D1E6F">
              <w:rPr>
                <w:rFonts w:ascii="Calibri" w:hAnsi="Calibri" w:cs="Calibri"/>
                <w:color w:val="000000"/>
                <w:sz w:val="16"/>
                <w:szCs w:val="16"/>
              </w:rPr>
              <w:t>Y</w:t>
            </w:r>
          </w:p>
        </w:tc>
        <w:tc>
          <w:tcPr>
            <w:tcW w:w="245" w:type="pct"/>
            <w:shd w:val="clear" w:color="auto" w:fill="auto"/>
            <w:noWrap/>
          </w:tcPr>
          <w:p w14:paraId="60719F61" w14:textId="36325DC6" w:rsidR="00BB05D8" w:rsidRPr="002D1E6F" w:rsidRDefault="00BB05D8" w:rsidP="00BB05D8">
            <w:pPr>
              <w:spacing w:after="0" w:line="240" w:lineRule="auto"/>
              <w:jc w:val="center"/>
              <w:rPr>
                <w:sz w:val="16"/>
                <w:szCs w:val="16"/>
              </w:rPr>
            </w:pPr>
            <w:r w:rsidRPr="002D1E6F">
              <w:rPr>
                <w:rFonts w:ascii="Calibri" w:hAnsi="Calibri" w:cs="Calibri"/>
                <w:color w:val="000000"/>
                <w:sz w:val="16"/>
                <w:szCs w:val="16"/>
              </w:rPr>
              <w:t>S2C</w:t>
            </w:r>
          </w:p>
        </w:tc>
        <w:tc>
          <w:tcPr>
            <w:tcW w:w="309" w:type="pct"/>
            <w:shd w:val="clear" w:color="auto" w:fill="auto"/>
            <w:noWrap/>
            <w:vAlign w:val="center"/>
          </w:tcPr>
          <w:p w14:paraId="01FC4494" w14:textId="78B5179F" w:rsidR="00BB05D8" w:rsidRPr="002D1E6F" w:rsidRDefault="00BB05D8" w:rsidP="00BB05D8">
            <w:pPr>
              <w:spacing w:after="0" w:line="240" w:lineRule="auto"/>
              <w:jc w:val="center"/>
              <w:rPr>
                <w:rFonts w:ascii="Calibri" w:hAnsi="Calibri" w:cs="Calibri"/>
                <w:sz w:val="16"/>
                <w:szCs w:val="16"/>
              </w:rPr>
            </w:pPr>
            <w:r w:rsidRPr="002D1E6F">
              <w:rPr>
                <w:rFonts w:ascii="Calibri" w:hAnsi="Calibri" w:cs="Calibri"/>
                <w:sz w:val="16"/>
                <w:szCs w:val="16"/>
              </w:rPr>
              <w:t>South</w:t>
            </w:r>
          </w:p>
        </w:tc>
        <w:tc>
          <w:tcPr>
            <w:tcW w:w="291" w:type="pct"/>
            <w:shd w:val="clear" w:color="auto" w:fill="auto"/>
            <w:noWrap/>
            <w:vAlign w:val="center"/>
          </w:tcPr>
          <w:p w14:paraId="45DF8A4D" w14:textId="756B762B" w:rsidR="00BB05D8" w:rsidRPr="002D1E6F" w:rsidRDefault="00BB05D8" w:rsidP="00186A53">
            <w:pPr>
              <w:spacing w:after="0" w:line="240" w:lineRule="auto"/>
              <w:jc w:val="center"/>
              <w:rPr>
                <w:rFonts w:ascii="Calibri" w:hAnsi="Calibri" w:cs="Calibri"/>
                <w:color w:val="000000"/>
                <w:sz w:val="16"/>
                <w:szCs w:val="16"/>
              </w:rPr>
            </w:pPr>
            <w:r w:rsidRPr="002D1E6F">
              <w:rPr>
                <w:rFonts w:ascii="Calibri" w:hAnsi="Calibri" w:cs="Calibri"/>
                <w:color w:val="000000"/>
                <w:sz w:val="16"/>
                <w:szCs w:val="16"/>
              </w:rPr>
              <w:t>SM1</w:t>
            </w:r>
          </w:p>
        </w:tc>
        <w:tc>
          <w:tcPr>
            <w:tcW w:w="295" w:type="pct"/>
            <w:vAlign w:val="center"/>
          </w:tcPr>
          <w:p w14:paraId="2BC99015" w14:textId="581428A3" w:rsidR="00BB05D8" w:rsidRPr="002D1E6F" w:rsidRDefault="00BB05D8" w:rsidP="00BB05D8">
            <w:pPr>
              <w:spacing w:after="0" w:line="240" w:lineRule="auto"/>
              <w:jc w:val="center"/>
              <w:rPr>
                <w:rFonts w:ascii="Calibri" w:hAnsi="Calibri" w:cs="Calibri"/>
                <w:color w:val="000000"/>
                <w:sz w:val="16"/>
                <w:szCs w:val="16"/>
              </w:rPr>
            </w:pPr>
            <w:r w:rsidRPr="002D1E6F">
              <w:rPr>
                <w:rFonts w:ascii="Calibri" w:hAnsi="Calibri" w:cs="Calibri"/>
                <w:color w:val="000000"/>
                <w:sz w:val="16"/>
                <w:szCs w:val="16"/>
              </w:rPr>
              <w:t>3</w:t>
            </w:r>
          </w:p>
        </w:tc>
        <w:tc>
          <w:tcPr>
            <w:tcW w:w="351" w:type="pct"/>
            <w:vAlign w:val="center"/>
          </w:tcPr>
          <w:p w14:paraId="6EA93384" w14:textId="1867D520" w:rsidR="00BB05D8" w:rsidRPr="002D1E6F" w:rsidRDefault="00BB05D8" w:rsidP="00BB05D8">
            <w:pPr>
              <w:spacing w:after="0" w:line="240" w:lineRule="auto"/>
              <w:jc w:val="center"/>
              <w:rPr>
                <w:rFonts w:ascii="Calibri" w:hAnsi="Calibri" w:cs="Calibri"/>
                <w:color w:val="000000"/>
                <w:sz w:val="16"/>
                <w:szCs w:val="16"/>
              </w:rPr>
            </w:pPr>
            <w:r w:rsidRPr="002D1E6F">
              <w:rPr>
                <w:rFonts w:ascii="Calibri" w:hAnsi="Calibri" w:cs="Calibri"/>
                <w:color w:val="000000"/>
                <w:sz w:val="16"/>
                <w:szCs w:val="16"/>
              </w:rPr>
              <w:t>2</w:t>
            </w:r>
          </w:p>
        </w:tc>
        <w:tc>
          <w:tcPr>
            <w:tcW w:w="359" w:type="pct"/>
            <w:vAlign w:val="center"/>
          </w:tcPr>
          <w:p w14:paraId="6C2A5080" w14:textId="1F5739EE" w:rsidR="00BB05D8" w:rsidRPr="002D1E6F" w:rsidRDefault="00BB05D8" w:rsidP="00BB05D8">
            <w:pPr>
              <w:spacing w:after="0" w:line="240" w:lineRule="auto"/>
              <w:jc w:val="center"/>
              <w:rPr>
                <w:rFonts w:ascii="Calibri" w:hAnsi="Calibri" w:cs="Calibri"/>
                <w:color w:val="000000"/>
                <w:sz w:val="16"/>
                <w:szCs w:val="16"/>
              </w:rPr>
            </w:pPr>
            <w:r w:rsidRPr="002D1E6F">
              <w:rPr>
                <w:rFonts w:ascii="Calibri" w:hAnsi="Calibri" w:cs="Calibri"/>
                <w:color w:val="000000"/>
                <w:sz w:val="16"/>
                <w:szCs w:val="16"/>
              </w:rPr>
              <w:t>SRSWOR</w:t>
            </w:r>
          </w:p>
        </w:tc>
        <w:tc>
          <w:tcPr>
            <w:tcW w:w="333" w:type="pct"/>
            <w:vAlign w:val="center"/>
          </w:tcPr>
          <w:p w14:paraId="2E5F40F4" w14:textId="503B346E" w:rsidR="00BB05D8" w:rsidRPr="002D1E6F" w:rsidRDefault="00BB05D8" w:rsidP="00186A53">
            <w:pPr>
              <w:spacing w:after="0" w:line="240" w:lineRule="auto"/>
              <w:jc w:val="center"/>
              <w:rPr>
                <w:sz w:val="16"/>
                <w:szCs w:val="16"/>
              </w:rPr>
            </w:pPr>
            <w:r w:rsidRPr="002D1E6F">
              <w:rPr>
                <w:rFonts w:ascii="Calibri" w:hAnsi="Calibri" w:cs="Calibri"/>
                <w:color w:val="000000"/>
                <w:sz w:val="16"/>
                <w:szCs w:val="16"/>
              </w:rPr>
              <w:t>0,</w:t>
            </w:r>
            <w:r w:rsidR="00186A53" w:rsidRPr="002D1E6F">
              <w:rPr>
                <w:rFonts w:ascii="Calibri" w:hAnsi="Calibri" w:cs="Calibri"/>
                <w:color w:val="000000"/>
                <w:sz w:val="16"/>
                <w:szCs w:val="16"/>
              </w:rPr>
              <w:t>6667</w:t>
            </w:r>
          </w:p>
        </w:tc>
        <w:tc>
          <w:tcPr>
            <w:tcW w:w="421" w:type="pct"/>
            <w:vAlign w:val="center"/>
          </w:tcPr>
          <w:p w14:paraId="174B8D43" w14:textId="288DBB2B" w:rsidR="00BB05D8" w:rsidRPr="002D1E6F" w:rsidRDefault="00BB05D8" w:rsidP="00BB05D8">
            <w:pPr>
              <w:spacing w:after="0" w:line="240" w:lineRule="auto"/>
              <w:jc w:val="center"/>
              <w:rPr>
                <w:rFonts w:ascii="Calibri" w:hAnsi="Calibri" w:cs="Calibri"/>
                <w:sz w:val="16"/>
                <w:szCs w:val="16"/>
              </w:rPr>
            </w:pPr>
            <w:r w:rsidRPr="002D1E6F">
              <w:rPr>
                <w:rFonts w:ascii="Calibri" w:hAnsi="Calibri" w:cs="Calibri"/>
                <w:sz w:val="16"/>
                <w:szCs w:val="16"/>
              </w:rPr>
              <w:t>12</w:t>
            </w:r>
          </w:p>
        </w:tc>
        <w:tc>
          <w:tcPr>
            <w:tcW w:w="477" w:type="pct"/>
            <w:shd w:val="clear" w:color="auto" w:fill="auto"/>
            <w:noWrap/>
            <w:vAlign w:val="center"/>
          </w:tcPr>
          <w:p w14:paraId="4876F4CB" w14:textId="60522ED8" w:rsidR="00BB05D8" w:rsidRPr="002D1E6F" w:rsidRDefault="00BB05D8" w:rsidP="00BB05D8">
            <w:pPr>
              <w:spacing w:after="0" w:line="240" w:lineRule="auto"/>
              <w:jc w:val="center"/>
              <w:rPr>
                <w:rFonts w:ascii="Calibri" w:hAnsi="Calibri" w:cs="Calibri"/>
                <w:sz w:val="16"/>
                <w:szCs w:val="16"/>
              </w:rPr>
            </w:pPr>
            <w:r w:rsidRPr="002D1E6F">
              <w:rPr>
                <w:rFonts w:ascii="Calibri" w:hAnsi="Calibri" w:cs="Calibri"/>
                <w:sz w:val="16"/>
                <w:szCs w:val="16"/>
              </w:rPr>
              <w:t>3</w:t>
            </w:r>
          </w:p>
        </w:tc>
        <w:tc>
          <w:tcPr>
            <w:tcW w:w="469" w:type="pct"/>
            <w:vAlign w:val="center"/>
          </w:tcPr>
          <w:p w14:paraId="1699E518" w14:textId="1A34A36C" w:rsidR="00BB05D8" w:rsidRPr="002D1E6F" w:rsidRDefault="00BB05D8" w:rsidP="00BB05D8">
            <w:pPr>
              <w:spacing w:after="0" w:line="240" w:lineRule="auto"/>
              <w:jc w:val="center"/>
              <w:rPr>
                <w:rFonts w:ascii="Calibri" w:hAnsi="Calibri" w:cs="Calibri"/>
                <w:color w:val="000000"/>
                <w:sz w:val="16"/>
                <w:szCs w:val="16"/>
              </w:rPr>
            </w:pPr>
            <w:r w:rsidRPr="002D1E6F">
              <w:rPr>
                <w:rFonts w:ascii="Calibri" w:hAnsi="Calibri" w:cs="Calibri"/>
                <w:color w:val="000000"/>
                <w:sz w:val="16"/>
                <w:szCs w:val="16"/>
              </w:rPr>
              <w:t>SRSWOR</w:t>
            </w:r>
          </w:p>
        </w:tc>
        <w:tc>
          <w:tcPr>
            <w:tcW w:w="373" w:type="pct"/>
            <w:shd w:val="clear" w:color="auto" w:fill="auto"/>
            <w:noWrap/>
            <w:vAlign w:val="center"/>
          </w:tcPr>
          <w:p w14:paraId="28F678ED" w14:textId="0E866BD9" w:rsidR="00BB05D8" w:rsidRPr="002D1E6F" w:rsidRDefault="00BB05D8" w:rsidP="00BB05D8">
            <w:pPr>
              <w:spacing w:after="0" w:line="240" w:lineRule="auto"/>
              <w:jc w:val="center"/>
              <w:rPr>
                <w:rFonts w:ascii="Calibri" w:hAnsi="Calibri" w:cs="Calibri"/>
                <w:color w:val="000000"/>
                <w:sz w:val="16"/>
                <w:szCs w:val="16"/>
              </w:rPr>
            </w:pPr>
            <w:r w:rsidRPr="002D1E6F">
              <w:rPr>
                <w:rFonts w:ascii="Calibri" w:hAnsi="Calibri" w:cs="Calibri"/>
                <w:color w:val="000000"/>
                <w:sz w:val="16"/>
                <w:szCs w:val="16"/>
              </w:rPr>
              <w:t>0,25</w:t>
            </w:r>
          </w:p>
        </w:tc>
        <w:tc>
          <w:tcPr>
            <w:tcW w:w="304" w:type="pct"/>
            <w:shd w:val="clear" w:color="auto" w:fill="auto"/>
            <w:noWrap/>
            <w:vAlign w:val="center"/>
          </w:tcPr>
          <w:p w14:paraId="1289E036" w14:textId="2BDCC461" w:rsidR="00BB05D8" w:rsidRPr="002D1E6F" w:rsidRDefault="00BB05D8" w:rsidP="00BB05D8">
            <w:pPr>
              <w:spacing w:after="0" w:line="240" w:lineRule="auto"/>
              <w:jc w:val="center"/>
              <w:rPr>
                <w:rFonts w:ascii="Calibri" w:hAnsi="Calibri" w:cs="Calibri"/>
                <w:color w:val="000000"/>
                <w:sz w:val="16"/>
                <w:szCs w:val="16"/>
              </w:rPr>
            </w:pPr>
            <w:r w:rsidRPr="002D1E6F">
              <w:rPr>
                <w:rFonts w:ascii="Calibri" w:hAnsi="Calibri" w:cs="Calibri"/>
                <w:color w:val="000000"/>
                <w:sz w:val="16"/>
                <w:szCs w:val="16"/>
              </w:rPr>
              <w:t>SM1 01</w:t>
            </w:r>
          </w:p>
        </w:tc>
      </w:tr>
      <w:tr w:rsidR="00186A53" w:rsidRPr="002D1E6F" w14:paraId="637FAEF0" w14:textId="77777777" w:rsidTr="001229A2">
        <w:trPr>
          <w:trHeight w:val="227"/>
          <w:jc w:val="center"/>
        </w:trPr>
        <w:tc>
          <w:tcPr>
            <w:tcW w:w="213" w:type="pct"/>
            <w:shd w:val="clear" w:color="auto" w:fill="auto"/>
            <w:noWrap/>
            <w:vAlign w:val="center"/>
          </w:tcPr>
          <w:p w14:paraId="52166A6D" w14:textId="4EF92A41" w:rsidR="00BB05D8" w:rsidRPr="002D1E6F" w:rsidRDefault="00BB05D8" w:rsidP="00BB05D8">
            <w:pPr>
              <w:spacing w:after="0" w:line="240" w:lineRule="auto"/>
              <w:jc w:val="center"/>
              <w:rPr>
                <w:rFonts w:ascii="Calibri" w:eastAsia="Times New Roman" w:hAnsi="Calibri" w:cs="Calibri"/>
                <w:color w:val="000000"/>
                <w:sz w:val="16"/>
                <w:szCs w:val="16"/>
                <w:lang w:eastAsia="sv-SE"/>
              </w:rPr>
            </w:pPr>
            <w:r w:rsidRPr="002D1E6F">
              <w:rPr>
                <w:rFonts w:ascii="Calibri" w:eastAsia="Times New Roman" w:hAnsi="Calibri" w:cs="Calibri"/>
                <w:color w:val="000000"/>
                <w:sz w:val="16"/>
                <w:szCs w:val="16"/>
                <w:lang w:eastAsia="sv-SE"/>
              </w:rPr>
              <w:t>10</w:t>
            </w:r>
          </w:p>
        </w:tc>
        <w:tc>
          <w:tcPr>
            <w:tcW w:w="270" w:type="pct"/>
            <w:shd w:val="clear" w:color="auto" w:fill="auto"/>
            <w:noWrap/>
            <w:vAlign w:val="center"/>
          </w:tcPr>
          <w:p w14:paraId="40FDA6A6" w14:textId="3A6145C8" w:rsidR="00BB05D8" w:rsidRPr="002D1E6F" w:rsidRDefault="00BB05D8" w:rsidP="00BB05D8">
            <w:pPr>
              <w:spacing w:after="0" w:line="240" w:lineRule="auto"/>
              <w:jc w:val="center"/>
              <w:rPr>
                <w:rFonts w:ascii="Calibri" w:eastAsia="Times New Roman" w:hAnsi="Calibri" w:cs="Calibri"/>
                <w:color w:val="000000"/>
                <w:sz w:val="16"/>
                <w:szCs w:val="16"/>
                <w:lang w:eastAsia="sv-SE"/>
              </w:rPr>
            </w:pPr>
            <w:r w:rsidRPr="002D1E6F">
              <w:rPr>
                <w:rFonts w:ascii="Calibri" w:eastAsia="Times New Roman" w:hAnsi="Calibri" w:cs="Calibri"/>
                <w:color w:val="000000"/>
                <w:sz w:val="16"/>
                <w:szCs w:val="16"/>
                <w:lang w:eastAsia="sv-SE"/>
              </w:rPr>
              <w:t>LO</w:t>
            </w:r>
          </w:p>
        </w:tc>
        <w:tc>
          <w:tcPr>
            <w:tcW w:w="291" w:type="pct"/>
            <w:shd w:val="clear" w:color="auto" w:fill="auto"/>
            <w:noWrap/>
          </w:tcPr>
          <w:p w14:paraId="5DEEF9FB" w14:textId="4544561D" w:rsidR="00BB05D8" w:rsidRPr="002D1E6F" w:rsidRDefault="00BB05D8" w:rsidP="00BB05D8">
            <w:pPr>
              <w:spacing w:after="0" w:line="240" w:lineRule="auto"/>
              <w:jc w:val="center"/>
              <w:rPr>
                <w:rFonts w:ascii="Calibri" w:eastAsia="Times New Roman" w:hAnsi="Calibri" w:cs="Calibri"/>
                <w:color w:val="000000"/>
                <w:sz w:val="16"/>
                <w:szCs w:val="16"/>
                <w:lang w:eastAsia="sv-SE"/>
              </w:rPr>
            </w:pPr>
            <w:r w:rsidRPr="002D1E6F">
              <w:rPr>
                <w:rFonts w:ascii="Calibri" w:hAnsi="Calibri" w:cs="Calibri"/>
                <w:color w:val="000000"/>
                <w:sz w:val="16"/>
                <w:szCs w:val="16"/>
              </w:rPr>
              <w:t>Y</w:t>
            </w:r>
          </w:p>
        </w:tc>
        <w:tc>
          <w:tcPr>
            <w:tcW w:w="245" w:type="pct"/>
            <w:shd w:val="clear" w:color="auto" w:fill="auto"/>
            <w:noWrap/>
          </w:tcPr>
          <w:p w14:paraId="33F8FD8F" w14:textId="69A86090" w:rsidR="00BB05D8" w:rsidRPr="002D1E6F" w:rsidRDefault="00BB05D8" w:rsidP="00BB05D8">
            <w:pPr>
              <w:spacing w:after="0" w:line="240" w:lineRule="auto"/>
              <w:jc w:val="center"/>
              <w:rPr>
                <w:sz w:val="16"/>
                <w:szCs w:val="16"/>
              </w:rPr>
            </w:pPr>
            <w:r w:rsidRPr="002D1E6F">
              <w:rPr>
                <w:rFonts w:ascii="Calibri" w:hAnsi="Calibri" w:cs="Calibri"/>
                <w:color w:val="000000"/>
                <w:sz w:val="16"/>
                <w:szCs w:val="16"/>
              </w:rPr>
              <w:t>S2C</w:t>
            </w:r>
          </w:p>
        </w:tc>
        <w:tc>
          <w:tcPr>
            <w:tcW w:w="309" w:type="pct"/>
            <w:shd w:val="clear" w:color="auto" w:fill="auto"/>
            <w:noWrap/>
            <w:vAlign w:val="center"/>
          </w:tcPr>
          <w:p w14:paraId="72241596" w14:textId="0EAFDB42" w:rsidR="00BB05D8" w:rsidRPr="002D1E6F" w:rsidRDefault="00BB05D8" w:rsidP="00BB05D8">
            <w:pPr>
              <w:spacing w:after="0" w:line="240" w:lineRule="auto"/>
              <w:jc w:val="center"/>
              <w:rPr>
                <w:rFonts w:ascii="Calibri" w:hAnsi="Calibri" w:cs="Calibri"/>
                <w:sz w:val="16"/>
                <w:szCs w:val="16"/>
              </w:rPr>
            </w:pPr>
            <w:r w:rsidRPr="002D1E6F">
              <w:rPr>
                <w:rFonts w:ascii="Calibri" w:hAnsi="Calibri" w:cs="Calibri"/>
                <w:sz w:val="16"/>
                <w:szCs w:val="16"/>
              </w:rPr>
              <w:t>South</w:t>
            </w:r>
          </w:p>
        </w:tc>
        <w:tc>
          <w:tcPr>
            <w:tcW w:w="291" w:type="pct"/>
            <w:shd w:val="clear" w:color="auto" w:fill="auto"/>
            <w:noWrap/>
            <w:vAlign w:val="center"/>
          </w:tcPr>
          <w:p w14:paraId="6D5D15FF" w14:textId="7009CBC9" w:rsidR="00BB05D8" w:rsidRPr="002D1E6F" w:rsidRDefault="00BB05D8" w:rsidP="00186A53">
            <w:pPr>
              <w:spacing w:after="0" w:line="240" w:lineRule="auto"/>
              <w:jc w:val="center"/>
              <w:rPr>
                <w:rFonts w:ascii="Calibri" w:hAnsi="Calibri" w:cs="Calibri"/>
                <w:color w:val="000000"/>
                <w:sz w:val="16"/>
                <w:szCs w:val="16"/>
              </w:rPr>
            </w:pPr>
            <w:r w:rsidRPr="002D1E6F">
              <w:rPr>
                <w:rFonts w:ascii="Calibri" w:hAnsi="Calibri" w:cs="Calibri"/>
                <w:color w:val="000000"/>
                <w:sz w:val="16"/>
                <w:szCs w:val="16"/>
              </w:rPr>
              <w:t>SM1</w:t>
            </w:r>
          </w:p>
        </w:tc>
        <w:tc>
          <w:tcPr>
            <w:tcW w:w="295" w:type="pct"/>
            <w:vAlign w:val="center"/>
          </w:tcPr>
          <w:p w14:paraId="2721D73E" w14:textId="6267F348" w:rsidR="00BB05D8" w:rsidRPr="002D1E6F" w:rsidRDefault="00BB05D8" w:rsidP="00BB05D8">
            <w:pPr>
              <w:spacing w:after="0" w:line="240" w:lineRule="auto"/>
              <w:jc w:val="center"/>
              <w:rPr>
                <w:rFonts w:ascii="Calibri" w:hAnsi="Calibri" w:cs="Calibri"/>
                <w:color w:val="000000"/>
                <w:sz w:val="16"/>
                <w:szCs w:val="16"/>
              </w:rPr>
            </w:pPr>
            <w:r w:rsidRPr="002D1E6F">
              <w:rPr>
                <w:rFonts w:ascii="Calibri" w:hAnsi="Calibri" w:cs="Calibri"/>
                <w:color w:val="000000"/>
                <w:sz w:val="16"/>
                <w:szCs w:val="16"/>
              </w:rPr>
              <w:t>3</w:t>
            </w:r>
          </w:p>
        </w:tc>
        <w:tc>
          <w:tcPr>
            <w:tcW w:w="351" w:type="pct"/>
            <w:vAlign w:val="center"/>
          </w:tcPr>
          <w:p w14:paraId="584B25E3" w14:textId="48ECF602" w:rsidR="00BB05D8" w:rsidRPr="002D1E6F" w:rsidRDefault="00BB05D8" w:rsidP="00BB05D8">
            <w:pPr>
              <w:spacing w:after="0" w:line="240" w:lineRule="auto"/>
              <w:jc w:val="center"/>
              <w:rPr>
                <w:rFonts w:ascii="Calibri" w:hAnsi="Calibri" w:cs="Calibri"/>
                <w:color w:val="000000"/>
                <w:sz w:val="16"/>
                <w:szCs w:val="16"/>
              </w:rPr>
            </w:pPr>
            <w:r w:rsidRPr="002D1E6F">
              <w:rPr>
                <w:rFonts w:ascii="Calibri" w:hAnsi="Calibri" w:cs="Calibri"/>
                <w:color w:val="000000"/>
                <w:sz w:val="16"/>
                <w:szCs w:val="16"/>
              </w:rPr>
              <w:t>2</w:t>
            </w:r>
          </w:p>
        </w:tc>
        <w:tc>
          <w:tcPr>
            <w:tcW w:w="359" w:type="pct"/>
            <w:vAlign w:val="center"/>
          </w:tcPr>
          <w:p w14:paraId="55F9506D" w14:textId="7056261E" w:rsidR="00BB05D8" w:rsidRPr="002D1E6F" w:rsidRDefault="00BB05D8" w:rsidP="00BB05D8">
            <w:pPr>
              <w:spacing w:after="0" w:line="240" w:lineRule="auto"/>
              <w:jc w:val="center"/>
              <w:rPr>
                <w:rFonts w:ascii="Calibri" w:hAnsi="Calibri" w:cs="Calibri"/>
                <w:color w:val="000000"/>
                <w:sz w:val="16"/>
                <w:szCs w:val="16"/>
              </w:rPr>
            </w:pPr>
            <w:r w:rsidRPr="002D1E6F">
              <w:rPr>
                <w:rFonts w:ascii="Calibri" w:hAnsi="Calibri" w:cs="Calibri"/>
                <w:color w:val="000000"/>
                <w:sz w:val="16"/>
                <w:szCs w:val="16"/>
              </w:rPr>
              <w:t>SRSWOR</w:t>
            </w:r>
          </w:p>
        </w:tc>
        <w:tc>
          <w:tcPr>
            <w:tcW w:w="333" w:type="pct"/>
            <w:vAlign w:val="center"/>
          </w:tcPr>
          <w:p w14:paraId="588F5311" w14:textId="503EE0F7" w:rsidR="00BB05D8" w:rsidRPr="002D1E6F" w:rsidRDefault="00BB05D8" w:rsidP="00186A53">
            <w:pPr>
              <w:spacing w:after="0" w:line="240" w:lineRule="auto"/>
              <w:jc w:val="center"/>
              <w:rPr>
                <w:sz w:val="16"/>
                <w:szCs w:val="16"/>
              </w:rPr>
            </w:pPr>
            <w:r w:rsidRPr="002D1E6F">
              <w:rPr>
                <w:rFonts w:ascii="Calibri" w:hAnsi="Calibri" w:cs="Calibri"/>
                <w:color w:val="000000"/>
                <w:sz w:val="16"/>
                <w:szCs w:val="16"/>
              </w:rPr>
              <w:t>0,666</w:t>
            </w:r>
            <w:r w:rsidR="00186A53" w:rsidRPr="002D1E6F">
              <w:rPr>
                <w:rFonts w:ascii="Calibri" w:hAnsi="Calibri" w:cs="Calibri"/>
                <w:color w:val="000000"/>
                <w:sz w:val="16"/>
                <w:szCs w:val="16"/>
              </w:rPr>
              <w:t>7</w:t>
            </w:r>
          </w:p>
        </w:tc>
        <w:tc>
          <w:tcPr>
            <w:tcW w:w="421" w:type="pct"/>
            <w:vAlign w:val="center"/>
          </w:tcPr>
          <w:p w14:paraId="0D729B7B" w14:textId="4BDC0696" w:rsidR="00BB05D8" w:rsidRPr="002D1E6F" w:rsidRDefault="00BB05D8" w:rsidP="00BB05D8">
            <w:pPr>
              <w:spacing w:after="0" w:line="240" w:lineRule="auto"/>
              <w:jc w:val="center"/>
              <w:rPr>
                <w:rFonts w:ascii="Calibri" w:hAnsi="Calibri" w:cs="Calibri"/>
                <w:sz w:val="16"/>
                <w:szCs w:val="16"/>
              </w:rPr>
            </w:pPr>
            <w:r w:rsidRPr="002D1E6F">
              <w:rPr>
                <w:rFonts w:ascii="Calibri" w:hAnsi="Calibri" w:cs="Calibri"/>
                <w:sz w:val="16"/>
                <w:szCs w:val="16"/>
              </w:rPr>
              <w:t>12</w:t>
            </w:r>
          </w:p>
        </w:tc>
        <w:tc>
          <w:tcPr>
            <w:tcW w:w="477" w:type="pct"/>
            <w:shd w:val="clear" w:color="auto" w:fill="auto"/>
            <w:noWrap/>
            <w:vAlign w:val="center"/>
          </w:tcPr>
          <w:p w14:paraId="00C36B2B" w14:textId="52F57478" w:rsidR="00BB05D8" w:rsidRPr="002D1E6F" w:rsidRDefault="00BB05D8" w:rsidP="00BB05D8">
            <w:pPr>
              <w:spacing w:after="0" w:line="240" w:lineRule="auto"/>
              <w:jc w:val="center"/>
              <w:rPr>
                <w:rFonts w:ascii="Calibri" w:hAnsi="Calibri" w:cs="Calibri"/>
                <w:sz w:val="16"/>
                <w:szCs w:val="16"/>
              </w:rPr>
            </w:pPr>
            <w:r w:rsidRPr="002D1E6F">
              <w:rPr>
                <w:rFonts w:ascii="Calibri" w:hAnsi="Calibri" w:cs="Calibri"/>
                <w:sz w:val="16"/>
                <w:szCs w:val="16"/>
              </w:rPr>
              <w:t>3</w:t>
            </w:r>
          </w:p>
        </w:tc>
        <w:tc>
          <w:tcPr>
            <w:tcW w:w="469" w:type="pct"/>
            <w:vAlign w:val="center"/>
          </w:tcPr>
          <w:p w14:paraId="63F30DE9" w14:textId="706E1D4E" w:rsidR="00BB05D8" w:rsidRPr="002D1E6F" w:rsidRDefault="00BB05D8" w:rsidP="00BB05D8">
            <w:pPr>
              <w:spacing w:after="0" w:line="240" w:lineRule="auto"/>
              <w:jc w:val="center"/>
              <w:rPr>
                <w:rFonts w:ascii="Calibri" w:hAnsi="Calibri" w:cs="Calibri"/>
                <w:color w:val="000000"/>
                <w:sz w:val="16"/>
                <w:szCs w:val="16"/>
              </w:rPr>
            </w:pPr>
            <w:r w:rsidRPr="002D1E6F">
              <w:rPr>
                <w:rFonts w:ascii="Calibri" w:hAnsi="Calibri" w:cs="Calibri"/>
                <w:color w:val="000000"/>
                <w:sz w:val="16"/>
                <w:szCs w:val="16"/>
              </w:rPr>
              <w:t>SRSWOR</w:t>
            </w:r>
          </w:p>
        </w:tc>
        <w:tc>
          <w:tcPr>
            <w:tcW w:w="373" w:type="pct"/>
            <w:shd w:val="clear" w:color="auto" w:fill="auto"/>
            <w:noWrap/>
            <w:vAlign w:val="center"/>
          </w:tcPr>
          <w:p w14:paraId="7E6993CF" w14:textId="55E41A27" w:rsidR="00BB05D8" w:rsidRPr="002D1E6F" w:rsidRDefault="00BB05D8" w:rsidP="00BB05D8">
            <w:pPr>
              <w:spacing w:after="0" w:line="240" w:lineRule="auto"/>
              <w:jc w:val="center"/>
              <w:rPr>
                <w:rFonts w:ascii="Calibri" w:hAnsi="Calibri" w:cs="Calibri"/>
                <w:color w:val="000000"/>
                <w:sz w:val="16"/>
                <w:szCs w:val="16"/>
              </w:rPr>
            </w:pPr>
            <w:r w:rsidRPr="002D1E6F">
              <w:rPr>
                <w:rFonts w:ascii="Calibri" w:hAnsi="Calibri" w:cs="Calibri"/>
                <w:color w:val="000000"/>
                <w:sz w:val="16"/>
                <w:szCs w:val="16"/>
              </w:rPr>
              <w:t>0,25</w:t>
            </w:r>
          </w:p>
        </w:tc>
        <w:tc>
          <w:tcPr>
            <w:tcW w:w="304" w:type="pct"/>
            <w:shd w:val="clear" w:color="auto" w:fill="auto"/>
            <w:noWrap/>
            <w:vAlign w:val="center"/>
          </w:tcPr>
          <w:p w14:paraId="335874A5" w14:textId="669072ED" w:rsidR="00BB05D8" w:rsidRPr="002D1E6F" w:rsidRDefault="00BB05D8" w:rsidP="00BB05D8">
            <w:pPr>
              <w:spacing w:after="0" w:line="240" w:lineRule="auto"/>
              <w:jc w:val="center"/>
              <w:rPr>
                <w:rFonts w:ascii="Calibri" w:hAnsi="Calibri" w:cs="Calibri"/>
                <w:color w:val="000000"/>
                <w:sz w:val="16"/>
                <w:szCs w:val="16"/>
              </w:rPr>
            </w:pPr>
            <w:r w:rsidRPr="002D1E6F">
              <w:rPr>
                <w:rFonts w:ascii="Calibri" w:hAnsi="Calibri" w:cs="Calibri"/>
                <w:color w:val="000000"/>
                <w:sz w:val="16"/>
                <w:szCs w:val="16"/>
              </w:rPr>
              <w:t>SM1 03</w:t>
            </w:r>
          </w:p>
        </w:tc>
      </w:tr>
      <w:tr w:rsidR="00186A53" w:rsidRPr="002D1E6F" w14:paraId="22825A1B" w14:textId="77777777" w:rsidTr="001229A2">
        <w:trPr>
          <w:trHeight w:val="227"/>
          <w:jc w:val="center"/>
        </w:trPr>
        <w:tc>
          <w:tcPr>
            <w:tcW w:w="213" w:type="pct"/>
            <w:tcBorders>
              <w:top w:val="single" w:sz="4" w:space="0" w:color="auto"/>
              <w:left w:val="single" w:sz="4" w:space="0" w:color="auto"/>
              <w:bottom w:val="single" w:sz="4" w:space="0" w:color="auto"/>
              <w:right w:val="single" w:sz="4" w:space="0" w:color="auto"/>
            </w:tcBorders>
            <w:shd w:val="clear" w:color="auto" w:fill="auto"/>
            <w:noWrap/>
            <w:vAlign w:val="center"/>
          </w:tcPr>
          <w:p w14:paraId="72B2BF6A" w14:textId="77777777" w:rsidR="00BB05D8" w:rsidRPr="002D1E6F" w:rsidRDefault="00BB05D8" w:rsidP="00BB05D8">
            <w:pPr>
              <w:spacing w:after="0" w:line="240" w:lineRule="auto"/>
              <w:jc w:val="center"/>
              <w:rPr>
                <w:rFonts w:ascii="Calibri" w:eastAsia="Times New Roman" w:hAnsi="Calibri" w:cs="Calibri"/>
                <w:color w:val="000000"/>
                <w:sz w:val="16"/>
                <w:szCs w:val="16"/>
                <w:lang w:eastAsia="sv-SE"/>
              </w:rPr>
            </w:pPr>
            <w:r w:rsidRPr="002D1E6F">
              <w:rPr>
                <w:rFonts w:ascii="Calibri" w:eastAsia="Times New Roman" w:hAnsi="Calibri" w:cs="Calibri"/>
                <w:color w:val="000000"/>
                <w:sz w:val="16"/>
                <w:szCs w:val="16"/>
                <w:lang w:eastAsia="sv-SE"/>
              </w:rPr>
              <w:t>11</w:t>
            </w:r>
          </w:p>
        </w:tc>
        <w:tc>
          <w:tcPr>
            <w:tcW w:w="270" w:type="pct"/>
            <w:tcBorders>
              <w:top w:val="single" w:sz="4" w:space="0" w:color="auto"/>
              <w:left w:val="single" w:sz="4" w:space="0" w:color="auto"/>
              <w:bottom w:val="single" w:sz="4" w:space="0" w:color="auto"/>
              <w:right w:val="single" w:sz="4" w:space="0" w:color="auto"/>
            </w:tcBorders>
            <w:shd w:val="clear" w:color="auto" w:fill="auto"/>
            <w:noWrap/>
            <w:vAlign w:val="center"/>
          </w:tcPr>
          <w:p w14:paraId="4E66414A" w14:textId="77777777" w:rsidR="00BB05D8" w:rsidRPr="002D1E6F" w:rsidRDefault="00BB05D8" w:rsidP="00BB05D8">
            <w:pPr>
              <w:spacing w:after="0" w:line="240" w:lineRule="auto"/>
              <w:jc w:val="center"/>
              <w:rPr>
                <w:rFonts w:ascii="Calibri" w:eastAsia="Times New Roman" w:hAnsi="Calibri" w:cs="Calibri"/>
                <w:color w:val="000000"/>
                <w:sz w:val="16"/>
                <w:szCs w:val="16"/>
                <w:lang w:eastAsia="sv-SE"/>
              </w:rPr>
            </w:pPr>
            <w:r w:rsidRPr="002D1E6F">
              <w:rPr>
                <w:rFonts w:ascii="Calibri" w:eastAsia="Times New Roman" w:hAnsi="Calibri" w:cs="Calibri"/>
                <w:color w:val="000000"/>
                <w:sz w:val="16"/>
                <w:szCs w:val="16"/>
                <w:lang w:eastAsia="sv-SE"/>
              </w:rPr>
              <w:t>LO</w:t>
            </w:r>
          </w:p>
        </w:tc>
        <w:tc>
          <w:tcPr>
            <w:tcW w:w="291" w:type="pct"/>
            <w:tcBorders>
              <w:top w:val="single" w:sz="4" w:space="0" w:color="auto"/>
              <w:left w:val="single" w:sz="4" w:space="0" w:color="auto"/>
              <w:bottom w:val="single" w:sz="4" w:space="0" w:color="auto"/>
              <w:right w:val="single" w:sz="4" w:space="0" w:color="auto"/>
            </w:tcBorders>
            <w:shd w:val="clear" w:color="auto" w:fill="auto"/>
            <w:noWrap/>
          </w:tcPr>
          <w:p w14:paraId="43E3906B" w14:textId="31ACEE68" w:rsidR="00BB05D8" w:rsidRPr="002D1E6F" w:rsidRDefault="00BB05D8" w:rsidP="00BB05D8">
            <w:pPr>
              <w:spacing w:after="0" w:line="240" w:lineRule="auto"/>
              <w:jc w:val="center"/>
              <w:rPr>
                <w:rFonts w:ascii="Calibri" w:hAnsi="Calibri" w:cs="Calibri"/>
                <w:color w:val="000000"/>
                <w:sz w:val="16"/>
                <w:szCs w:val="16"/>
              </w:rPr>
            </w:pPr>
            <w:r w:rsidRPr="002D1E6F">
              <w:rPr>
                <w:rFonts w:ascii="Calibri" w:hAnsi="Calibri" w:cs="Calibri"/>
                <w:color w:val="000000"/>
                <w:sz w:val="16"/>
                <w:szCs w:val="16"/>
              </w:rPr>
              <w:t>Y</w:t>
            </w:r>
          </w:p>
        </w:tc>
        <w:tc>
          <w:tcPr>
            <w:tcW w:w="245" w:type="pct"/>
            <w:tcBorders>
              <w:top w:val="single" w:sz="4" w:space="0" w:color="auto"/>
              <w:left w:val="single" w:sz="4" w:space="0" w:color="auto"/>
              <w:bottom w:val="single" w:sz="4" w:space="0" w:color="auto"/>
              <w:right w:val="single" w:sz="4" w:space="0" w:color="auto"/>
            </w:tcBorders>
            <w:shd w:val="clear" w:color="auto" w:fill="auto"/>
            <w:noWrap/>
          </w:tcPr>
          <w:p w14:paraId="0C283F3A" w14:textId="6F5F533B" w:rsidR="00BB05D8" w:rsidRPr="002D1E6F" w:rsidRDefault="00BB05D8" w:rsidP="00BB05D8">
            <w:pPr>
              <w:spacing w:after="0" w:line="240" w:lineRule="auto"/>
              <w:jc w:val="center"/>
              <w:rPr>
                <w:rFonts w:ascii="Calibri" w:hAnsi="Calibri" w:cs="Calibri"/>
                <w:color w:val="000000"/>
                <w:sz w:val="16"/>
                <w:szCs w:val="16"/>
              </w:rPr>
            </w:pPr>
            <w:r w:rsidRPr="002D1E6F">
              <w:rPr>
                <w:rFonts w:ascii="Calibri" w:hAnsi="Calibri" w:cs="Calibri"/>
                <w:color w:val="000000"/>
                <w:sz w:val="16"/>
                <w:szCs w:val="16"/>
              </w:rPr>
              <w:t>S2C</w:t>
            </w:r>
          </w:p>
        </w:tc>
        <w:tc>
          <w:tcPr>
            <w:tcW w:w="309" w:type="pct"/>
            <w:tcBorders>
              <w:top w:val="single" w:sz="4" w:space="0" w:color="auto"/>
              <w:left w:val="single" w:sz="4" w:space="0" w:color="auto"/>
              <w:bottom w:val="single" w:sz="4" w:space="0" w:color="auto"/>
              <w:right w:val="single" w:sz="4" w:space="0" w:color="auto"/>
            </w:tcBorders>
            <w:shd w:val="clear" w:color="auto" w:fill="auto"/>
            <w:noWrap/>
            <w:vAlign w:val="center"/>
          </w:tcPr>
          <w:p w14:paraId="7F0E4C30" w14:textId="77777777" w:rsidR="00BB05D8" w:rsidRPr="002D1E6F" w:rsidRDefault="00BB05D8" w:rsidP="00BB05D8">
            <w:pPr>
              <w:spacing w:after="0" w:line="240" w:lineRule="auto"/>
              <w:jc w:val="center"/>
              <w:rPr>
                <w:rFonts w:ascii="Calibri" w:hAnsi="Calibri" w:cs="Calibri"/>
                <w:sz w:val="16"/>
                <w:szCs w:val="16"/>
              </w:rPr>
            </w:pPr>
            <w:r w:rsidRPr="002D1E6F">
              <w:rPr>
                <w:rFonts w:ascii="Calibri" w:hAnsi="Calibri" w:cs="Calibri"/>
                <w:sz w:val="16"/>
                <w:szCs w:val="16"/>
              </w:rPr>
              <w:t>South</w:t>
            </w:r>
          </w:p>
        </w:tc>
        <w:tc>
          <w:tcPr>
            <w:tcW w:w="291" w:type="pct"/>
            <w:tcBorders>
              <w:top w:val="single" w:sz="4" w:space="0" w:color="auto"/>
              <w:left w:val="single" w:sz="4" w:space="0" w:color="auto"/>
              <w:bottom w:val="single" w:sz="4" w:space="0" w:color="auto"/>
              <w:right w:val="single" w:sz="4" w:space="0" w:color="auto"/>
            </w:tcBorders>
            <w:shd w:val="clear" w:color="auto" w:fill="auto"/>
            <w:noWrap/>
            <w:vAlign w:val="center"/>
          </w:tcPr>
          <w:p w14:paraId="628DCF83" w14:textId="75FFFB2F" w:rsidR="00BB05D8" w:rsidRPr="002D1E6F" w:rsidRDefault="00BB05D8" w:rsidP="00186A53">
            <w:pPr>
              <w:spacing w:after="0" w:line="240" w:lineRule="auto"/>
              <w:jc w:val="center"/>
              <w:rPr>
                <w:rFonts w:ascii="Calibri" w:hAnsi="Calibri" w:cs="Calibri"/>
                <w:color w:val="000000"/>
                <w:sz w:val="16"/>
                <w:szCs w:val="16"/>
              </w:rPr>
            </w:pPr>
            <w:r w:rsidRPr="002D1E6F">
              <w:rPr>
                <w:rFonts w:ascii="Calibri" w:hAnsi="Calibri" w:cs="Calibri"/>
                <w:color w:val="000000"/>
                <w:sz w:val="16"/>
                <w:szCs w:val="16"/>
              </w:rPr>
              <w:t>SM5</w:t>
            </w:r>
          </w:p>
        </w:tc>
        <w:tc>
          <w:tcPr>
            <w:tcW w:w="295" w:type="pct"/>
            <w:tcBorders>
              <w:top w:val="single" w:sz="4" w:space="0" w:color="auto"/>
              <w:left w:val="single" w:sz="4" w:space="0" w:color="auto"/>
              <w:bottom w:val="single" w:sz="4" w:space="0" w:color="auto"/>
              <w:right w:val="single" w:sz="4" w:space="0" w:color="auto"/>
            </w:tcBorders>
            <w:vAlign w:val="center"/>
          </w:tcPr>
          <w:p w14:paraId="755EBB04" w14:textId="77777777" w:rsidR="00BB05D8" w:rsidRPr="002D1E6F" w:rsidRDefault="00BB05D8" w:rsidP="00BB05D8">
            <w:pPr>
              <w:spacing w:after="0" w:line="240" w:lineRule="auto"/>
              <w:jc w:val="center"/>
              <w:rPr>
                <w:rFonts w:ascii="Calibri" w:hAnsi="Calibri" w:cs="Calibri"/>
                <w:color w:val="000000"/>
                <w:sz w:val="16"/>
                <w:szCs w:val="16"/>
              </w:rPr>
            </w:pPr>
            <w:r w:rsidRPr="002D1E6F">
              <w:rPr>
                <w:rFonts w:ascii="Calibri" w:hAnsi="Calibri" w:cs="Calibri"/>
                <w:color w:val="000000"/>
                <w:sz w:val="16"/>
                <w:szCs w:val="16"/>
              </w:rPr>
              <w:t>5</w:t>
            </w:r>
          </w:p>
        </w:tc>
        <w:tc>
          <w:tcPr>
            <w:tcW w:w="351" w:type="pct"/>
            <w:tcBorders>
              <w:top w:val="single" w:sz="4" w:space="0" w:color="auto"/>
              <w:left w:val="single" w:sz="4" w:space="0" w:color="auto"/>
              <w:bottom w:val="single" w:sz="4" w:space="0" w:color="auto"/>
              <w:right w:val="single" w:sz="4" w:space="0" w:color="auto"/>
            </w:tcBorders>
            <w:vAlign w:val="center"/>
          </w:tcPr>
          <w:p w14:paraId="4E396DE8" w14:textId="77777777" w:rsidR="00BB05D8" w:rsidRPr="002D1E6F" w:rsidRDefault="00BB05D8" w:rsidP="00BB05D8">
            <w:pPr>
              <w:spacing w:after="0" w:line="240" w:lineRule="auto"/>
              <w:jc w:val="center"/>
              <w:rPr>
                <w:rFonts w:ascii="Calibri" w:hAnsi="Calibri" w:cs="Calibri"/>
                <w:color w:val="000000"/>
                <w:sz w:val="16"/>
                <w:szCs w:val="16"/>
              </w:rPr>
            </w:pPr>
            <w:r w:rsidRPr="002D1E6F">
              <w:rPr>
                <w:rFonts w:ascii="Calibri" w:hAnsi="Calibri" w:cs="Calibri"/>
                <w:color w:val="000000"/>
                <w:sz w:val="16"/>
                <w:szCs w:val="16"/>
              </w:rPr>
              <w:t>2</w:t>
            </w:r>
          </w:p>
        </w:tc>
        <w:tc>
          <w:tcPr>
            <w:tcW w:w="359" w:type="pct"/>
            <w:tcBorders>
              <w:top w:val="single" w:sz="4" w:space="0" w:color="auto"/>
              <w:left w:val="single" w:sz="4" w:space="0" w:color="auto"/>
              <w:bottom w:val="single" w:sz="4" w:space="0" w:color="auto"/>
              <w:right w:val="single" w:sz="4" w:space="0" w:color="auto"/>
            </w:tcBorders>
            <w:vAlign w:val="center"/>
          </w:tcPr>
          <w:p w14:paraId="0C3A3507" w14:textId="77777777" w:rsidR="00BB05D8" w:rsidRPr="002D1E6F" w:rsidRDefault="00BB05D8" w:rsidP="00BB05D8">
            <w:pPr>
              <w:spacing w:after="0" w:line="240" w:lineRule="auto"/>
              <w:jc w:val="center"/>
              <w:rPr>
                <w:rFonts w:ascii="Calibri" w:hAnsi="Calibri" w:cs="Calibri"/>
                <w:color w:val="000000"/>
                <w:sz w:val="16"/>
                <w:szCs w:val="16"/>
              </w:rPr>
            </w:pPr>
            <w:r w:rsidRPr="002D1E6F">
              <w:rPr>
                <w:rFonts w:ascii="Calibri" w:hAnsi="Calibri" w:cs="Calibri"/>
                <w:color w:val="000000"/>
                <w:sz w:val="16"/>
                <w:szCs w:val="16"/>
              </w:rPr>
              <w:t>SRSWOR</w:t>
            </w:r>
          </w:p>
        </w:tc>
        <w:tc>
          <w:tcPr>
            <w:tcW w:w="333" w:type="pct"/>
            <w:tcBorders>
              <w:top w:val="single" w:sz="4" w:space="0" w:color="auto"/>
              <w:left w:val="single" w:sz="4" w:space="0" w:color="auto"/>
              <w:bottom w:val="single" w:sz="4" w:space="0" w:color="auto"/>
              <w:right w:val="single" w:sz="4" w:space="0" w:color="auto"/>
            </w:tcBorders>
            <w:vAlign w:val="center"/>
          </w:tcPr>
          <w:p w14:paraId="3010F58E" w14:textId="77777777" w:rsidR="00BB05D8" w:rsidRPr="002D1E6F" w:rsidRDefault="00BB05D8" w:rsidP="00BB05D8">
            <w:pPr>
              <w:spacing w:after="0" w:line="240" w:lineRule="auto"/>
              <w:jc w:val="center"/>
              <w:rPr>
                <w:rFonts w:ascii="Calibri" w:hAnsi="Calibri" w:cs="Calibri"/>
                <w:color w:val="000000"/>
                <w:sz w:val="16"/>
                <w:szCs w:val="16"/>
              </w:rPr>
            </w:pPr>
            <w:r w:rsidRPr="002D1E6F">
              <w:rPr>
                <w:rFonts w:ascii="Calibri" w:hAnsi="Calibri" w:cs="Calibri"/>
                <w:color w:val="000000"/>
                <w:sz w:val="16"/>
                <w:szCs w:val="16"/>
              </w:rPr>
              <w:t>0,4</w:t>
            </w:r>
          </w:p>
        </w:tc>
        <w:tc>
          <w:tcPr>
            <w:tcW w:w="421" w:type="pct"/>
            <w:tcBorders>
              <w:top w:val="single" w:sz="4" w:space="0" w:color="auto"/>
              <w:left w:val="single" w:sz="4" w:space="0" w:color="auto"/>
              <w:bottom w:val="single" w:sz="4" w:space="0" w:color="auto"/>
              <w:right w:val="single" w:sz="4" w:space="0" w:color="auto"/>
            </w:tcBorders>
            <w:vAlign w:val="center"/>
          </w:tcPr>
          <w:p w14:paraId="15A92247" w14:textId="77777777" w:rsidR="00BB05D8" w:rsidRPr="002D1E6F" w:rsidRDefault="00BB05D8" w:rsidP="00BB05D8">
            <w:pPr>
              <w:spacing w:after="0" w:line="240" w:lineRule="auto"/>
              <w:jc w:val="center"/>
              <w:rPr>
                <w:rFonts w:ascii="Calibri" w:hAnsi="Calibri" w:cs="Calibri"/>
                <w:sz w:val="16"/>
                <w:szCs w:val="16"/>
              </w:rPr>
            </w:pPr>
            <w:r w:rsidRPr="002D1E6F">
              <w:rPr>
                <w:rFonts w:ascii="Calibri" w:hAnsi="Calibri" w:cs="Calibri"/>
                <w:sz w:val="16"/>
                <w:szCs w:val="16"/>
              </w:rPr>
              <w:t>12</w:t>
            </w:r>
          </w:p>
        </w:tc>
        <w:tc>
          <w:tcPr>
            <w:tcW w:w="477" w:type="pct"/>
            <w:tcBorders>
              <w:top w:val="single" w:sz="4" w:space="0" w:color="auto"/>
              <w:left w:val="single" w:sz="4" w:space="0" w:color="auto"/>
              <w:bottom w:val="single" w:sz="4" w:space="0" w:color="auto"/>
              <w:right w:val="single" w:sz="4" w:space="0" w:color="auto"/>
            </w:tcBorders>
            <w:shd w:val="clear" w:color="auto" w:fill="auto"/>
            <w:noWrap/>
            <w:vAlign w:val="center"/>
          </w:tcPr>
          <w:p w14:paraId="1494C188" w14:textId="77777777" w:rsidR="00BB05D8" w:rsidRPr="002D1E6F" w:rsidRDefault="00BB05D8" w:rsidP="00BB05D8">
            <w:pPr>
              <w:spacing w:after="0" w:line="240" w:lineRule="auto"/>
              <w:jc w:val="center"/>
              <w:rPr>
                <w:rFonts w:ascii="Calibri" w:hAnsi="Calibri" w:cs="Calibri"/>
                <w:sz w:val="16"/>
                <w:szCs w:val="16"/>
              </w:rPr>
            </w:pPr>
            <w:r w:rsidRPr="002D1E6F">
              <w:rPr>
                <w:rFonts w:ascii="Calibri" w:hAnsi="Calibri" w:cs="Calibri"/>
                <w:sz w:val="16"/>
                <w:szCs w:val="16"/>
              </w:rPr>
              <w:t>3</w:t>
            </w:r>
          </w:p>
        </w:tc>
        <w:tc>
          <w:tcPr>
            <w:tcW w:w="469" w:type="pct"/>
            <w:tcBorders>
              <w:top w:val="single" w:sz="4" w:space="0" w:color="auto"/>
              <w:left w:val="single" w:sz="4" w:space="0" w:color="auto"/>
              <w:bottom w:val="single" w:sz="4" w:space="0" w:color="auto"/>
              <w:right w:val="single" w:sz="4" w:space="0" w:color="auto"/>
            </w:tcBorders>
            <w:vAlign w:val="center"/>
          </w:tcPr>
          <w:p w14:paraId="29D139AD" w14:textId="77777777" w:rsidR="00BB05D8" w:rsidRPr="002D1E6F" w:rsidRDefault="00BB05D8" w:rsidP="00BB05D8">
            <w:pPr>
              <w:spacing w:after="0" w:line="240" w:lineRule="auto"/>
              <w:jc w:val="center"/>
              <w:rPr>
                <w:rFonts w:ascii="Calibri" w:hAnsi="Calibri" w:cs="Calibri"/>
                <w:color w:val="000000"/>
                <w:sz w:val="16"/>
                <w:szCs w:val="16"/>
              </w:rPr>
            </w:pPr>
            <w:r w:rsidRPr="002D1E6F">
              <w:rPr>
                <w:rFonts w:ascii="Calibri" w:hAnsi="Calibri" w:cs="Calibri"/>
                <w:color w:val="000000"/>
                <w:sz w:val="16"/>
                <w:szCs w:val="16"/>
              </w:rPr>
              <w:t>SRSWOR</w:t>
            </w:r>
          </w:p>
        </w:tc>
        <w:tc>
          <w:tcPr>
            <w:tcW w:w="373" w:type="pct"/>
            <w:tcBorders>
              <w:top w:val="single" w:sz="4" w:space="0" w:color="auto"/>
              <w:left w:val="single" w:sz="4" w:space="0" w:color="auto"/>
              <w:bottom w:val="single" w:sz="4" w:space="0" w:color="auto"/>
              <w:right w:val="single" w:sz="4" w:space="0" w:color="auto"/>
            </w:tcBorders>
            <w:shd w:val="clear" w:color="auto" w:fill="auto"/>
            <w:noWrap/>
            <w:vAlign w:val="center"/>
          </w:tcPr>
          <w:p w14:paraId="5A9E6F52" w14:textId="77777777" w:rsidR="00BB05D8" w:rsidRPr="002D1E6F" w:rsidRDefault="00BB05D8" w:rsidP="00BB05D8">
            <w:pPr>
              <w:spacing w:after="0" w:line="240" w:lineRule="auto"/>
              <w:jc w:val="center"/>
              <w:rPr>
                <w:rFonts w:ascii="Calibri" w:hAnsi="Calibri" w:cs="Calibri"/>
                <w:color w:val="000000"/>
                <w:sz w:val="16"/>
                <w:szCs w:val="16"/>
              </w:rPr>
            </w:pPr>
            <w:r w:rsidRPr="002D1E6F">
              <w:rPr>
                <w:rFonts w:ascii="Calibri" w:hAnsi="Calibri" w:cs="Calibri"/>
                <w:color w:val="000000"/>
                <w:sz w:val="16"/>
                <w:szCs w:val="16"/>
              </w:rPr>
              <w:t>0,25</w:t>
            </w:r>
          </w:p>
        </w:tc>
        <w:tc>
          <w:tcPr>
            <w:tcW w:w="304" w:type="pct"/>
            <w:tcBorders>
              <w:top w:val="single" w:sz="4" w:space="0" w:color="auto"/>
              <w:left w:val="single" w:sz="4" w:space="0" w:color="auto"/>
              <w:bottom w:val="single" w:sz="4" w:space="0" w:color="auto"/>
              <w:right w:val="single" w:sz="4" w:space="0" w:color="auto"/>
            </w:tcBorders>
            <w:shd w:val="clear" w:color="auto" w:fill="auto"/>
            <w:noWrap/>
            <w:vAlign w:val="center"/>
          </w:tcPr>
          <w:p w14:paraId="0B2195F4" w14:textId="45312735" w:rsidR="00BB05D8" w:rsidRPr="002D1E6F" w:rsidRDefault="00BB05D8" w:rsidP="00BB05D8">
            <w:pPr>
              <w:spacing w:after="0" w:line="240" w:lineRule="auto"/>
              <w:jc w:val="center"/>
              <w:rPr>
                <w:rFonts w:ascii="Calibri" w:hAnsi="Calibri" w:cs="Calibri"/>
                <w:color w:val="000000"/>
                <w:sz w:val="16"/>
                <w:szCs w:val="16"/>
              </w:rPr>
            </w:pPr>
            <w:r w:rsidRPr="002D1E6F">
              <w:rPr>
                <w:rFonts w:ascii="Calibri" w:hAnsi="Calibri" w:cs="Calibri"/>
                <w:color w:val="000000"/>
                <w:sz w:val="16"/>
                <w:szCs w:val="16"/>
              </w:rPr>
              <w:t>SM5 04</w:t>
            </w:r>
          </w:p>
        </w:tc>
      </w:tr>
      <w:tr w:rsidR="00186A53" w:rsidRPr="002D1E6F" w14:paraId="7B101711" w14:textId="77777777" w:rsidTr="001229A2">
        <w:trPr>
          <w:trHeight w:val="227"/>
          <w:jc w:val="center"/>
        </w:trPr>
        <w:tc>
          <w:tcPr>
            <w:tcW w:w="213" w:type="pct"/>
            <w:tcBorders>
              <w:top w:val="single" w:sz="4" w:space="0" w:color="auto"/>
              <w:left w:val="single" w:sz="4" w:space="0" w:color="auto"/>
              <w:bottom w:val="single" w:sz="4" w:space="0" w:color="auto"/>
              <w:right w:val="single" w:sz="4" w:space="0" w:color="auto"/>
            </w:tcBorders>
            <w:shd w:val="clear" w:color="auto" w:fill="auto"/>
            <w:noWrap/>
            <w:vAlign w:val="center"/>
          </w:tcPr>
          <w:p w14:paraId="7DC77494" w14:textId="77777777" w:rsidR="00712396" w:rsidRPr="002D1E6F" w:rsidRDefault="00712396" w:rsidP="006936F6">
            <w:pPr>
              <w:spacing w:after="0" w:line="240" w:lineRule="auto"/>
              <w:jc w:val="center"/>
              <w:rPr>
                <w:rFonts w:ascii="Calibri" w:eastAsia="Times New Roman" w:hAnsi="Calibri" w:cs="Calibri"/>
                <w:color w:val="000000"/>
                <w:sz w:val="16"/>
                <w:szCs w:val="16"/>
                <w:lang w:eastAsia="sv-SE"/>
              </w:rPr>
            </w:pPr>
            <w:r w:rsidRPr="002D1E6F">
              <w:rPr>
                <w:rFonts w:ascii="Calibri" w:eastAsia="Times New Roman" w:hAnsi="Calibri" w:cs="Calibri"/>
                <w:color w:val="000000"/>
                <w:sz w:val="16"/>
                <w:szCs w:val="16"/>
                <w:lang w:eastAsia="sv-SE"/>
              </w:rPr>
              <w:t>12</w:t>
            </w:r>
          </w:p>
        </w:tc>
        <w:tc>
          <w:tcPr>
            <w:tcW w:w="270" w:type="pct"/>
            <w:tcBorders>
              <w:top w:val="single" w:sz="4" w:space="0" w:color="auto"/>
              <w:left w:val="single" w:sz="4" w:space="0" w:color="auto"/>
              <w:bottom w:val="single" w:sz="4" w:space="0" w:color="auto"/>
              <w:right w:val="single" w:sz="4" w:space="0" w:color="auto"/>
            </w:tcBorders>
            <w:shd w:val="clear" w:color="auto" w:fill="auto"/>
            <w:noWrap/>
            <w:vAlign w:val="center"/>
          </w:tcPr>
          <w:p w14:paraId="67D04980" w14:textId="77777777" w:rsidR="00712396" w:rsidRPr="002D1E6F" w:rsidRDefault="00712396" w:rsidP="006936F6">
            <w:pPr>
              <w:spacing w:after="0" w:line="240" w:lineRule="auto"/>
              <w:jc w:val="center"/>
              <w:rPr>
                <w:rFonts w:ascii="Calibri" w:eastAsia="Times New Roman" w:hAnsi="Calibri" w:cs="Calibri"/>
                <w:color w:val="000000"/>
                <w:sz w:val="16"/>
                <w:szCs w:val="16"/>
                <w:lang w:eastAsia="sv-SE"/>
              </w:rPr>
            </w:pPr>
            <w:r w:rsidRPr="002D1E6F">
              <w:rPr>
                <w:rFonts w:ascii="Calibri" w:eastAsia="Times New Roman" w:hAnsi="Calibri" w:cs="Calibri"/>
                <w:color w:val="000000"/>
                <w:sz w:val="16"/>
                <w:szCs w:val="16"/>
                <w:lang w:eastAsia="sv-SE"/>
              </w:rPr>
              <w:t>LO</w:t>
            </w:r>
          </w:p>
        </w:tc>
        <w:tc>
          <w:tcPr>
            <w:tcW w:w="291" w:type="pct"/>
            <w:tcBorders>
              <w:top w:val="single" w:sz="4" w:space="0" w:color="auto"/>
              <w:left w:val="single" w:sz="4" w:space="0" w:color="auto"/>
              <w:bottom w:val="single" w:sz="4" w:space="0" w:color="auto"/>
              <w:right w:val="single" w:sz="4" w:space="0" w:color="auto"/>
            </w:tcBorders>
            <w:shd w:val="clear" w:color="auto" w:fill="auto"/>
            <w:noWrap/>
            <w:vAlign w:val="center"/>
          </w:tcPr>
          <w:p w14:paraId="3CA09788" w14:textId="70347579" w:rsidR="00712396" w:rsidRPr="002D1E6F" w:rsidRDefault="00BB05D8" w:rsidP="006936F6">
            <w:pPr>
              <w:spacing w:after="0" w:line="240" w:lineRule="auto"/>
              <w:jc w:val="center"/>
              <w:rPr>
                <w:rFonts w:ascii="Calibri" w:hAnsi="Calibri" w:cs="Calibri"/>
                <w:color w:val="000000"/>
                <w:sz w:val="16"/>
                <w:szCs w:val="16"/>
              </w:rPr>
            </w:pPr>
            <w:r w:rsidRPr="002D1E6F">
              <w:rPr>
                <w:rFonts w:ascii="Calibri" w:hAnsi="Calibri" w:cs="Calibri"/>
                <w:color w:val="000000"/>
                <w:sz w:val="16"/>
                <w:szCs w:val="16"/>
              </w:rPr>
              <w:t>Y</w:t>
            </w:r>
          </w:p>
        </w:tc>
        <w:tc>
          <w:tcPr>
            <w:tcW w:w="245" w:type="pct"/>
            <w:tcBorders>
              <w:top w:val="single" w:sz="4" w:space="0" w:color="auto"/>
              <w:left w:val="single" w:sz="4" w:space="0" w:color="auto"/>
              <w:bottom w:val="single" w:sz="4" w:space="0" w:color="auto"/>
              <w:right w:val="single" w:sz="4" w:space="0" w:color="auto"/>
            </w:tcBorders>
            <w:shd w:val="clear" w:color="auto" w:fill="auto"/>
            <w:noWrap/>
            <w:vAlign w:val="center"/>
          </w:tcPr>
          <w:p w14:paraId="77E202B0" w14:textId="15A663DA" w:rsidR="00712396" w:rsidRPr="002D1E6F" w:rsidRDefault="00BB05D8" w:rsidP="006936F6">
            <w:pPr>
              <w:spacing w:after="0" w:line="240" w:lineRule="auto"/>
              <w:jc w:val="center"/>
              <w:rPr>
                <w:rFonts w:ascii="Calibri" w:hAnsi="Calibri" w:cs="Calibri"/>
                <w:color w:val="000000"/>
                <w:sz w:val="16"/>
                <w:szCs w:val="16"/>
              </w:rPr>
            </w:pPr>
            <w:r w:rsidRPr="002D1E6F">
              <w:rPr>
                <w:rFonts w:ascii="Calibri" w:hAnsi="Calibri" w:cs="Calibri"/>
                <w:color w:val="000000"/>
                <w:sz w:val="16"/>
                <w:szCs w:val="16"/>
              </w:rPr>
              <w:t>S2C</w:t>
            </w:r>
          </w:p>
        </w:tc>
        <w:tc>
          <w:tcPr>
            <w:tcW w:w="309" w:type="pct"/>
            <w:tcBorders>
              <w:top w:val="single" w:sz="4" w:space="0" w:color="auto"/>
              <w:left w:val="single" w:sz="4" w:space="0" w:color="auto"/>
              <w:bottom w:val="single" w:sz="4" w:space="0" w:color="auto"/>
              <w:right w:val="single" w:sz="4" w:space="0" w:color="auto"/>
            </w:tcBorders>
            <w:shd w:val="clear" w:color="auto" w:fill="auto"/>
            <w:noWrap/>
            <w:vAlign w:val="center"/>
          </w:tcPr>
          <w:p w14:paraId="348E0250" w14:textId="77777777" w:rsidR="00712396" w:rsidRPr="002D1E6F" w:rsidRDefault="00712396" w:rsidP="006936F6">
            <w:pPr>
              <w:spacing w:after="0" w:line="240" w:lineRule="auto"/>
              <w:jc w:val="center"/>
              <w:rPr>
                <w:rFonts w:ascii="Calibri" w:hAnsi="Calibri" w:cs="Calibri"/>
                <w:sz w:val="16"/>
                <w:szCs w:val="16"/>
              </w:rPr>
            </w:pPr>
            <w:r w:rsidRPr="002D1E6F">
              <w:rPr>
                <w:rFonts w:ascii="Calibri" w:hAnsi="Calibri" w:cs="Calibri"/>
                <w:sz w:val="16"/>
                <w:szCs w:val="16"/>
              </w:rPr>
              <w:t>South</w:t>
            </w:r>
          </w:p>
        </w:tc>
        <w:tc>
          <w:tcPr>
            <w:tcW w:w="291" w:type="pct"/>
            <w:tcBorders>
              <w:top w:val="single" w:sz="4" w:space="0" w:color="auto"/>
              <w:left w:val="single" w:sz="4" w:space="0" w:color="auto"/>
              <w:bottom w:val="single" w:sz="4" w:space="0" w:color="auto"/>
              <w:right w:val="single" w:sz="4" w:space="0" w:color="auto"/>
            </w:tcBorders>
            <w:shd w:val="clear" w:color="auto" w:fill="auto"/>
            <w:noWrap/>
            <w:vAlign w:val="center"/>
          </w:tcPr>
          <w:p w14:paraId="46FB91F3" w14:textId="4AA0560B" w:rsidR="00712396" w:rsidRPr="002D1E6F" w:rsidRDefault="00712396" w:rsidP="00186A53">
            <w:pPr>
              <w:spacing w:after="0" w:line="240" w:lineRule="auto"/>
              <w:jc w:val="center"/>
              <w:rPr>
                <w:rFonts w:ascii="Calibri" w:hAnsi="Calibri" w:cs="Calibri"/>
                <w:color w:val="000000"/>
                <w:sz w:val="16"/>
                <w:szCs w:val="16"/>
              </w:rPr>
            </w:pPr>
            <w:r w:rsidRPr="002D1E6F">
              <w:rPr>
                <w:rFonts w:ascii="Calibri" w:hAnsi="Calibri" w:cs="Calibri"/>
                <w:color w:val="000000"/>
                <w:sz w:val="16"/>
                <w:szCs w:val="16"/>
              </w:rPr>
              <w:t>SM</w:t>
            </w:r>
            <w:r w:rsidR="003E5D1A" w:rsidRPr="002D1E6F">
              <w:rPr>
                <w:rFonts w:ascii="Calibri" w:hAnsi="Calibri" w:cs="Calibri"/>
                <w:color w:val="000000"/>
                <w:sz w:val="16"/>
                <w:szCs w:val="16"/>
              </w:rPr>
              <w:t>5</w:t>
            </w:r>
          </w:p>
        </w:tc>
        <w:tc>
          <w:tcPr>
            <w:tcW w:w="295" w:type="pct"/>
            <w:tcBorders>
              <w:top w:val="single" w:sz="4" w:space="0" w:color="auto"/>
              <w:left w:val="single" w:sz="4" w:space="0" w:color="auto"/>
              <w:bottom w:val="single" w:sz="4" w:space="0" w:color="auto"/>
              <w:right w:val="single" w:sz="4" w:space="0" w:color="auto"/>
            </w:tcBorders>
            <w:vAlign w:val="center"/>
          </w:tcPr>
          <w:p w14:paraId="3C1AFDC8" w14:textId="77777777" w:rsidR="00712396" w:rsidRPr="002D1E6F" w:rsidRDefault="00712396" w:rsidP="006936F6">
            <w:pPr>
              <w:spacing w:after="0" w:line="240" w:lineRule="auto"/>
              <w:jc w:val="center"/>
              <w:rPr>
                <w:rFonts w:ascii="Calibri" w:hAnsi="Calibri" w:cs="Calibri"/>
                <w:color w:val="000000"/>
                <w:sz w:val="16"/>
                <w:szCs w:val="16"/>
              </w:rPr>
            </w:pPr>
            <w:r w:rsidRPr="002D1E6F">
              <w:rPr>
                <w:rFonts w:ascii="Calibri" w:hAnsi="Calibri" w:cs="Calibri"/>
                <w:color w:val="000000"/>
                <w:sz w:val="16"/>
                <w:szCs w:val="16"/>
              </w:rPr>
              <w:t>5</w:t>
            </w:r>
          </w:p>
        </w:tc>
        <w:tc>
          <w:tcPr>
            <w:tcW w:w="351" w:type="pct"/>
            <w:tcBorders>
              <w:top w:val="single" w:sz="4" w:space="0" w:color="auto"/>
              <w:left w:val="single" w:sz="4" w:space="0" w:color="auto"/>
              <w:bottom w:val="single" w:sz="4" w:space="0" w:color="auto"/>
              <w:right w:val="single" w:sz="4" w:space="0" w:color="auto"/>
            </w:tcBorders>
            <w:vAlign w:val="center"/>
          </w:tcPr>
          <w:p w14:paraId="7286A7B6" w14:textId="77777777" w:rsidR="00712396" w:rsidRPr="002D1E6F" w:rsidRDefault="00712396" w:rsidP="006936F6">
            <w:pPr>
              <w:spacing w:after="0" w:line="240" w:lineRule="auto"/>
              <w:jc w:val="center"/>
              <w:rPr>
                <w:rFonts w:ascii="Calibri" w:hAnsi="Calibri" w:cs="Calibri"/>
                <w:color w:val="000000"/>
                <w:sz w:val="16"/>
                <w:szCs w:val="16"/>
              </w:rPr>
            </w:pPr>
            <w:r w:rsidRPr="002D1E6F">
              <w:rPr>
                <w:rFonts w:ascii="Calibri" w:hAnsi="Calibri" w:cs="Calibri"/>
                <w:color w:val="000000"/>
                <w:sz w:val="16"/>
                <w:szCs w:val="16"/>
              </w:rPr>
              <w:t>2</w:t>
            </w:r>
          </w:p>
        </w:tc>
        <w:tc>
          <w:tcPr>
            <w:tcW w:w="359" w:type="pct"/>
            <w:tcBorders>
              <w:top w:val="single" w:sz="4" w:space="0" w:color="auto"/>
              <w:left w:val="single" w:sz="4" w:space="0" w:color="auto"/>
              <w:bottom w:val="single" w:sz="4" w:space="0" w:color="auto"/>
              <w:right w:val="single" w:sz="4" w:space="0" w:color="auto"/>
            </w:tcBorders>
            <w:vAlign w:val="center"/>
          </w:tcPr>
          <w:p w14:paraId="32DCEAF4" w14:textId="77777777" w:rsidR="00712396" w:rsidRPr="002D1E6F" w:rsidRDefault="00712396" w:rsidP="006936F6">
            <w:pPr>
              <w:spacing w:after="0" w:line="240" w:lineRule="auto"/>
              <w:jc w:val="center"/>
              <w:rPr>
                <w:rFonts w:ascii="Calibri" w:hAnsi="Calibri" w:cs="Calibri"/>
                <w:color w:val="000000"/>
                <w:sz w:val="16"/>
                <w:szCs w:val="16"/>
              </w:rPr>
            </w:pPr>
            <w:r w:rsidRPr="002D1E6F">
              <w:rPr>
                <w:rFonts w:ascii="Calibri" w:hAnsi="Calibri" w:cs="Calibri"/>
                <w:color w:val="000000"/>
                <w:sz w:val="16"/>
                <w:szCs w:val="16"/>
              </w:rPr>
              <w:t>SRSWOR</w:t>
            </w:r>
          </w:p>
        </w:tc>
        <w:tc>
          <w:tcPr>
            <w:tcW w:w="333" w:type="pct"/>
            <w:tcBorders>
              <w:top w:val="single" w:sz="4" w:space="0" w:color="auto"/>
              <w:left w:val="single" w:sz="4" w:space="0" w:color="auto"/>
              <w:bottom w:val="single" w:sz="4" w:space="0" w:color="auto"/>
              <w:right w:val="single" w:sz="4" w:space="0" w:color="auto"/>
            </w:tcBorders>
            <w:vAlign w:val="center"/>
          </w:tcPr>
          <w:p w14:paraId="602E539A" w14:textId="77777777" w:rsidR="00712396" w:rsidRPr="002D1E6F" w:rsidRDefault="00712396" w:rsidP="006936F6">
            <w:pPr>
              <w:spacing w:after="0" w:line="240" w:lineRule="auto"/>
              <w:jc w:val="center"/>
              <w:rPr>
                <w:rFonts w:ascii="Calibri" w:hAnsi="Calibri" w:cs="Calibri"/>
                <w:color w:val="000000"/>
                <w:sz w:val="16"/>
                <w:szCs w:val="16"/>
              </w:rPr>
            </w:pPr>
            <w:r w:rsidRPr="002D1E6F">
              <w:rPr>
                <w:rFonts w:ascii="Calibri" w:hAnsi="Calibri" w:cs="Calibri"/>
                <w:color w:val="000000"/>
                <w:sz w:val="16"/>
                <w:szCs w:val="16"/>
              </w:rPr>
              <w:t>0,4</w:t>
            </w:r>
          </w:p>
        </w:tc>
        <w:tc>
          <w:tcPr>
            <w:tcW w:w="421" w:type="pct"/>
            <w:tcBorders>
              <w:top w:val="single" w:sz="4" w:space="0" w:color="auto"/>
              <w:left w:val="single" w:sz="4" w:space="0" w:color="auto"/>
              <w:bottom w:val="single" w:sz="4" w:space="0" w:color="auto"/>
              <w:right w:val="single" w:sz="4" w:space="0" w:color="auto"/>
            </w:tcBorders>
            <w:vAlign w:val="center"/>
          </w:tcPr>
          <w:p w14:paraId="6C4A274A" w14:textId="77777777" w:rsidR="00712396" w:rsidRPr="002D1E6F" w:rsidRDefault="00712396" w:rsidP="006936F6">
            <w:pPr>
              <w:spacing w:after="0" w:line="240" w:lineRule="auto"/>
              <w:jc w:val="center"/>
              <w:rPr>
                <w:rFonts w:ascii="Calibri" w:hAnsi="Calibri" w:cs="Calibri"/>
                <w:sz w:val="16"/>
                <w:szCs w:val="16"/>
              </w:rPr>
            </w:pPr>
            <w:r w:rsidRPr="002D1E6F">
              <w:rPr>
                <w:rFonts w:ascii="Calibri" w:hAnsi="Calibri" w:cs="Calibri"/>
                <w:sz w:val="16"/>
                <w:szCs w:val="16"/>
              </w:rPr>
              <w:t>12</w:t>
            </w:r>
          </w:p>
        </w:tc>
        <w:tc>
          <w:tcPr>
            <w:tcW w:w="477" w:type="pct"/>
            <w:tcBorders>
              <w:top w:val="single" w:sz="4" w:space="0" w:color="auto"/>
              <w:left w:val="single" w:sz="4" w:space="0" w:color="auto"/>
              <w:bottom w:val="single" w:sz="4" w:space="0" w:color="auto"/>
              <w:right w:val="single" w:sz="4" w:space="0" w:color="auto"/>
            </w:tcBorders>
            <w:shd w:val="clear" w:color="auto" w:fill="auto"/>
            <w:noWrap/>
            <w:vAlign w:val="center"/>
          </w:tcPr>
          <w:p w14:paraId="73D234BF" w14:textId="77777777" w:rsidR="00712396" w:rsidRPr="002D1E6F" w:rsidRDefault="00712396" w:rsidP="006936F6">
            <w:pPr>
              <w:spacing w:after="0" w:line="240" w:lineRule="auto"/>
              <w:jc w:val="center"/>
              <w:rPr>
                <w:rFonts w:ascii="Calibri" w:hAnsi="Calibri" w:cs="Calibri"/>
                <w:sz w:val="16"/>
                <w:szCs w:val="16"/>
              </w:rPr>
            </w:pPr>
            <w:r w:rsidRPr="002D1E6F">
              <w:rPr>
                <w:rFonts w:ascii="Calibri" w:hAnsi="Calibri" w:cs="Calibri"/>
                <w:sz w:val="16"/>
                <w:szCs w:val="16"/>
              </w:rPr>
              <w:t>3</w:t>
            </w:r>
          </w:p>
        </w:tc>
        <w:tc>
          <w:tcPr>
            <w:tcW w:w="469" w:type="pct"/>
            <w:tcBorders>
              <w:top w:val="single" w:sz="4" w:space="0" w:color="auto"/>
              <w:left w:val="single" w:sz="4" w:space="0" w:color="auto"/>
              <w:bottom w:val="single" w:sz="4" w:space="0" w:color="auto"/>
              <w:right w:val="single" w:sz="4" w:space="0" w:color="auto"/>
            </w:tcBorders>
            <w:vAlign w:val="center"/>
          </w:tcPr>
          <w:p w14:paraId="623E6EC2" w14:textId="77777777" w:rsidR="00712396" w:rsidRPr="002D1E6F" w:rsidRDefault="00712396" w:rsidP="006936F6">
            <w:pPr>
              <w:spacing w:after="0" w:line="240" w:lineRule="auto"/>
              <w:jc w:val="center"/>
              <w:rPr>
                <w:rFonts w:ascii="Calibri" w:hAnsi="Calibri" w:cs="Calibri"/>
                <w:color w:val="000000"/>
                <w:sz w:val="16"/>
                <w:szCs w:val="16"/>
              </w:rPr>
            </w:pPr>
            <w:r w:rsidRPr="002D1E6F">
              <w:rPr>
                <w:rFonts w:ascii="Calibri" w:hAnsi="Calibri" w:cs="Calibri"/>
                <w:color w:val="000000"/>
                <w:sz w:val="16"/>
                <w:szCs w:val="16"/>
              </w:rPr>
              <w:t>SRSWOR</w:t>
            </w:r>
          </w:p>
        </w:tc>
        <w:tc>
          <w:tcPr>
            <w:tcW w:w="373" w:type="pct"/>
            <w:tcBorders>
              <w:top w:val="single" w:sz="4" w:space="0" w:color="auto"/>
              <w:left w:val="single" w:sz="4" w:space="0" w:color="auto"/>
              <w:bottom w:val="single" w:sz="4" w:space="0" w:color="auto"/>
              <w:right w:val="single" w:sz="4" w:space="0" w:color="auto"/>
            </w:tcBorders>
            <w:shd w:val="clear" w:color="auto" w:fill="auto"/>
            <w:noWrap/>
            <w:vAlign w:val="center"/>
          </w:tcPr>
          <w:p w14:paraId="102BED8F" w14:textId="77777777" w:rsidR="00712396" w:rsidRPr="002D1E6F" w:rsidRDefault="00712396" w:rsidP="006936F6">
            <w:pPr>
              <w:spacing w:after="0" w:line="240" w:lineRule="auto"/>
              <w:jc w:val="center"/>
              <w:rPr>
                <w:rFonts w:ascii="Calibri" w:hAnsi="Calibri" w:cs="Calibri"/>
                <w:color w:val="000000"/>
                <w:sz w:val="16"/>
                <w:szCs w:val="16"/>
              </w:rPr>
            </w:pPr>
            <w:r w:rsidRPr="002D1E6F">
              <w:rPr>
                <w:rFonts w:ascii="Calibri" w:hAnsi="Calibri" w:cs="Calibri"/>
                <w:color w:val="000000"/>
                <w:sz w:val="16"/>
                <w:szCs w:val="16"/>
              </w:rPr>
              <w:t>0,25</w:t>
            </w:r>
          </w:p>
        </w:tc>
        <w:tc>
          <w:tcPr>
            <w:tcW w:w="304" w:type="pct"/>
            <w:tcBorders>
              <w:top w:val="single" w:sz="4" w:space="0" w:color="auto"/>
              <w:left w:val="single" w:sz="4" w:space="0" w:color="auto"/>
              <w:bottom w:val="single" w:sz="4" w:space="0" w:color="auto"/>
              <w:right w:val="single" w:sz="4" w:space="0" w:color="auto"/>
            </w:tcBorders>
            <w:shd w:val="clear" w:color="auto" w:fill="auto"/>
            <w:noWrap/>
            <w:vAlign w:val="center"/>
          </w:tcPr>
          <w:p w14:paraId="00453BB4" w14:textId="64A2FAC3" w:rsidR="00712396" w:rsidRPr="002D1E6F" w:rsidRDefault="00712396" w:rsidP="006936F6">
            <w:pPr>
              <w:spacing w:after="0" w:line="240" w:lineRule="auto"/>
              <w:jc w:val="center"/>
              <w:rPr>
                <w:rFonts w:ascii="Calibri" w:hAnsi="Calibri" w:cs="Calibri"/>
                <w:color w:val="000000"/>
                <w:sz w:val="16"/>
                <w:szCs w:val="16"/>
              </w:rPr>
            </w:pPr>
            <w:r w:rsidRPr="002D1E6F">
              <w:rPr>
                <w:rFonts w:ascii="Calibri" w:hAnsi="Calibri" w:cs="Calibri"/>
                <w:color w:val="000000"/>
                <w:sz w:val="16"/>
                <w:szCs w:val="16"/>
              </w:rPr>
              <w:t>SM5 05</w:t>
            </w:r>
          </w:p>
        </w:tc>
      </w:tr>
    </w:tbl>
    <w:p w14:paraId="32575C88" w14:textId="01EFCD3D" w:rsidR="00EA5DB3" w:rsidRPr="002D1E6F" w:rsidRDefault="00EA5DB3" w:rsidP="00FD1F11">
      <w:pPr>
        <w:tabs>
          <w:tab w:val="left" w:pos="216"/>
          <w:tab w:val="left" w:pos="2347"/>
          <w:tab w:val="left" w:pos="4143"/>
          <w:tab w:val="left" w:pos="5619"/>
          <w:tab w:val="left" w:pos="7015"/>
          <w:tab w:val="left" w:pos="8331"/>
          <w:tab w:val="left" w:pos="9707"/>
          <w:tab w:val="left" w:pos="11083"/>
          <w:tab w:val="left" w:pos="12699"/>
          <w:tab w:val="left" w:pos="14255"/>
          <w:tab w:val="left" w:pos="15991"/>
          <w:tab w:val="left" w:pos="18507"/>
          <w:tab w:val="left" w:pos="21143"/>
          <w:tab w:val="left" w:pos="23179"/>
          <w:tab w:val="left" w:pos="24635"/>
          <w:tab w:val="left" w:pos="26571"/>
        </w:tabs>
        <w:spacing w:after="0" w:line="240" w:lineRule="auto"/>
      </w:pPr>
    </w:p>
    <w:sectPr w:rsidR="00EA5DB3" w:rsidRPr="002D1E6F" w:rsidSect="00FF0200">
      <w:pgSz w:w="16838" w:h="11906" w:orient="landscape"/>
      <w:pgMar w:top="1440" w:right="1247" w:bottom="1361" w:left="1247" w:header="709" w:footer="709" w:gutter="0"/>
      <w:cols w:space="708"/>
      <w:docGrid w:linePitch="360"/>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A7C40F" w16cex:dateUtc="2020-07-02T00:25:00Z"/>
  <w16cex:commentExtensible w16cex:durableId="22A6E77F" w16cex:dateUtc="2020-07-01T08:44:00Z"/>
  <w16cex:commentExtensible w16cex:durableId="22A7C4AA" w16cex:dateUtc="2020-07-02T00:27:00Z"/>
  <w16cex:commentExtensible w16cex:durableId="22A5B549" w16cex:dateUtc="2020-06-30T10:57:00Z"/>
  <w16cex:commentExtensible w16cex:durableId="22A6E5FB" w16cex:dateUtc="2020-07-01T08:37:00Z"/>
  <w16cex:commentExtensible w16cex:durableId="22A5B570" w16cex:dateUtc="2020-06-30T10:58:00Z"/>
  <w16cex:commentExtensible w16cex:durableId="22A6E61B" w16cex:dateUtc="2020-07-01T08:38:00Z"/>
  <w16cex:commentExtensible w16cex:durableId="22A5B59F" w16cex:dateUtc="2020-06-30T10:59:00Z"/>
  <w16cex:commentExtensible w16cex:durableId="22A5B5AA" w16cex:dateUtc="2020-06-30T10:59:00Z"/>
  <w16cex:commentExtensible w16cex:durableId="22A6E637" w16cex:dateUtc="2020-07-01T08:38:00Z"/>
  <w16cex:commentExtensible w16cex:durableId="22A5BF9E" w16cex:dateUtc="2020-06-30T11:41:00Z"/>
  <w16cex:commentExtensible w16cex:durableId="22A6E645" w16cex:dateUtc="2020-07-01T08:39:00Z"/>
  <w16cex:commentExtensible w16cex:durableId="22A7B236" w16cex:dateUtc="2020-07-01T23:09:00Z"/>
  <w16cex:commentExtensible w16cex:durableId="22A5B5BC" w16cex:dateUtc="2020-06-30T10:59:00Z"/>
  <w16cex:commentExtensible w16cex:durableId="22A6E640" w16cex:dateUtc="2020-07-01T08:38:00Z"/>
  <w16cex:commentExtensible w16cex:durableId="22A5B5C8" w16cex:dateUtc="2020-06-30T10:5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364E3908" w16cid:durableId="22A7C40F"/>
  <w16cid:commentId w16cid:paraId="6DE1CE53" w16cid:durableId="22A6E2B0"/>
  <w16cid:commentId w16cid:paraId="061702B0" w16cid:durableId="22A6E77F"/>
  <w16cid:commentId w16cid:paraId="3FE37891" w16cid:durableId="22A7C4AA"/>
  <w16cid:commentId w16cid:paraId="4832CEE2" w16cid:durableId="22A5B549"/>
  <w16cid:commentId w16cid:paraId="4A2C0207" w16cid:durableId="22A6E2B2"/>
  <w16cid:commentId w16cid:paraId="66833415" w16cid:durableId="22A6E5FB"/>
  <w16cid:commentId w16cid:paraId="64DD847B" w16cid:durableId="22A5B570"/>
  <w16cid:commentId w16cid:paraId="2F6CF157" w16cid:durableId="22A6E2B4"/>
  <w16cid:commentId w16cid:paraId="2E9E53AC" w16cid:durableId="22A6E61B"/>
  <w16cid:commentId w16cid:paraId="559F3F66" w16cid:durableId="22A5B59F"/>
  <w16cid:commentId w16cid:paraId="729F2507" w16cid:durableId="22A5B5AA"/>
  <w16cid:commentId w16cid:paraId="43D2B236" w16cid:durableId="22A6E2B7"/>
  <w16cid:commentId w16cid:paraId="3E5A9418" w16cid:durableId="22A6E637"/>
  <w16cid:commentId w16cid:paraId="4BD693C7" w16cid:durableId="22A5BF9E"/>
  <w16cid:commentId w16cid:paraId="6E340922" w16cid:durableId="22A6E2B9"/>
  <w16cid:commentId w16cid:paraId="63074259" w16cid:durableId="22A6E645"/>
  <w16cid:commentId w16cid:paraId="41F45633" w16cid:durableId="22A7B236"/>
  <w16cid:commentId w16cid:paraId="23CE7B0F" w16cid:durableId="22A5B5BC"/>
  <w16cid:commentId w16cid:paraId="203A2869" w16cid:durableId="22A6E2BB"/>
  <w16cid:commentId w16cid:paraId="08636A9A" w16cid:durableId="22A6E640"/>
  <w16cid:commentId w16cid:paraId="7BD45C98" w16cid:durableId="22A5B5C8"/>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95AC020" w14:textId="77777777" w:rsidR="004D7E68" w:rsidRDefault="004D7E68" w:rsidP="003A3A1F">
      <w:pPr>
        <w:spacing w:after="0" w:line="240" w:lineRule="auto"/>
      </w:pPr>
      <w:r>
        <w:separator/>
      </w:r>
    </w:p>
  </w:endnote>
  <w:endnote w:type="continuationSeparator" w:id="0">
    <w:p w14:paraId="1A08B552" w14:textId="77777777" w:rsidR="004D7E68" w:rsidRDefault="004D7E68" w:rsidP="003A3A1F">
      <w:pPr>
        <w:spacing w:after="0" w:line="240" w:lineRule="auto"/>
      </w:pPr>
      <w:r>
        <w:continuationSeparator/>
      </w:r>
    </w:p>
  </w:endnote>
  <w:endnote w:type="continuationNotice" w:id="1">
    <w:p w14:paraId="14608F29" w14:textId="77777777" w:rsidR="004D7E68" w:rsidRDefault="004D7E6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52954254"/>
      <w:docPartObj>
        <w:docPartGallery w:val="Page Numbers (Bottom of Page)"/>
        <w:docPartUnique/>
      </w:docPartObj>
    </w:sdtPr>
    <w:sdtEndPr>
      <w:rPr>
        <w:noProof/>
      </w:rPr>
    </w:sdtEndPr>
    <w:sdtContent>
      <w:p w14:paraId="1E95F8B0" w14:textId="67BD99C2" w:rsidR="004D7E68" w:rsidRDefault="004D7E68">
        <w:pPr>
          <w:pStyle w:val="Footer"/>
          <w:jc w:val="right"/>
        </w:pPr>
        <w:r>
          <w:fldChar w:fldCharType="begin"/>
        </w:r>
        <w:r>
          <w:instrText xml:space="preserve"> PAGE   \* MERGEFORMAT </w:instrText>
        </w:r>
        <w:r>
          <w:fldChar w:fldCharType="separate"/>
        </w:r>
        <w:r w:rsidR="00E9069D">
          <w:rPr>
            <w:noProof/>
          </w:rPr>
          <w:t>60</w:t>
        </w:r>
        <w:r>
          <w:rPr>
            <w:noProof/>
          </w:rPr>
          <w:fldChar w:fldCharType="end"/>
        </w:r>
      </w:p>
    </w:sdtContent>
  </w:sdt>
  <w:p w14:paraId="1E95F8B1" w14:textId="77777777" w:rsidR="004D7E68" w:rsidRDefault="004D7E6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4857666"/>
      <w:docPartObj>
        <w:docPartGallery w:val="Page Numbers (Bottom of Page)"/>
        <w:docPartUnique/>
      </w:docPartObj>
    </w:sdtPr>
    <w:sdtEndPr>
      <w:rPr>
        <w:noProof/>
      </w:rPr>
    </w:sdtEndPr>
    <w:sdtContent>
      <w:p w14:paraId="39896756" w14:textId="4BDBA29F" w:rsidR="004D7E68" w:rsidRDefault="004D7E68">
        <w:pPr>
          <w:pStyle w:val="Footer"/>
          <w:jc w:val="right"/>
        </w:pPr>
        <w:r>
          <w:fldChar w:fldCharType="begin"/>
        </w:r>
        <w:r>
          <w:instrText xml:space="preserve"> PAGE   \* MERGEFORMAT </w:instrText>
        </w:r>
        <w:r>
          <w:fldChar w:fldCharType="separate"/>
        </w:r>
        <w:r w:rsidR="00E9069D">
          <w:rPr>
            <w:noProof/>
          </w:rPr>
          <w:t>67</w:t>
        </w:r>
        <w:r>
          <w:rPr>
            <w:noProof/>
          </w:rPr>
          <w:fldChar w:fldCharType="end"/>
        </w:r>
      </w:p>
    </w:sdtContent>
  </w:sdt>
  <w:p w14:paraId="674E1785" w14:textId="77777777" w:rsidR="004D7E68" w:rsidRDefault="004D7E6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69891D6" w14:textId="77777777" w:rsidR="004D7E68" w:rsidRDefault="004D7E68" w:rsidP="003A3A1F">
      <w:pPr>
        <w:spacing w:after="0" w:line="240" w:lineRule="auto"/>
      </w:pPr>
      <w:r>
        <w:separator/>
      </w:r>
    </w:p>
  </w:footnote>
  <w:footnote w:type="continuationSeparator" w:id="0">
    <w:p w14:paraId="54CBA232" w14:textId="77777777" w:rsidR="004D7E68" w:rsidRDefault="004D7E68" w:rsidP="003A3A1F">
      <w:pPr>
        <w:spacing w:after="0" w:line="240" w:lineRule="auto"/>
      </w:pPr>
      <w:r>
        <w:continuationSeparator/>
      </w:r>
    </w:p>
  </w:footnote>
  <w:footnote w:type="continuationNotice" w:id="1">
    <w:p w14:paraId="42ABF79E" w14:textId="77777777" w:rsidR="004D7E68" w:rsidRDefault="004D7E68">
      <w:pPr>
        <w:spacing w:after="0" w:line="240" w:lineRule="auto"/>
      </w:pPr>
    </w:p>
  </w:footnote>
  <w:footnote w:id="2">
    <w:p w14:paraId="5F597C7D" w14:textId="4310A86B" w:rsidR="004D7E68" w:rsidRPr="003B23BA" w:rsidRDefault="004D7E68">
      <w:pPr>
        <w:pStyle w:val="FootnoteText"/>
        <w:rPr>
          <w:lang w:val="en-IE"/>
        </w:rPr>
      </w:pPr>
      <w:r>
        <w:rPr>
          <w:rStyle w:val="FootnoteReference"/>
        </w:rPr>
        <w:footnoteRef/>
      </w:r>
      <w:r>
        <w:t xml:space="preserve"> </w:t>
      </w:r>
      <w:r w:rsidRPr="00A81804">
        <w:t>http://www.ices.dk/marine-data/data-portals/Pages/RDB-FishFrame.aspx</w:t>
      </w:r>
    </w:p>
  </w:footnote>
  <w:footnote w:id="3">
    <w:p w14:paraId="344FFBD3" w14:textId="03EDBFF3" w:rsidR="004D7E68" w:rsidRPr="00790E5A" w:rsidRDefault="004D7E68" w:rsidP="00790E5A">
      <w:pPr>
        <w:pStyle w:val="FootnoteText"/>
      </w:pPr>
      <w:r>
        <w:rPr>
          <w:rStyle w:val="FootnoteReference"/>
        </w:rPr>
        <w:footnoteRef/>
      </w:r>
      <w:r>
        <w:t xml:space="preserve"> hereby termed commercial species for sake of simplicity</w:t>
      </w:r>
    </w:p>
  </w:footnote>
  <w:footnote w:id="4">
    <w:p w14:paraId="24E84B14" w14:textId="77777777" w:rsidR="004D7E68" w:rsidRPr="003A3A1F" w:rsidRDefault="004D7E68" w:rsidP="007A281E">
      <w:pPr>
        <w:pStyle w:val="FootnoteText"/>
      </w:pPr>
      <w:r>
        <w:rPr>
          <w:rStyle w:val="FootnoteReference"/>
        </w:rPr>
        <w:footnoteRef/>
      </w:r>
      <w:r>
        <w:t xml:space="preserve"> </w:t>
      </w:r>
      <w:r w:rsidRPr="006669AA">
        <w:rPr>
          <w:sz w:val="16"/>
          <w:szCs w:val="16"/>
        </w:rPr>
        <w:t>“</w:t>
      </w:r>
      <w:r w:rsidRPr="006669AA">
        <w:rPr>
          <w:b/>
          <w:sz w:val="16"/>
          <w:szCs w:val="16"/>
        </w:rPr>
        <w:t>At-sea sampling with trips as primary sampling units</w:t>
      </w:r>
      <w:r w:rsidRPr="006669AA">
        <w:rPr>
          <w:sz w:val="16"/>
          <w:szCs w:val="16"/>
        </w:rPr>
        <w:t>. When trips can be selected randomly from a fleet of vessels, at least approximately, it is often reasonable to treat vessel-trips as the primary sampling units. In such cases, the list of all trips (obtained at the end of the year) makes up the sampling frame. This is a virtual frame that cannot be used in stage 1 to select the trips. The actual selection is typically based on a frame with a vessel list crossed with time. For a fleet with day-trips this can easily be achieved by randomizing the selection of days and vessels. For fleets with varying trip-length it is more difficult to selected vessels and trips with approximately equal inclusion probabilities. It can be helpful to create strata where vessels with a similar trip length are grouped“, (WKPICS, 2013 p. 41)</w:t>
      </w:r>
    </w:p>
  </w:footnote>
  <w:footnote w:id="5">
    <w:p w14:paraId="599909D9" w14:textId="77777777" w:rsidR="004D7E68" w:rsidRDefault="004D7E68" w:rsidP="003A2430">
      <w:pPr>
        <w:pStyle w:val="FootnoteText"/>
        <w:rPr>
          <w:lang w:val="en-US"/>
        </w:rPr>
      </w:pPr>
      <w:r>
        <w:rPr>
          <w:rStyle w:val="FootnoteReference"/>
        </w:rPr>
        <w:footnoteRef/>
      </w:r>
      <w:r>
        <w:t xml:space="preserve"> ICES. 2020. Workshop on Estimation with the RDBES data model (WKRDB-EST; outputs from 2019 meeting). ICES Scientific Reports. 2:5. 106 pp. http://doi.org/10.17895/ices.pub.5954</w:t>
      </w:r>
    </w:p>
  </w:footnote>
  <w:footnote w:id="6">
    <w:p w14:paraId="1E0C1AF7" w14:textId="77777777" w:rsidR="004D7E68" w:rsidRPr="00973A74" w:rsidRDefault="004D7E68" w:rsidP="00071100">
      <w:pPr>
        <w:pStyle w:val="FootnoteText"/>
        <w:rPr>
          <w:lang w:val="en-US"/>
        </w:rPr>
      </w:pPr>
      <w:r>
        <w:rPr>
          <w:rStyle w:val="FootnoteReference"/>
        </w:rPr>
        <w:footnoteRef/>
      </w:r>
      <w:r>
        <w:t xml:space="preserve"> ICES. 2020. Workshop on Estimation with the RDBES data model (WKRDB-EST; outputs from 2019 meeting). ICES Scientific Reports. 2:5. 106 pp. http://doi.org/10.17895/ices.pub.5954</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770B5D"/>
    <w:multiLevelType w:val="hybridMultilevel"/>
    <w:tmpl w:val="3D8CA044"/>
    <w:lvl w:ilvl="0" w:tplc="2B3C0F74">
      <w:start w:val="2"/>
      <w:numFmt w:val="bullet"/>
      <w:lvlText w:val="-"/>
      <w:lvlJc w:val="left"/>
      <w:pPr>
        <w:ind w:left="720" w:hanging="360"/>
      </w:pPr>
      <w:rPr>
        <w:rFonts w:ascii="Times New Roman" w:eastAsiaTheme="minorHAnsi" w:hAnsi="Times New Roman"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1900EC8"/>
    <w:multiLevelType w:val="hybridMultilevel"/>
    <w:tmpl w:val="44CCC5AA"/>
    <w:lvl w:ilvl="0" w:tplc="18090011">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 w15:restartNumberingAfterBreak="0">
    <w:nsid w:val="04931A94"/>
    <w:multiLevelType w:val="multilevel"/>
    <w:tmpl w:val="BDB202D0"/>
    <w:lvl w:ilvl="0">
      <w:start w:val="5"/>
      <w:numFmt w:val="decimal"/>
      <w:pStyle w:val="Annexheading"/>
      <w:lvlText w:val="Annex %1:"/>
      <w:lvlJc w:val="left"/>
      <w:pPr>
        <w:ind w:left="2041" w:hanging="2041"/>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06785856"/>
    <w:multiLevelType w:val="hybridMultilevel"/>
    <w:tmpl w:val="416E85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C0843BA"/>
    <w:multiLevelType w:val="hybridMultilevel"/>
    <w:tmpl w:val="EF8097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D3E2914"/>
    <w:multiLevelType w:val="hybridMultilevel"/>
    <w:tmpl w:val="5B7E6F90"/>
    <w:lvl w:ilvl="0" w:tplc="04060001">
      <w:start w:val="1"/>
      <w:numFmt w:val="bullet"/>
      <w:lvlText w:val=""/>
      <w:lvlJc w:val="left"/>
      <w:pPr>
        <w:ind w:left="766" w:hanging="360"/>
      </w:pPr>
      <w:rPr>
        <w:rFonts w:ascii="Symbol" w:hAnsi="Symbol" w:hint="default"/>
      </w:rPr>
    </w:lvl>
    <w:lvl w:ilvl="1" w:tplc="04060003" w:tentative="1">
      <w:start w:val="1"/>
      <w:numFmt w:val="bullet"/>
      <w:lvlText w:val="o"/>
      <w:lvlJc w:val="left"/>
      <w:pPr>
        <w:ind w:left="1486" w:hanging="360"/>
      </w:pPr>
      <w:rPr>
        <w:rFonts w:ascii="Courier New" w:hAnsi="Courier New" w:cs="Courier New" w:hint="default"/>
      </w:rPr>
    </w:lvl>
    <w:lvl w:ilvl="2" w:tplc="04060005" w:tentative="1">
      <w:start w:val="1"/>
      <w:numFmt w:val="bullet"/>
      <w:lvlText w:val=""/>
      <w:lvlJc w:val="left"/>
      <w:pPr>
        <w:ind w:left="2206" w:hanging="360"/>
      </w:pPr>
      <w:rPr>
        <w:rFonts w:ascii="Wingdings" w:hAnsi="Wingdings" w:hint="default"/>
      </w:rPr>
    </w:lvl>
    <w:lvl w:ilvl="3" w:tplc="04060001" w:tentative="1">
      <w:start w:val="1"/>
      <w:numFmt w:val="bullet"/>
      <w:lvlText w:val=""/>
      <w:lvlJc w:val="left"/>
      <w:pPr>
        <w:ind w:left="2926" w:hanging="360"/>
      </w:pPr>
      <w:rPr>
        <w:rFonts w:ascii="Symbol" w:hAnsi="Symbol" w:hint="default"/>
      </w:rPr>
    </w:lvl>
    <w:lvl w:ilvl="4" w:tplc="04060003" w:tentative="1">
      <w:start w:val="1"/>
      <w:numFmt w:val="bullet"/>
      <w:lvlText w:val="o"/>
      <w:lvlJc w:val="left"/>
      <w:pPr>
        <w:ind w:left="3646" w:hanging="360"/>
      </w:pPr>
      <w:rPr>
        <w:rFonts w:ascii="Courier New" w:hAnsi="Courier New" w:cs="Courier New" w:hint="default"/>
      </w:rPr>
    </w:lvl>
    <w:lvl w:ilvl="5" w:tplc="04060005" w:tentative="1">
      <w:start w:val="1"/>
      <w:numFmt w:val="bullet"/>
      <w:lvlText w:val=""/>
      <w:lvlJc w:val="left"/>
      <w:pPr>
        <w:ind w:left="4366" w:hanging="360"/>
      </w:pPr>
      <w:rPr>
        <w:rFonts w:ascii="Wingdings" w:hAnsi="Wingdings" w:hint="default"/>
      </w:rPr>
    </w:lvl>
    <w:lvl w:ilvl="6" w:tplc="04060001" w:tentative="1">
      <w:start w:val="1"/>
      <w:numFmt w:val="bullet"/>
      <w:lvlText w:val=""/>
      <w:lvlJc w:val="left"/>
      <w:pPr>
        <w:ind w:left="5086" w:hanging="360"/>
      </w:pPr>
      <w:rPr>
        <w:rFonts w:ascii="Symbol" w:hAnsi="Symbol" w:hint="default"/>
      </w:rPr>
    </w:lvl>
    <w:lvl w:ilvl="7" w:tplc="04060003" w:tentative="1">
      <w:start w:val="1"/>
      <w:numFmt w:val="bullet"/>
      <w:lvlText w:val="o"/>
      <w:lvlJc w:val="left"/>
      <w:pPr>
        <w:ind w:left="5806" w:hanging="360"/>
      </w:pPr>
      <w:rPr>
        <w:rFonts w:ascii="Courier New" w:hAnsi="Courier New" w:cs="Courier New" w:hint="default"/>
      </w:rPr>
    </w:lvl>
    <w:lvl w:ilvl="8" w:tplc="04060005" w:tentative="1">
      <w:start w:val="1"/>
      <w:numFmt w:val="bullet"/>
      <w:lvlText w:val=""/>
      <w:lvlJc w:val="left"/>
      <w:pPr>
        <w:ind w:left="6526" w:hanging="360"/>
      </w:pPr>
      <w:rPr>
        <w:rFonts w:ascii="Wingdings" w:hAnsi="Wingdings" w:hint="default"/>
      </w:rPr>
    </w:lvl>
  </w:abstractNum>
  <w:abstractNum w:abstractNumId="6" w15:restartNumberingAfterBreak="0">
    <w:nsid w:val="0FC93C4A"/>
    <w:multiLevelType w:val="hybridMultilevel"/>
    <w:tmpl w:val="5AF600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2EF1EA0"/>
    <w:multiLevelType w:val="hybridMultilevel"/>
    <w:tmpl w:val="0CFA57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A3A587D"/>
    <w:multiLevelType w:val="hybridMultilevel"/>
    <w:tmpl w:val="F52671D2"/>
    <w:lvl w:ilvl="0" w:tplc="04060001">
      <w:start w:val="1"/>
      <w:numFmt w:val="bullet"/>
      <w:lvlText w:val=""/>
      <w:lvlJc w:val="left"/>
      <w:pPr>
        <w:ind w:left="720" w:hanging="360"/>
      </w:pPr>
      <w:rPr>
        <w:rFonts w:ascii="Symbol" w:hAnsi="Symbol" w:hint="default"/>
      </w:rPr>
    </w:lvl>
    <w:lvl w:ilvl="1" w:tplc="04060019">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9" w15:restartNumberingAfterBreak="0">
    <w:nsid w:val="1B0C4F81"/>
    <w:multiLevelType w:val="hybridMultilevel"/>
    <w:tmpl w:val="89EE11E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 w15:restartNumberingAfterBreak="0">
    <w:nsid w:val="1C6C1626"/>
    <w:multiLevelType w:val="hybridMultilevel"/>
    <w:tmpl w:val="7E3E84B4"/>
    <w:lvl w:ilvl="0" w:tplc="0809000F">
      <w:start w:val="1"/>
      <w:numFmt w:val="decimal"/>
      <w:lvlText w:val="%1."/>
      <w:lvlJc w:val="left"/>
      <w:pPr>
        <w:ind w:left="3600" w:hanging="360"/>
      </w:pPr>
    </w:lvl>
    <w:lvl w:ilvl="1" w:tplc="08090019" w:tentative="1">
      <w:start w:val="1"/>
      <w:numFmt w:val="lowerLetter"/>
      <w:lvlText w:val="%2."/>
      <w:lvlJc w:val="left"/>
      <w:pPr>
        <w:ind w:left="4320" w:hanging="360"/>
      </w:pPr>
    </w:lvl>
    <w:lvl w:ilvl="2" w:tplc="0809001B" w:tentative="1">
      <w:start w:val="1"/>
      <w:numFmt w:val="lowerRoman"/>
      <w:lvlText w:val="%3."/>
      <w:lvlJc w:val="right"/>
      <w:pPr>
        <w:ind w:left="5040" w:hanging="180"/>
      </w:pPr>
    </w:lvl>
    <w:lvl w:ilvl="3" w:tplc="0809000F" w:tentative="1">
      <w:start w:val="1"/>
      <w:numFmt w:val="decimal"/>
      <w:lvlText w:val="%4."/>
      <w:lvlJc w:val="left"/>
      <w:pPr>
        <w:ind w:left="5760" w:hanging="360"/>
      </w:pPr>
    </w:lvl>
    <w:lvl w:ilvl="4" w:tplc="08090019" w:tentative="1">
      <w:start w:val="1"/>
      <w:numFmt w:val="lowerLetter"/>
      <w:lvlText w:val="%5."/>
      <w:lvlJc w:val="left"/>
      <w:pPr>
        <w:ind w:left="6480" w:hanging="360"/>
      </w:pPr>
    </w:lvl>
    <w:lvl w:ilvl="5" w:tplc="0809001B" w:tentative="1">
      <w:start w:val="1"/>
      <w:numFmt w:val="lowerRoman"/>
      <w:lvlText w:val="%6."/>
      <w:lvlJc w:val="right"/>
      <w:pPr>
        <w:ind w:left="7200" w:hanging="180"/>
      </w:pPr>
    </w:lvl>
    <w:lvl w:ilvl="6" w:tplc="0809000F" w:tentative="1">
      <w:start w:val="1"/>
      <w:numFmt w:val="decimal"/>
      <w:lvlText w:val="%7."/>
      <w:lvlJc w:val="left"/>
      <w:pPr>
        <w:ind w:left="7920" w:hanging="360"/>
      </w:pPr>
    </w:lvl>
    <w:lvl w:ilvl="7" w:tplc="08090019" w:tentative="1">
      <w:start w:val="1"/>
      <w:numFmt w:val="lowerLetter"/>
      <w:lvlText w:val="%8."/>
      <w:lvlJc w:val="left"/>
      <w:pPr>
        <w:ind w:left="8640" w:hanging="360"/>
      </w:pPr>
    </w:lvl>
    <w:lvl w:ilvl="8" w:tplc="0809001B" w:tentative="1">
      <w:start w:val="1"/>
      <w:numFmt w:val="lowerRoman"/>
      <w:lvlText w:val="%9."/>
      <w:lvlJc w:val="right"/>
      <w:pPr>
        <w:ind w:left="9360" w:hanging="180"/>
      </w:pPr>
    </w:lvl>
  </w:abstractNum>
  <w:abstractNum w:abstractNumId="11" w15:restartNumberingAfterBreak="0">
    <w:nsid w:val="254B6E27"/>
    <w:multiLevelType w:val="hybridMultilevel"/>
    <w:tmpl w:val="DD3CE064"/>
    <w:lvl w:ilvl="0" w:tplc="F5D20B92">
      <w:start w:val="1"/>
      <w:numFmt w:val="decimal"/>
      <w:lvlText w:val="%1."/>
      <w:lvlJc w:val="left"/>
      <w:pPr>
        <w:ind w:left="1664" w:hanging="360"/>
      </w:pPr>
      <w:rPr>
        <w:rFonts w:asciiTheme="minorHAnsi" w:eastAsiaTheme="minorHAnsi" w:hAnsiTheme="minorHAnsi" w:cstheme="minorBidi"/>
      </w:rPr>
    </w:lvl>
    <w:lvl w:ilvl="1" w:tplc="04090019">
      <w:start w:val="1"/>
      <w:numFmt w:val="lowerLetter"/>
      <w:lvlText w:val="%2."/>
      <w:lvlJc w:val="left"/>
      <w:pPr>
        <w:ind w:left="2384" w:hanging="360"/>
      </w:pPr>
    </w:lvl>
    <w:lvl w:ilvl="2" w:tplc="0409001B">
      <w:start w:val="1"/>
      <w:numFmt w:val="lowerRoman"/>
      <w:lvlText w:val="%3."/>
      <w:lvlJc w:val="right"/>
      <w:pPr>
        <w:ind w:left="3104" w:hanging="180"/>
      </w:pPr>
    </w:lvl>
    <w:lvl w:ilvl="3" w:tplc="0409000F">
      <w:start w:val="1"/>
      <w:numFmt w:val="decimal"/>
      <w:lvlText w:val="%4."/>
      <w:lvlJc w:val="left"/>
      <w:pPr>
        <w:ind w:left="3824" w:hanging="360"/>
      </w:pPr>
    </w:lvl>
    <w:lvl w:ilvl="4" w:tplc="04090019">
      <w:start w:val="1"/>
      <w:numFmt w:val="lowerLetter"/>
      <w:lvlText w:val="%5."/>
      <w:lvlJc w:val="left"/>
      <w:pPr>
        <w:ind w:left="4544" w:hanging="360"/>
      </w:pPr>
    </w:lvl>
    <w:lvl w:ilvl="5" w:tplc="0409001B">
      <w:start w:val="1"/>
      <w:numFmt w:val="lowerRoman"/>
      <w:lvlText w:val="%6."/>
      <w:lvlJc w:val="right"/>
      <w:pPr>
        <w:ind w:left="5264" w:hanging="180"/>
      </w:pPr>
    </w:lvl>
    <w:lvl w:ilvl="6" w:tplc="0409000F">
      <w:start w:val="1"/>
      <w:numFmt w:val="decimal"/>
      <w:lvlText w:val="%7."/>
      <w:lvlJc w:val="left"/>
      <w:pPr>
        <w:ind w:left="5984" w:hanging="360"/>
      </w:pPr>
    </w:lvl>
    <w:lvl w:ilvl="7" w:tplc="04090019">
      <w:start w:val="1"/>
      <w:numFmt w:val="lowerLetter"/>
      <w:lvlText w:val="%8."/>
      <w:lvlJc w:val="left"/>
      <w:pPr>
        <w:ind w:left="6704" w:hanging="360"/>
      </w:pPr>
    </w:lvl>
    <w:lvl w:ilvl="8" w:tplc="0409001B">
      <w:start w:val="1"/>
      <w:numFmt w:val="lowerRoman"/>
      <w:lvlText w:val="%9."/>
      <w:lvlJc w:val="right"/>
      <w:pPr>
        <w:ind w:left="7424" w:hanging="180"/>
      </w:pPr>
    </w:lvl>
  </w:abstractNum>
  <w:abstractNum w:abstractNumId="12" w15:restartNumberingAfterBreak="0">
    <w:nsid w:val="267178CB"/>
    <w:multiLevelType w:val="hybridMultilevel"/>
    <w:tmpl w:val="A844B0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B4B23C6"/>
    <w:multiLevelType w:val="hybridMultilevel"/>
    <w:tmpl w:val="2850DC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F27314D"/>
    <w:multiLevelType w:val="hybridMultilevel"/>
    <w:tmpl w:val="B3AC4932"/>
    <w:lvl w:ilvl="0" w:tplc="18090011">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5" w15:restartNumberingAfterBreak="0">
    <w:nsid w:val="35E834FA"/>
    <w:multiLevelType w:val="hybridMultilevel"/>
    <w:tmpl w:val="27E00F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728325D"/>
    <w:multiLevelType w:val="hybridMultilevel"/>
    <w:tmpl w:val="B686B6B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38357E87"/>
    <w:multiLevelType w:val="hybridMultilevel"/>
    <w:tmpl w:val="AC769772"/>
    <w:lvl w:ilvl="0" w:tplc="696CC8B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46A516D"/>
    <w:multiLevelType w:val="hybridMultilevel"/>
    <w:tmpl w:val="FB72ED9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9" w15:restartNumberingAfterBreak="0">
    <w:nsid w:val="48AD66B4"/>
    <w:multiLevelType w:val="hybridMultilevel"/>
    <w:tmpl w:val="C92AD6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4B820E44"/>
    <w:multiLevelType w:val="hybridMultilevel"/>
    <w:tmpl w:val="17B03A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4BA428DC"/>
    <w:multiLevelType w:val="hybridMultilevel"/>
    <w:tmpl w:val="88081DA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4F4136FC"/>
    <w:multiLevelType w:val="hybridMultilevel"/>
    <w:tmpl w:val="398643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54075FBE"/>
    <w:multiLevelType w:val="hybridMultilevel"/>
    <w:tmpl w:val="6AC6C0F8"/>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54644F56"/>
    <w:multiLevelType w:val="hybridMultilevel"/>
    <w:tmpl w:val="ACB890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56176DEC"/>
    <w:multiLevelType w:val="hybridMultilevel"/>
    <w:tmpl w:val="96EC71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589F10AF"/>
    <w:multiLevelType w:val="hybridMultilevel"/>
    <w:tmpl w:val="5350BF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59BD7E9F"/>
    <w:multiLevelType w:val="hybridMultilevel"/>
    <w:tmpl w:val="F302414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8" w15:restartNumberingAfterBreak="0">
    <w:nsid w:val="5A8C6802"/>
    <w:multiLevelType w:val="hybridMultilevel"/>
    <w:tmpl w:val="BAF49796"/>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9" w15:restartNumberingAfterBreak="0">
    <w:nsid w:val="5AF24C28"/>
    <w:multiLevelType w:val="hybridMultilevel"/>
    <w:tmpl w:val="266693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5E3862F3"/>
    <w:multiLevelType w:val="hybridMultilevel"/>
    <w:tmpl w:val="BA70F7E6"/>
    <w:lvl w:ilvl="0" w:tplc="04090013">
      <w:start w:val="1"/>
      <w:numFmt w:val="upperRoman"/>
      <w:lvlText w:val="%1."/>
      <w:lvlJc w:val="right"/>
      <w:pPr>
        <w:ind w:left="720" w:hanging="360"/>
      </w:pPr>
      <w:rPr>
        <w:rFont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60380DC0"/>
    <w:multiLevelType w:val="hybridMultilevel"/>
    <w:tmpl w:val="40847C42"/>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32" w15:restartNumberingAfterBreak="0">
    <w:nsid w:val="607821A2"/>
    <w:multiLevelType w:val="hybridMultilevel"/>
    <w:tmpl w:val="EA9E343A"/>
    <w:lvl w:ilvl="0" w:tplc="1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33" w15:restartNumberingAfterBreak="0">
    <w:nsid w:val="64C102B1"/>
    <w:multiLevelType w:val="hybridMultilevel"/>
    <w:tmpl w:val="E732F9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6705022E"/>
    <w:multiLevelType w:val="hybridMultilevel"/>
    <w:tmpl w:val="70724F22"/>
    <w:lvl w:ilvl="0" w:tplc="08090001">
      <w:start w:val="1"/>
      <w:numFmt w:val="bullet"/>
      <w:lvlText w:val=""/>
      <w:lvlJc w:val="left"/>
      <w:pPr>
        <w:ind w:left="720" w:hanging="360"/>
      </w:pPr>
      <w:rPr>
        <w:rFonts w:ascii="Symbol" w:hAnsi="Symbol" w:hint="default"/>
      </w:rPr>
    </w:lvl>
    <w:lvl w:ilvl="1" w:tplc="24985D9C">
      <w:numFmt w:val="bullet"/>
      <w:lvlText w:val="•"/>
      <w:lvlJc w:val="left"/>
      <w:pPr>
        <w:ind w:left="1800" w:hanging="720"/>
      </w:pPr>
      <w:rPr>
        <w:rFonts w:ascii="Calibri" w:eastAsiaTheme="minorHAnsi" w:hAnsi="Calibri" w:cstheme="minorBidi" w:hint="default"/>
      </w:rPr>
    </w:lvl>
    <w:lvl w:ilvl="2" w:tplc="08090005" w:tentative="1">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67A87486"/>
    <w:multiLevelType w:val="hybridMultilevel"/>
    <w:tmpl w:val="41D87FA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75C599C"/>
    <w:multiLevelType w:val="hybridMultilevel"/>
    <w:tmpl w:val="DFC04D28"/>
    <w:lvl w:ilvl="0" w:tplc="C2500A7E">
      <w:start w:val="2"/>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7BE673CE"/>
    <w:multiLevelType w:val="hybridMultilevel"/>
    <w:tmpl w:val="E5F485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4"/>
  </w:num>
  <w:num w:numId="2">
    <w:abstractNumId w:val="18"/>
  </w:num>
  <w:num w:numId="3">
    <w:abstractNumId w:val="1"/>
  </w:num>
  <w:num w:numId="4">
    <w:abstractNumId w:val="0"/>
  </w:num>
  <w:num w:numId="5">
    <w:abstractNumId w:val="34"/>
  </w:num>
  <w:num w:numId="6">
    <w:abstractNumId w:val="21"/>
  </w:num>
  <w:num w:numId="7">
    <w:abstractNumId w:val="33"/>
  </w:num>
  <w:num w:numId="8">
    <w:abstractNumId w:val="31"/>
  </w:num>
  <w:num w:numId="9">
    <w:abstractNumId w:val="4"/>
  </w:num>
  <w:num w:numId="10">
    <w:abstractNumId w:val="25"/>
  </w:num>
  <w:num w:numId="11">
    <w:abstractNumId w:val="37"/>
  </w:num>
  <w:num w:numId="12">
    <w:abstractNumId w:val="15"/>
  </w:num>
  <w:num w:numId="13">
    <w:abstractNumId w:val="22"/>
  </w:num>
  <w:num w:numId="14">
    <w:abstractNumId w:val="9"/>
  </w:num>
  <w:num w:numId="15">
    <w:abstractNumId w:val="5"/>
  </w:num>
  <w:num w:numId="16">
    <w:abstractNumId w:val="8"/>
  </w:num>
  <w:num w:numId="17">
    <w:abstractNumId w:val="20"/>
  </w:num>
  <w:num w:numId="18">
    <w:abstractNumId w:val="24"/>
  </w:num>
  <w:num w:numId="19">
    <w:abstractNumId w:val="10"/>
  </w:num>
  <w:num w:numId="20">
    <w:abstractNumId w:val="7"/>
  </w:num>
  <w:num w:numId="21">
    <w:abstractNumId w:val="23"/>
  </w:num>
  <w:num w:numId="22">
    <w:abstractNumId w:val="17"/>
  </w:num>
  <w:num w:numId="23">
    <w:abstractNumId w:val="32"/>
  </w:num>
  <w:num w:numId="24">
    <w:abstractNumId w:val="30"/>
  </w:num>
  <w:num w:numId="25">
    <w:abstractNumId w:val="12"/>
  </w:num>
  <w:num w:numId="26">
    <w:abstractNumId w:val="36"/>
  </w:num>
  <w:num w:numId="27">
    <w:abstractNumId w:val="27"/>
  </w:num>
  <w:num w:numId="28">
    <w:abstractNumId w:val="2"/>
  </w:num>
  <w:num w:numId="29">
    <w:abstractNumId w:val="35"/>
  </w:num>
  <w:num w:numId="30">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9"/>
  </w:num>
  <w:num w:numId="32">
    <w:abstractNumId w:val="26"/>
  </w:num>
  <w:num w:numId="33">
    <w:abstractNumId w:val="6"/>
  </w:num>
  <w:num w:numId="34">
    <w:abstractNumId w:val="19"/>
  </w:num>
  <w:num w:numId="35">
    <w:abstractNumId w:val="3"/>
  </w:num>
  <w:num w:numId="36">
    <w:abstractNumId w:val="16"/>
  </w:num>
  <w:num w:numId="37">
    <w:abstractNumId w:val="13"/>
  </w:num>
  <w:num w:numId="38">
    <w:abstractNumId w:val="28"/>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Kirsten Birch Håkansson">
    <w15:presenceInfo w15:providerId="None" w15:userId="Kirsten Birch Håkansso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trackRevisions/>
  <w:defaultTabStop w:val="720"/>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53DD9"/>
    <w:rsid w:val="00001B63"/>
    <w:rsid w:val="000047EF"/>
    <w:rsid w:val="000166C1"/>
    <w:rsid w:val="0002047A"/>
    <w:rsid w:val="00024E6B"/>
    <w:rsid w:val="000273F9"/>
    <w:rsid w:val="00034C74"/>
    <w:rsid w:val="00037006"/>
    <w:rsid w:val="00040259"/>
    <w:rsid w:val="000449CD"/>
    <w:rsid w:val="00051C86"/>
    <w:rsid w:val="00060FDE"/>
    <w:rsid w:val="000625E7"/>
    <w:rsid w:val="000655A6"/>
    <w:rsid w:val="00067D76"/>
    <w:rsid w:val="00070A39"/>
    <w:rsid w:val="00071100"/>
    <w:rsid w:val="00073F6D"/>
    <w:rsid w:val="00082D6E"/>
    <w:rsid w:val="00083BA9"/>
    <w:rsid w:val="00083FA7"/>
    <w:rsid w:val="000857BD"/>
    <w:rsid w:val="00085A04"/>
    <w:rsid w:val="00091D7C"/>
    <w:rsid w:val="00092D5C"/>
    <w:rsid w:val="000971B0"/>
    <w:rsid w:val="000A0116"/>
    <w:rsid w:val="000A056D"/>
    <w:rsid w:val="000B1440"/>
    <w:rsid w:val="000B3C0E"/>
    <w:rsid w:val="000B3DA6"/>
    <w:rsid w:val="000B7CE9"/>
    <w:rsid w:val="000C022E"/>
    <w:rsid w:val="000C1662"/>
    <w:rsid w:val="000C2F56"/>
    <w:rsid w:val="000C3BDD"/>
    <w:rsid w:val="000E1BCB"/>
    <w:rsid w:val="000E26E3"/>
    <w:rsid w:val="000E28EF"/>
    <w:rsid w:val="000E3272"/>
    <w:rsid w:val="000E493C"/>
    <w:rsid w:val="000E5D31"/>
    <w:rsid w:val="000F1B62"/>
    <w:rsid w:val="000F521F"/>
    <w:rsid w:val="000F6492"/>
    <w:rsid w:val="00105DBE"/>
    <w:rsid w:val="00105DEB"/>
    <w:rsid w:val="001126E6"/>
    <w:rsid w:val="00113B5E"/>
    <w:rsid w:val="001229A2"/>
    <w:rsid w:val="0012421F"/>
    <w:rsid w:val="00125FC1"/>
    <w:rsid w:val="001317B1"/>
    <w:rsid w:val="00141FE2"/>
    <w:rsid w:val="00145ACE"/>
    <w:rsid w:val="001473AA"/>
    <w:rsid w:val="00153DD9"/>
    <w:rsid w:val="00160AF9"/>
    <w:rsid w:val="00165918"/>
    <w:rsid w:val="00166562"/>
    <w:rsid w:val="00172F50"/>
    <w:rsid w:val="001748EF"/>
    <w:rsid w:val="00175E89"/>
    <w:rsid w:val="0017769E"/>
    <w:rsid w:val="00180CAF"/>
    <w:rsid w:val="001826A5"/>
    <w:rsid w:val="00182A22"/>
    <w:rsid w:val="00184002"/>
    <w:rsid w:val="00186A53"/>
    <w:rsid w:val="00187C45"/>
    <w:rsid w:val="00196F9A"/>
    <w:rsid w:val="001A0F01"/>
    <w:rsid w:val="001A4506"/>
    <w:rsid w:val="001B0738"/>
    <w:rsid w:val="001C1345"/>
    <w:rsid w:val="001C398F"/>
    <w:rsid w:val="001C4E0E"/>
    <w:rsid w:val="001D1357"/>
    <w:rsid w:val="001D22F9"/>
    <w:rsid w:val="001D3992"/>
    <w:rsid w:val="001D4968"/>
    <w:rsid w:val="001D5086"/>
    <w:rsid w:val="001D7ADE"/>
    <w:rsid w:val="001E7EF0"/>
    <w:rsid w:val="00202A56"/>
    <w:rsid w:val="00203592"/>
    <w:rsid w:val="0020387A"/>
    <w:rsid w:val="00213189"/>
    <w:rsid w:val="002137D9"/>
    <w:rsid w:val="00216794"/>
    <w:rsid w:val="0022120E"/>
    <w:rsid w:val="00230D79"/>
    <w:rsid w:val="002318D1"/>
    <w:rsid w:val="002348FB"/>
    <w:rsid w:val="0025443B"/>
    <w:rsid w:val="00254E66"/>
    <w:rsid w:val="00254F7E"/>
    <w:rsid w:val="002576F3"/>
    <w:rsid w:val="0025787C"/>
    <w:rsid w:val="00257D97"/>
    <w:rsid w:val="00262611"/>
    <w:rsid w:val="0026735A"/>
    <w:rsid w:val="00281E26"/>
    <w:rsid w:val="0028510E"/>
    <w:rsid w:val="00285FD3"/>
    <w:rsid w:val="002943AD"/>
    <w:rsid w:val="0029449B"/>
    <w:rsid w:val="00294DCA"/>
    <w:rsid w:val="002964A6"/>
    <w:rsid w:val="00296C5C"/>
    <w:rsid w:val="002970C9"/>
    <w:rsid w:val="002A174E"/>
    <w:rsid w:val="002B3261"/>
    <w:rsid w:val="002B454E"/>
    <w:rsid w:val="002C3D8B"/>
    <w:rsid w:val="002C7F64"/>
    <w:rsid w:val="002D1E6F"/>
    <w:rsid w:val="002D749E"/>
    <w:rsid w:val="002E23AC"/>
    <w:rsid w:val="002E499A"/>
    <w:rsid w:val="002E5187"/>
    <w:rsid w:val="002E54C8"/>
    <w:rsid w:val="002F3C82"/>
    <w:rsid w:val="002F45C4"/>
    <w:rsid w:val="003049C2"/>
    <w:rsid w:val="00312200"/>
    <w:rsid w:val="0031646D"/>
    <w:rsid w:val="003213F3"/>
    <w:rsid w:val="00322C01"/>
    <w:rsid w:val="003319E1"/>
    <w:rsid w:val="00346F2A"/>
    <w:rsid w:val="00347576"/>
    <w:rsid w:val="00350111"/>
    <w:rsid w:val="003524B0"/>
    <w:rsid w:val="0035307A"/>
    <w:rsid w:val="003668FE"/>
    <w:rsid w:val="003717DD"/>
    <w:rsid w:val="00372B9D"/>
    <w:rsid w:val="003748CF"/>
    <w:rsid w:val="00375D5D"/>
    <w:rsid w:val="00377909"/>
    <w:rsid w:val="00381721"/>
    <w:rsid w:val="003821F1"/>
    <w:rsid w:val="0038458F"/>
    <w:rsid w:val="00385B1F"/>
    <w:rsid w:val="00386F3C"/>
    <w:rsid w:val="003A1F4F"/>
    <w:rsid w:val="003A222E"/>
    <w:rsid w:val="003A2430"/>
    <w:rsid w:val="003A3A1F"/>
    <w:rsid w:val="003A6643"/>
    <w:rsid w:val="003B23BA"/>
    <w:rsid w:val="003B4458"/>
    <w:rsid w:val="003B458A"/>
    <w:rsid w:val="003C11CD"/>
    <w:rsid w:val="003C12C8"/>
    <w:rsid w:val="003C1C28"/>
    <w:rsid w:val="003C321A"/>
    <w:rsid w:val="003D5F3A"/>
    <w:rsid w:val="003D6AED"/>
    <w:rsid w:val="003E47BD"/>
    <w:rsid w:val="003E5D1A"/>
    <w:rsid w:val="003F3ED3"/>
    <w:rsid w:val="003F42D3"/>
    <w:rsid w:val="004036E7"/>
    <w:rsid w:val="0040730F"/>
    <w:rsid w:val="00410211"/>
    <w:rsid w:val="00410E11"/>
    <w:rsid w:val="004162BC"/>
    <w:rsid w:val="00422BF6"/>
    <w:rsid w:val="0042319F"/>
    <w:rsid w:val="004264BA"/>
    <w:rsid w:val="00430914"/>
    <w:rsid w:val="00431DE7"/>
    <w:rsid w:val="00434C55"/>
    <w:rsid w:val="00436597"/>
    <w:rsid w:val="00436A84"/>
    <w:rsid w:val="00445341"/>
    <w:rsid w:val="00462315"/>
    <w:rsid w:val="0046351C"/>
    <w:rsid w:val="004670C9"/>
    <w:rsid w:val="0047097B"/>
    <w:rsid w:val="004710B5"/>
    <w:rsid w:val="00472020"/>
    <w:rsid w:val="00473DB9"/>
    <w:rsid w:val="004804F5"/>
    <w:rsid w:val="00480EBA"/>
    <w:rsid w:val="00481C8A"/>
    <w:rsid w:val="00483977"/>
    <w:rsid w:val="0048794D"/>
    <w:rsid w:val="00491E2D"/>
    <w:rsid w:val="00491EB0"/>
    <w:rsid w:val="004926D3"/>
    <w:rsid w:val="00492EB4"/>
    <w:rsid w:val="00494141"/>
    <w:rsid w:val="00495A81"/>
    <w:rsid w:val="004A137D"/>
    <w:rsid w:val="004A33FB"/>
    <w:rsid w:val="004A6133"/>
    <w:rsid w:val="004B269C"/>
    <w:rsid w:val="004C22A6"/>
    <w:rsid w:val="004D1A1F"/>
    <w:rsid w:val="004D2D12"/>
    <w:rsid w:val="004D69AA"/>
    <w:rsid w:val="004D71DA"/>
    <w:rsid w:val="004D7E68"/>
    <w:rsid w:val="004E2F50"/>
    <w:rsid w:val="004E426E"/>
    <w:rsid w:val="004E7E3C"/>
    <w:rsid w:val="004F1E1C"/>
    <w:rsid w:val="004F6124"/>
    <w:rsid w:val="00501460"/>
    <w:rsid w:val="005064FC"/>
    <w:rsid w:val="00510025"/>
    <w:rsid w:val="00516DD5"/>
    <w:rsid w:val="005179A8"/>
    <w:rsid w:val="005251A5"/>
    <w:rsid w:val="005256A7"/>
    <w:rsid w:val="00527D29"/>
    <w:rsid w:val="00533E47"/>
    <w:rsid w:val="00542A70"/>
    <w:rsid w:val="00544A87"/>
    <w:rsid w:val="005477D6"/>
    <w:rsid w:val="0055022E"/>
    <w:rsid w:val="005506D4"/>
    <w:rsid w:val="00554810"/>
    <w:rsid w:val="00562E54"/>
    <w:rsid w:val="005649F7"/>
    <w:rsid w:val="00565A37"/>
    <w:rsid w:val="00570B6C"/>
    <w:rsid w:val="00571E2B"/>
    <w:rsid w:val="00572251"/>
    <w:rsid w:val="00574690"/>
    <w:rsid w:val="00580031"/>
    <w:rsid w:val="00585793"/>
    <w:rsid w:val="005858CF"/>
    <w:rsid w:val="005924E1"/>
    <w:rsid w:val="0059474C"/>
    <w:rsid w:val="005967F7"/>
    <w:rsid w:val="005A7DED"/>
    <w:rsid w:val="005B6361"/>
    <w:rsid w:val="005B7065"/>
    <w:rsid w:val="005C526B"/>
    <w:rsid w:val="005C56B1"/>
    <w:rsid w:val="005D12DF"/>
    <w:rsid w:val="005E02B3"/>
    <w:rsid w:val="005E37CF"/>
    <w:rsid w:val="005E5788"/>
    <w:rsid w:val="005F128B"/>
    <w:rsid w:val="005F1EAE"/>
    <w:rsid w:val="005F2B29"/>
    <w:rsid w:val="005F3F58"/>
    <w:rsid w:val="00603B21"/>
    <w:rsid w:val="0061181A"/>
    <w:rsid w:val="00616D78"/>
    <w:rsid w:val="0062570B"/>
    <w:rsid w:val="00634331"/>
    <w:rsid w:val="0063440E"/>
    <w:rsid w:val="00634E8C"/>
    <w:rsid w:val="006352D7"/>
    <w:rsid w:val="00636C9A"/>
    <w:rsid w:val="00642696"/>
    <w:rsid w:val="0064715F"/>
    <w:rsid w:val="006477E9"/>
    <w:rsid w:val="00650CF6"/>
    <w:rsid w:val="0065164F"/>
    <w:rsid w:val="00652EDD"/>
    <w:rsid w:val="00656839"/>
    <w:rsid w:val="00662FD4"/>
    <w:rsid w:val="00663E7D"/>
    <w:rsid w:val="0066525C"/>
    <w:rsid w:val="006665DB"/>
    <w:rsid w:val="00666A2C"/>
    <w:rsid w:val="006721D8"/>
    <w:rsid w:val="006849C6"/>
    <w:rsid w:val="00687F3A"/>
    <w:rsid w:val="006936F6"/>
    <w:rsid w:val="00695A47"/>
    <w:rsid w:val="006A0058"/>
    <w:rsid w:val="006A531E"/>
    <w:rsid w:val="006B6B95"/>
    <w:rsid w:val="006C0762"/>
    <w:rsid w:val="006D0302"/>
    <w:rsid w:val="006D333C"/>
    <w:rsid w:val="006D3AEF"/>
    <w:rsid w:val="006D4F8F"/>
    <w:rsid w:val="006D70A1"/>
    <w:rsid w:val="006E0508"/>
    <w:rsid w:val="006E4304"/>
    <w:rsid w:val="006E6E09"/>
    <w:rsid w:val="00712396"/>
    <w:rsid w:val="00727A43"/>
    <w:rsid w:val="007409E3"/>
    <w:rsid w:val="0074419C"/>
    <w:rsid w:val="0076762C"/>
    <w:rsid w:val="00767E55"/>
    <w:rsid w:val="00772DCB"/>
    <w:rsid w:val="007734B3"/>
    <w:rsid w:val="00774D9B"/>
    <w:rsid w:val="0078465B"/>
    <w:rsid w:val="0078786D"/>
    <w:rsid w:val="00790E5A"/>
    <w:rsid w:val="00791991"/>
    <w:rsid w:val="007935EA"/>
    <w:rsid w:val="00794754"/>
    <w:rsid w:val="007955AB"/>
    <w:rsid w:val="007A1009"/>
    <w:rsid w:val="007A281E"/>
    <w:rsid w:val="007A5DC4"/>
    <w:rsid w:val="007B1860"/>
    <w:rsid w:val="007B2DAC"/>
    <w:rsid w:val="007B3EAC"/>
    <w:rsid w:val="007C1F94"/>
    <w:rsid w:val="007C6B50"/>
    <w:rsid w:val="007C7DE8"/>
    <w:rsid w:val="007D2234"/>
    <w:rsid w:val="007D43A5"/>
    <w:rsid w:val="007E21F8"/>
    <w:rsid w:val="007E43CF"/>
    <w:rsid w:val="007F12B2"/>
    <w:rsid w:val="007F2E7B"/>
    <w:rsid w:val="007F3B4A"/>
    <w:rsid w:val="007F481C"/>
    <w:rsid w:val="008007E6"/>
    <w:rsid w:val="0080171C"/>
    <w:rsid w:val="008022D7"/>
    <w:rsid w:val="008075C7"/>
    <w:rsid w:val="00813592"/>
    <w:rsid w:val="00816ED6"/>
    <w:rsid w:val="0082207E"/>
    <w:rsid w:val="00826EF4"/>
    <w:rsid w:val="00826FFC"/>
    <w:rsid w:val="00827A55"/>
    <w:rsid w:val="0083068F"/>
    <w:rsid w:val="00831D4D"/>
    <w:rsid w:val="00835965"/>
    <w:rsid w:val="00835CBD"/>
    <w:rsid w:val="00843D1D"/>
    <w:rsid w:val="00844C8C"/>
    <w:rsid w:val="0086251D"/>
    <w:rsid w:val="00863815"/>
    <w:rsid w:val="0087015B"/>
    <w:rsid w:val="00874637"/>
    <w:rsid w:val="008812A8"/>
    <w:rsid w:val="00884225"/>
    <w:rsid w:val="008873DB"/>
    <w:rsid w:val="00887E5B"/>
    <w:rsid w:val="00894262"/>
    <w:rsid w:val="008945B2"/>
    <w:rsid w:val="00897C01"/>
    <w:rsid w:val="008A2A2D"/>
    <w:rsid w:val="008B28F9"/>
    <w:rsid w:val="008B51C2"/>
    <w:rsid w:val="008C1CB5"/>
    <w:rsid w:val="008C6363"/>
    <w:rsid w:val="008D2AB9"/>
    <w:rsid w:val="008D5A1D"/>
    <w:rsid w:val="00912933"/>
    <w:rsid w:val="009138D3"/>
    <w:rsid w:val="009157BD"/>
    <w:rsid w:val="00927FBB"/>
    <w:rsid w:val="0093385E"/>
    <w:rsid w:val="009357D1"/>
    <w:rsid w:val="00937EB9"/>
    <w:rsid w:val="00940F8C"/>
    <w:rsid w:val="00943700"/>
    <w:rsid w:val="0097183B"/>
    <w:rsid w:val="0097225C"/>
    <w:rsid w:val="00973238"/>
    <w:rsid w:val="00973362"/>
    <w:rsid w:val="009A47A9"/>
    <w:rsid w:val="009A47C3"/>
    <w:rsid w:val="009B009A"/>
    <w:rsid w:val="009B24FE"/>
    <w:rsid w:val="009B3F94"/>
    <w:rsid w:val="009B5CCA"/>
    <w:rsid w:val="009B785C"/>
    <w:rsid w:val="009C5AD0"/>
    <w:rsid w:val="009D1C94"/>
    <w:rsid w:val="009D3625"/>
    <w:rsid w:val="009E0ECA"/>
    <w:rsid w:val="009E61FD"/>
    <w:rsid w:val="009F03EC"/>
    <w:rsid w:val="009F3376"/>
    <w:rsid w:val="009F3C45"/>
    <w:rsid w:val="009F4C5C"/>
    <w:rsid w:val="009F4C73"/>
    <w:rsid w:val="009F6A82"/>
    <w:rsid w:val="00A054B6"/>
    <w:rsid w:val="00A07218"/>
    <w:rsid w:val="00A1060E"/>
    <w:rsid w:val="00A14D76"/>
    <w:rsid w:val="00A14F7D"/>
    <w:rsid w:val="00A20DA5"/>
    <w:rsid w:val="00A239E7"/>
    <w:rsid w:val="00A3326B"/>
    <w:rsid w:val="00A34F6B"/>
    <w:rsid w:val="00A358FD"/>
    <w:rsid w:val="00A37E44"/>
    <w:rsid w:val="00A43238"/>
    <w:rsid w:val="00A43A0C"/>
    <w:rsid w:val="00A50F02"/>
    <w:rsid w:val="00A5298A"/>
    <w:rsid w:val="00A55301"/>
    <w:rsid w:val="00A555D8"/>
    <w:rsid w:val="00A61D9F"/>
    <w:rsid w:val="00A710DA"/>
    <w:rsid w:val="00A72674"/>
    <w:rsid w:val="00A74DCA"/>
    <w:rsid w:val="00A75194"/>
    <w:rsid w:val="00A77C16"/>
    <w:rsid w:val="00A81804"/>
    <w:rsid w:val="00A82C35"/>
    <w:rsid w:val="00A834B0"/>
    <w:rsid w:val="00A84614"/>
    <w:rsid w:val="00A873A5"/>
    <w:rsid w:val="00A927E5"/>
    <w:rsid w:val="00AA22C7"/>
    <w:rsid w:val="00AA7387"/>
    <w:rsid w:val="00AA7DBD"/>
    <w:rsid w:val="00AB2FB3"/>
    <w:rsid w:val="00AB36CF"/>
    <w:rsid w:val="00AB7250"/>
    <w:rsid w:val="00AC4ECD"/>
    <w:rsid w:val="00AC70AC"/>
    <w:rsid w:val="00AC72EF"/>
    <w:rsid w:val="00AD302A"/>
    <w:rsid w:val="00AD4FA4"/>
    <w:rsid w:val="00AD5FBE"/>
    <w:rsid w:val="00AD7A92"/>
    <w:rsid w:val="00AF39DE"/>
    <w:rsid w:val="00AF3BB6"/>
    <w:rsid w:val="00AF5025"/>
    <w:rsid w:val="00AF5616"/>
    <w:rsid w:val="00AF7471"/>
    <w:rsid w:val="00AF7541"/>
    <w:rsid w:val="00B040B1"/>
    <w:rsid w:val="00B06860"/>
    <w:rsid w:val="00B12EDE"/>
    <w:rsid w:val="00B24F23"/>
    <w:rsid w:val="00B252CD"/>
    <w:rsid w:val="00B313B7"/>
    <w:rsid w:val="00B336EF"/>
    <w:rsid w:val="00B407FE"/>
    <w:rsid w:val="00B44A24"/>
    <w:rsid w:val="00B5335E"/>
    <w:rsid w:val="00B621CB"/>
    <w:rsid w:val="00B67C6B"/>
    <w:rsid w:val="00B759AC"/>
    <w:rsid w:val="00B76AB8"/>
    <w:rsid w:val="00B8050E"/>
    <w:rsid w:val="00B80E6D"/>
    <w:rsid w:val="00B81635"/>
    <w:rsid w:val="00B82486"/>
    <w:rsid w:val="00B8674C"/>
    <w:rsid w:val="00B878A1"/>
    <w:rsid w:val="00B87943"/>
    <w:rsid w:val="00B91671"/>
    <w:rsid w:val="00B95E58"/>
    <w:rsid w:val="00BA1D9F"/>
    <w:rsid w:val="00BA296E"/>
    <w:rsid w:val="00BA3552"/>
    <w:rsid w:val="00BB05D8"/>
    <w:rsid w:val="00BB127B"/>
    <w:rsid w:val="00BB2DC4"/>
    <w:rsid w:val="00BB7F6B"/>
    <w:rsid w:val="00BC05E1"/>
    <w:rsid w:val="00BC266F"/>
    <w:rsid w:val="00BC6CD7"/>
    <w:rsid w:val="00BC6D64"/>
    <w:rsid w:val="00BD2695"/>
    <w:rsid w:val="00BF1051"/>
    <w:rsid w:val="00C0089D"/>
    <w:rsid w:val="00C02173"/>
    <w:rsid w:val="00C042FE"/>
    <w:rsid w:val="00C05367"/>
    <w:rsid w:val="00C07B42"/>
    <w:rsid w:val="00C144ED"/>
    <w:rsid w:val="00C16EBD"/>
    <w:rsid w:val="00C17578"/>
    <w:rsid w:val="00C230BC"/>
    <w:rsid w:val="00C35741"/>
    <w:rsid w:val="00C43F51"/>
    <w:rsid w:val="00C462C5"/>
    <w:rsid w:val="00C4719C"/>
    <w:rsid w:val="00C5592D"/>
    <w:rsid w:val="00C55DF3"/>
    <w:rsid w:val="00C573DD"/>
    <w:rsid w:val="00C60300"/>
    <w:rsid w:val="00C60452"/>
    <w:rsid w:val="00C62A88"/>
    <w:rsid w:val="00C6305A"/>
    <w:rsid w:val="00C709F8"/>
    <w:rsid w:val="00C80D81"/>
    <w:rsid w:val="00C85F35"/>
    <w:rsid w:val="00C915C0"/>
    <w:rsid w:val="00C954BD"/>
    <w:rsid w:val="00CA099B"/>
    <w:rsid w:val="00CB31DC"/>
    <w:rsid w:val="00CC16FB"/>
    <w:rsid w:val="00CC2E81"/>
    <w:rsid w:val="00CC2EA3"/>
    <w:rsid w:val="00CC36F8"/>
    <w:rsid w:val="00CC6292"/>
    <w:rsid w:val="00CC685F"/>
    <w:rsid w:val="00CD0BBD"/>
    <w:rsid w:val="00CD1D17"/>
    <w:rsid w:val="00CD3973"/>
    <w:rsid w:val="00CD4730"/>
    <w:rsid w:val="00CE23D9"/>
    <w:rsid w:val="00CE4BF7"/>
    <w:rsid w:val="00CE5213"/>
    <w:rsid w:val="00CE6A79"/>
    <w:rsid w:val="00CF36BB"/>
    <w:rsid w:val="00D0040F"/>
    <w:rsid w:val="00D01FD8"/>
    <w:rsid w:val="00D02C58"/>
    <w:rsid w:val="00D057FD"/>
    <w:rsid w:val="00D1400C"/>
    <w:rsid w:val="00D158A6"/>
    <w:rsid w:val="00D22313"/>
    <w:rsid w:val="00D229BF"/>
    <w:rsid w:val="00D34A51"/>
    <w:rsid w:val="00D358AB"/>
    <w:rsid w:val="00D35B1D"/>
    <w:rsid w:val="00D41ED4"/>
    <w:rsid w:val="00D44271"/>
    <w:rsid w:val="00D45D0E"/>
    <w:rsid w:val="00D52F8B"/>
    <w:rsid w:val="00D542BD"/>
    <w:rsid w:val="00D5491B"/>
    <w:rsid w:val="00D56DF8"/>
    <w:rsid w:val="00D57215"/>
    <w:rsid w:val="00D63CBD"/>
    <w:rsid w:val="00D676FE"/>
    <w:rsid w:val="00D67BA7"/>
    <w:rsid w:val="00D71EB4"/>
    <w:rsid w:val="00D73FFC"/>
    <w:rsid w:val="00D75B07"/>
    <w:rsid w:val="00D76A8D"/>
    <w:rsid w:val="00D866A2"/>
    <w:rsid w:val="00D87F5D"/>
    <w:rsid w:val="00DA1A4A"/>
    <w:rsid w:val="00DA1C24"/>
    <w:rsid w:val="00DA41FD"/>
    <w:rsid w:val="00DA53A7"/>
    <w:rsid w:val="00DA66FF"/>
    <w:rsid w:val="00DA6B15"/>
    <w:rsid w:val="00DB032D"/>
    <w:rsid w:val="00DB1D7E"/>
    <w:rsid w:val="00DB29F6"/>
    <w:rsid w:val="00DC3034"/>
    <w:rsid w:val="00DC39B8"/>
    <w:rsid w:val="00DC3EC9"/>
    <w:rsid w:val="00DC4DAF"/>
    <w:rsid w:val="00DD0A2E"/>
    <w:rsid w:val="00DD5020"/>
    <w:rsid w:val="00DE31FF"/>
    <w:rsid w:val="00DE3D17"/>
    <w:rsid w:val="00DF6C61"/>
    <w:rsid w:val="00DF718B"/>
    <w:rsid w:val="00E045A8"/>
    <w:rsid w:val="00E102DD"/>
    <w:rsid w:val="00E144B9"/>
    <w:rsid w:val="00E17B5F"/>
    <w:rsid w:val="00E20197"/>
    <w:rsid w:val="00E21FCA"/>
    <w:rsid w:val="00E2305B"/>
    <w:rsid w:val="00E25664"/>
    <w:rsid w:val="00E316B4"/>
    <w:rsid w:val="00E33776"/>
    <w:rsid w:val="00E35EEA"/>
    <w:rsid w:val="00E45B06"/>
    <w:rsid w:val="00E4781D"/>
    <w:rsid w:val="00E504E0"/>
    <w:rsid w:val="00E6085B"/>
    <w:rsid w:val="00E6512E"/>
    <w:rsid w:val="00E66285"/>
    <w:rsid w:val="00E749C2"/>
    <w:rsid w:val="00E7798F"/>
    <w:rsid w:val="00E80761"/>
    <w:rsid w:val="00E81327"/>
    <w:rsid w:val="00E83864"/>
    <w:rsid w:val="00E84F7A"/>
    <w:rsid w:val="00E866A9"/>
    <w:rsid w:val="00E87108"/>
    <w:rsid w:val="00E874BA"/>
    <w:rsid w:val="00E9043A"/>
    <w:rsid w:val="00E9069D"/>
    <w:rsid w:val="00E91029"/>
    <w:rsid w:val="00E9746F"/>
    <w:rsid w:val="00E97D72"/>
    <w:rsid w:val="00EA07DA"/>
    <w:rsid w:val="00EA5DB3"/>
    <w:rsid w:val="00EA6872"/>
    <w:rsid w:val="00EC1427"/>
    <w:rsid w:val="00EC30BF"/>
    <w:rsid w:val="00EC7B2D"/>
    <w:rsid w:val="00EE50A1"/>
    <w:rsid w:val="00EE584A"/>
    <w:rsid w:val="00EE59B4"/>
    <w:rsid w:val="00EE780E"/>
    <w:rsid w:val="00EE7F7F"/>
    <w:rsid w:val="00EF00DB"/>
    <w:rsid w:val="00EF0355"/>
    <w:rsid w:val="00EF5DF1"/>
    <w:rsid w:val="00F02614"/>
    <w:rsid w:val="00F0330A"/>
    <w:rsid w:val="00F11139"/>
    <w:rsid w:val="00F12A70"/>
    <w:rsid w:val="00F17B90"/>
    <w:rsid w:val="00F203A4"/>
    <w:rsid w:val="00F20F3C"/>
    <w:rsid w:val="00F21C72"/>
    <w:rsid w:val="00F253D6"/>
    <w:rsid w:val="00F308A6"/>
    <w:rsid w:val="00F31A66"/>
    <w:rsid w:val="00F35E5B"/>
    <w:rsid w:val="00F4225B"/>
    <w:rsid w:val="00F4447F"/>
    <w:rsid w:val="00F454EC"/>
    <w:rsid w:val="00F45B4A"/>
    <w:rsid w:val="00F45B83"/>
    <w:rsid w:val="00F46FB5"/>
    <w:rsid w:val="00F50160"/>
    <w:rsid w:val="00F56F46"/>
    <w:rsid w:val="00F57618"/>
    <w:rsid w:val="00F61232"/>
    <w:rsid w:val="00F61D48"/>
    <w:rsid w:val="00F630E6"/>
    <w:rsid w:val="00F66C6A"/>
    <w:rsid w:val="00F67C83"/>
    <w:rsid w:val="00F71177"/>
    <w:rsid w:val="00F74E7A"/>
    <w:rsid w:val="00F8287C"/>
    <w:rsid w:val="00F87CA9"/>
    <w:rsid w:val="00F9169C"/>
    <w:rsid w:val="00F93C6E"/>
    <w:rsid w:val="00F97DB1"/>
    <w:rsid w:val="00FA03C7"/>
    <w:rsid w:val="00FA22C1"/>
    <w:rsid w:val="00FA3E23"/>
    <w:rsid w:val="00FB1624"/>
    <w:rsid w:val="00FB1E1F"/>
    <w:rsid w:val="00FB7AFA"/>
    <w:rsid w:val="00FC210B"/>
    <w:rsid w:val="00FC23F1"/>
    <w:rsid w:val="00FC3D70"/>
    <w:rsid w:val="00FC71E6"/>
    <w:rsid w:val="00FD107E"/>
    <w:rsid w:val="00FD1F11"/>
    <w:rsid w:val="00FD7DEA"/>
    <w:rsid w:val="00FE0356"/>
    <w:rsid w:val="00FE158E"/>
    <w:rsid w:val="00FE23A9"/>
    <w:rsid w:val="00FE67B1"/>
    <w:rsid w:val="00FE732B"/>
    <w:rsid w:val="00FE784D"/>
    <w:rsid w:val="00FF0200"/>
    <w:rsid w:val="00FF48C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95F5DD"/>
  <w15:docId w15:val="{4A72F4B7-44FA-4779-83DB-F359266832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816ED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816ED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816ED6"/>
    <w:pPr>
      <w:keepNext/>
      <w:keepLines/>
      <w:spacing w:before="200" w:after="0"/>
      <w:outlineLvl w:val="2"/>
    </w:pPr>
    <w:rPr>
      <w:rFonts w:asciiTheme="majorHAnsi" w:eastAsiaTheme="majorEastAsia" w:hAnsiTheme="majorHAnsi" w:cstheme="majorBidi"/>
      <w:b/>
      <w:bCs/>
      <w:color w:val="5B9BD5" w:themeColor="accent1"/>
    </w:rPr>
  </w:style>
  <w:style w:type="paragraph" w:styleId="Heading4">
    <w:name w:val="heading 4"/>
    <w:basedOn w:val="Normal"/>
    <w:next w:val="Normal"/>
    <w:link w:val="Heading4Char"/>
    <w:uiPriority w:val="9"/>
    <w:unhideWhenUsed/>
    <w:qFormat/>
    <w:rsid w:val="005A7DED"/>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16ED6"/>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816ED6"/>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816ED6"/>
    <w:rPr>
      <w:rFonts w:asciiTheme="majorHAnsi" w:eastAsiaTheme="majorEastAsia" w:hAnsiTheme="majorHAnsi" w:cstheme="majorBidi"/>
      <w:b/>
      <w:bCs/>
      <w:color w:val="5B9BD5" w:themeColor="accent1"/>
    </w:rPr>
  </w:style>
  <w:style w:type="paragraph" w:styleId="ListParagraph">
    <w:name w:val="List Paragraph"/>
    <w:aliases w:val="References"/>
    <w:basedOn w:val="Normal"/>
    <w:link w:val="ListParagraphChar"/>
    <w:uiPriority w:val="34"/>
    <w:qFormat/>
    <w:rsid w:val="00816ED6"/>
    <w:pPr>
      <w:ind w:left="720"/>
      <w:contextualSpacing/>
    </w:pPr>
  </w:style>
  <w:style w:type="character" w:customStyle="1" w:styleId="Heading4Char">
    <w:name w:val="Heading 4 Char"/>
    <w:basedOn w:val="DefaultParagraphFont"/>
    <w:link w:val="Heading4"/>
    <w:uiPriority w:val="9"/>
    <w:rsid w:val="005A7DED"/>
    <w:rPr>
      <w:rFonts w:asciiTheme="majorHAnsi" w:eastAsiaTheme="majorEastAsia" w:hAnsiTheme="majorHAnsi" w:cstheme="majorBidi"/>
      <w:i/>
      <w:iCs/>
      <w:color w:val="2E74B5" w:themeColor="accent1" w:themeShade="BF"/>
    </w:rPr>
  </w:style>
  <w:style w:type="character" w:styleId="Emphasis">
    <w:name w:val="Emphasis"/>
    <w:basedOn w:val="DefaultParagraphFont"/>
    <w:uiPriority w:val="20"/>
    <w:qFormat/>
    <w:rsid w:val="005A7DED"/>
    <w:rPr>
      <w:i/>
      <w:iCs/>
    </w:rPr>
  </w:style>
  <w:style w:type="table" w:styleId="TableGrid">
    <w:name w:val="Table Grid"/>
    <w:basedOn w:val="TableNormal"/>
    <w:uiPriority w:val="39"/>
    <w:rsid w:val="005A7DE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dnoteText">
    <w:name w:val="endnote text"/>
    <w:basedOn w:val="Normal"/>
    <w:link w:val="EndnoteTextChar"/>
    <w:uiPriority w:val="99"/>
    <w:semiHidden/>
    <w:unhideWhenUsed/>
    <w:rsid w:val="003A3A1F"/>
    <w:pPr>
      <w:spacing w:after="0" w:line="240" w:lineRule="auto"/>
    </w:pPr>
    <w:rPr>
      <w:sz w:val="20"/>
      <w:szCs w:val="20"/>
    </w:rPr>
  </w:style>
  <w:style w:type="character" w:customStyle="1" w:styleId="EndnoteTextChar">
    <w:name w:val="Endnote Text Char"/>
    <w:basedOn w:val="DefaultParagraphFont"/>
    <w:link w:val="EndnoteText"/>
    <w:uiPriority w:val="99"/>
    <w:semiHidden/>
    <w:rsid w:val="003A3A1F"/>
    <w:rPr>
      <w:sz w:val="20"/>
      <w:szCs w:val="20"/>
    </w:rPr>
  </w:style>
  <w:style w:type="character" w:styleId="EndnoteReference">
    <w:name w:val="endnote reference"/>
    <w:basedOn w:val="DefaultParagraphFont"/>
    <w:uiPriority w:val="99"/>
    <w:semiHidden/>
    <w:unhideWhenUsed/>
    <w:rsid w:val="003A3A1F"/>
    <w:rPr>
      <w:vertAlign w:val="superscript"/>
    </w:rPr>
  </w:style>
  <w:style w:type="paragraph" w:styleId="FootnoteText">
    <w:name w:val="footnote text"/>
    <w:basedOn w:val="Normal"/>
    <w:link w:val="FootnoteTextChar"/>
    <w:uiPriority w:val="99"/>
    <w:semiHidden/>
    <w:unhideWhenUsed/>
    <w:rsid w:val="003A3A1F"/>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A3A1F"/>
    <w:rPr>
      <w:sz w:val="20"/>
      <w:szCs w:val="20"/>
    </w:rPr>
  </w:style>
  <w:style w:type="character" w:styleId="FootnoteReference">
    <w:name w:val="footnote reference"/>
    <w:basedOn w:val="DefaultParagraphFont"/>
    <w:uiPriority w:val="99"/>
    <w:semiHidden/>
    <w:unhideWhenUsed/>
    <w:rsid w:val="003A3A1F"/>
    <w:rPr>
      <w:vertAlign w:val="superscript"/>
    </w:rPr>
  </w:style>
  <w:style w:type="paragraph" w:styleId="NoSpacing">
    <w:name w:val="No Spacing"/>
    <w:uiPriority w:val="1"/>
    <w:qFormat/>
    <w:rsid w:val="00DA1A4A"/>
    <w:pPr>
      <w:spacing w:after="0" w:line="240" w:lineRule="auto"/>
    </w:pPr>
    <w:rPr>
      <w:rFonts w:ascii="Verdana" w:hAnsi="Verdana"/>
      <w:sz w:val="17"/>
      <w:lang w:val="nl-NL"/>
    </w:rPr>
  </w:style>
  <w:style w:type="paragraph" w:styleId="TOCHeading">
    <w:name w:val="TOC Heading"/>
    <w:basedOn w:val="Heading1"/>
    <w:next w:val="Normal"/>
    <w:uiPriority w:val="39"/>
    <w:unhideWhenUsed/>
    <w:qFormat/>
    <w:rsid w:val="00FC210B"/>
    <w:pPr>
      <w:outlineLvl w:val="9"/>
    </w:pPr>
    <w:rPr>
      <w:lang w:val="en-US"/>
    </w:rPr>
  </w:style>
  <w:style w:type="paragraph" w:styleId="TOC1">
    <w:name w:val="toc 1"/>
    <w:basedOn w:val="Normal"/>
    <w:next w:val="Normal"/>
    <w:autoRedefine/>
    <w:uiPriority w:val="39"/>
    <w:unhideWhenUsed/>
    <w:rsid w:val="00FC210B"/>
    <w:pPr>
      <w:spacing w:after="100"/>
    </w:pPr>
  </w:style>
  <w:style w:type="paragraph" w:styleId="TOC2">
    <w:name w:val="toc 2"/>
    <w:basedOn w:val="Normal"/>
    <w:next w:val="Normal"/>
    <w:autoRedefine/>
    <w:uiPriority w:val="39"/>
    <w:unhideWhenUsed/>
    <w:rsid w:val="00FC210B"/>
    <w:pPr>
      <w:spacing w:after="100"/>
      <w:ind w:left="220"/>
    </w:pPr>
  </w:style>
  <w:style w:type="paragraph" w:styleId="TOC3">
    <w:name w:val="toc 3"/>
    <w:basedOn w:val="Normal"/>
    <w:next w:val="Normal"/>
    <w:autoRedefine/>
    <w:uiPriority w:val="39"/>
    <w:unhideWhenUsed/>
    <w:rsid w:val="00FC210B"/>
    <w:pPr>
      <w:spacing w:after="100"/>
      <w:ind w:left="440"/>
    </w:pPr>
  </w:style>
  <w:style w:type="character" w:styleId="Hyperlink">
    <w:name w:val="Hyperlink"/>
    <w:basedOn w:val="DefaultParagraphFont"/>
    <w:uiPriority w:val="99"/>
    <w:unhideWhenUsed/>
    <w:rsid w:val="00FC210B"/>
    <w:rPr>
      <w:color w:val="0563C1" w:themeColor="hyperlink"/>
      <w:u w:val="single"/>
    </w:rPr>
  </w:style>
  <w:style w:type="paragraph" w:styleId="BalloonText">
    <w:name w:val="Balloon Text"/>
    <w:basedOn w:val="Normal"/>
    <w:link w:val="BalloonTextChar"/>
    <w:uiPriority w:val="99"/>
    <w:semiHidden/>
    <w:unhideWhenUsed/>
    <w:rsid w:val="00A873A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873A5"/>
    <w:rPr>
      <w:rFonts w:ascii="Tahoma" w:hAnsi="Tahoma" w:cs="Tahoma"/>
      <w:sz w:val="16"/>
      <w:szCs w:val="16"/>
    </w:rPr>
  </w:style>
  <w:style w:type="paragraph" w:styleId="Header">
    <w:name w:val="header"/>
    <w:basedOn w:val="Normal"/>
    <w:link w:val="HeaderChar"/>
    <w:uiPriority w:val="99"/>
    <w:unhideWhenUsed/>
    <w:rsid w:val="00A873A5"/>
    <w:pPr>
      <w:tabs>
        <w:tab w:val="center" w:pos="4513"/>
        <w:tab w:val="right" w:pos="9026"/>
      </w:tabs>
      <w:spacing w:after="0" w:line="240" w:lineRule="auto"/>
    </w:pPr>
  </w:style>
  <w:style w:type="character" w:customStyle="1" w:styleId="HeaderChar">
    <w:name w:val="Header Char"/>
    <w:basedOn w:val="DefaultParagraphFont"/>
    <w:link w:val="Header"/>
    <w:uiPriority w:val="99"/>
    <w:rsid w:val="00A873A5"/>
  </w:style>
  <w:style w:type="paragraph" w:styleId="Footer">
    <w:name w:val="footer"/>
    <w:basedOn w:val="Normal"/>
    <w:link w:val="FooterChar"/>
    <w:uiPriority w:val="99"/>
    <w:unhideWhenUsed/>
    <w:rsid w:val="00A873A5"/>
    <w:pPr>
      <w:tabs>
        <w:tab w:val="center" w:pos="4513"/>
        <w:tab w:val="right" w:pos="9026"/>
      </w:tabs>
      <w:spacing w:after="0" w:line="240" w:lineRule="auto"/>
    </w:pPr>
  </w:style>
  <w:style w:type="character" w:customStyle="1" w:styleId="FooterChar">
    <w:name w:val="Footer Char"/>
    <w:basedOn w:val="DefaultParagraphFont"/>
    <w:link w:val="Footer"/>
    <w:uiPriority w:val="99"/>
    <w:rsid w:val="00A873A5"/>
  </w:style>
  <w:style w:type="character" w:styleId="CommentReference">
    <w:name w:val="annotation reference"/>
    <w:basedOn w:val="DefaultParagraphFont"/>
    <w:uiPriority w:val="99"/>
    <w:semiHidden/>
    <w:unhideWhenUsed/>
    <w:rsid w:val="00296C5C"/>
    <w:rPr>
      <w:sz w:val="16"/>
      <w:szCs w:val="16"/>
    </w:rPr>
  </w:style>
  <w:style w:type="paragraph" w:styleId="CommentText">
    <w:name w:val="annotation text"/>
    <w:basedOn w:val="Normal"/>
    <w:link w:val="CommentTextChar"/>
    <w:uiPriority w:val="99"/>
    <w:unhideWhenUsed/>
    <w:rsid w:val="00296C5C"/>
    <w:pPr>
      <w:spacing w:line="240" w:lineRule="auto"/>
    </w:pPr>
    <w:rPr>
      <w:sz w:val="20"/>
      <w:szCs w:val="20"/>
    </w:rPr>
  </w:style>
  <w:style w:type="character" w:customStyle="1" w:styleId="CommentTextChar">
    <w:name w:val="Comment Text Char"/>
    <w:basedOn w:val="DefaultParagraphFont"/>
    <w:link w:val="CommentText"/>
    <w:uiPriority w:val="99"/>
    <w:rsid w:val="00296C5C"/>
    <w:rPr>
      <w:sz w:val="20"/>
      <w:szCs w:val="20"/>
    </w:rPr>
  </w:style>
  <w:style w:type="paragraph" w:styleId="CommentSubject">
    <w:name w:val="annotation subject"/>
    <w:basedOn w:val="CommentText"/>
    <w:next w:val="CommentText"/>
    <w:link w:val="CommentSubjectChar"/>
    <w:uiPriority w:val="99"/>
    <w:semiHidden/>
    <w:unhideWhenUsed/>
    <w:rsid w:val="00296C5C"/>
    <w:rPr>
      <w:b/>
      <w:bCs/>
    </w:rPr>
  </w:style>
  <w:style w:type="character" w:customStyle="1" w:styleId="CommentSubjectChar">
    <w:name w:val="Comment Subject Char"/>
    <w:basedOn w:val="CommentTextChar"/>
    <w:link w:val="CommentSubject"/>
    <w:uiPriority w:val="99"/>
    <w:semiHidden/>
    <w:rsid w:val="00296C5C"/>
    <w:rPr>
      <w:b/>
      <w:bCs/>
      <w:sz w:val="20"/>
      <w:szCs w:val="20"/>
    </w:rPr>
  </w:style>
  <w:style w:type="paragraph" w:styleId="Caption">
    <w:name w:val="caption"/>
    <w:basedOn w:val="Normal"/>
    <w:next w:val="Normal"/>
    <w:uiPriority w:val="35"/>
    <w:unhideWhenUsed/>
    <w:qFormat/>
    <w:rsid w:val="00C55DF3"/>
    <w:pPr>
      <w:spacing w:after="200" w:line="240" w:lineRule="auto"/>
    </w:pPr>
    <w:rPr>
      <w:b/>
      <w:bCs/>
      <w:color w:val="5B9BD5" w:themeColor="accent1"/>
      <w:sz w:val="18"/>
      <w:szCs w:val="18"/>
    </w:rPr>
  </w:style>
  <w:style w:type="paragraph" w:styleId="Revision">
    <w:name w:val="Revision"/>
    <w:hidden/>
    <w:uiPriority w:val="99"/>
    <w:semiHidden/>
    <w:rsid w:val="00EC1427"/>
    <w:pPr>
      <w:spacing w:after="0" w:line="240" w:lineRule="auto"/>
    </w:pPr>
  </w:style>
  <w:style w:type="character" w:styleId="FollowedHyperlink">
    <w:name w:val="FollowedHyperlink"/>
    <w:basedOn w:val="DefaultParagraphFont"/>
    <w:uiPriority w:val="99"/>
    <w:semiHidden/>
    <w:unhideWhenUsed/>
    <w:rsid w:val="00CE6A79"/>
    <w:rPr>
      <w:color w:val="954F72" w:themeColor="followedHyperlink"/>
      <w:u w:val="single"/>
    </w:rPr>
  </w:style>
  <w:style w:type="paragraph" w:styleId="NormalWeb">
    <w:name w:val="Normal (Web)"/>
    <w:basedOn w:val="Normal"/>
    <w:uiPriority w:val="99"/>
    <w:semiHidden/>
    <w:unhideWhenUsed/>
    <w:rsid w:val="009A47C3"/>
    <w:pPr>
      <w:spacing w:before="100" w:beforeAutospacing="1" w:after="100" w:afterAutospacing="1" w:line="240" w:lineRule="auto"/>
    </w:pPr>
    <w:rPr>
      <w:rFonts w:ascii="Times New Roman" w:eastAsiaTheme="minorEastAsia" w:hAnsi="Times New Roman" w:cs="Times New Roman"/>
      <w:sz w:val="24"/>
      <w:szCs w:val="24"/>
      <w:lang w:val="en-US"/>
    </w:rPr>
  </w:style>
  <w:style w:type="character" w:customStyle="1" w:styleId="ListParagraphChar">
    <w:name w:val="List Paragraph Char"/>
    <w:aliases w:val="References Char"/>
    <w:link w:val="ListParagraph"/>
    <w:uiPriority w:val="34"/>
    <w:locked/>
    <w:rsid w:val="007F3B4A"/>
  </w:style>
  <w:style w:type="paragraph" w:customStyle="1" w:styleId="Annexheading">
    <w:name w:val="Annex heading"/>
    <w:basedOn w:val="Normal"/>
    <w:next w:val="Normal"/>
    <w:uiPriority w:val="10"/>
    <w:rsid w:val="00071100"/>
    <w:pPr>
      <w:keepNext/>
      <w:keepLines/>
      <w:pageBreakBefore/>
      <w:numPr>
        <w:numId w:val="28"/>
      </w:numPr>
      <w:spacing w:before="260" w:after="600" w:line="400" w:lineRule="atLeast"/>
      <w:outlineLvl w:val="6"/>
    </w:pPr>
    <w:rPr>
      <w:rFonts w:ascii="Calibri" w:hAnsi="Calibri" w:cs="Verdana"/>
      <w:sz w:val="40"/>
      <w:szCs w:val="20"/>
    </w:rPr>
  </w:style>
  <w:style w:type="character" w:customStyle="1" w:styleId="UnresolvedMention">
    <w:name w:val="Unresolved Mention"/>
    <w:basedOn w:val="DefaultParagraphFont"/>
    <w:uiPriority w:val="99"/>
    <w:semiHidden/>
    <w:unhideWhenUsed/>
    <w:rsid w:val="00FD1F1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6294200">
      <w:bodyDiv w:val="1"/>
      <w:marLeft w:val="0"/>
      <w:marRight w:val="0"/>
      <w:marTop w:val="0"/>
      <w:marBottom w:val="0"/>
      <w:divBdr>
        <w:top w:val="none" w:sz="0" w:space="0" w:color="auto"/>
        <w:left w:val="none" w:sz="0" w:space="0" w:color="auto"/>
        <w:bottom w:val="none" w:sz="0" w:space="0" w:color="auto"/>
        <w:right w:val="none" w:sz="0" w:space="0" w:color="auto"/>
      </w:divBdr>
    </w:div>
    <w:div w:id="169688272">
      <w:bodyDiv w:val="1"/>
      <w:marLeft w:val="0"/>
      <w:marRight w:val="0"/>
      <w:marTop w:val="0"/>
      <w:marBottom w:val="0"/>
      <w:divBdr>
        <w:top w:val="none" w:sz="0" w:space="0" w:color="auto"/>
        <w:left w:val="none" w:sz="0" w:space="0" w:color="auto"/>
        <w:bottom w:val="none" w:sz="0" w:space="0" w:color="auto"/>
        <w:right w:val="none" w:sz="0" w:space="0" w:color="auto"/>
      </w:divBdr>
    </w:div>
    <w:div w:id="183524428">
      <w:bodyDiv w:val="1"/>
      <w:marLeft w:val="0"/>
      <w:marRight w:val="0"/>
      <w:marTop w:val="0"/>
      <w:marBottom w:val="0"/>
      <w:divBdr>
        <w:top w:val="none" w:sz="0" w:space="0" w:color="auto"/>
        <w:left w:val="none" w:sz="0" w:space="0" w:color="auto"/>
        <w:bottom w:val="none" w:sz="0" w:space="0" w:color="auto"/>
        <w:right w:val="none" w:sz="0" w:space="0" w:color="auto"/>
      </w:divBdr>
    </w:div>
    <w:div w:id="184681494">
      <w:bodyDiv w:val="1"/>
      <w:marLeft w:val="0"/>
      <w:marRight w:val="0"/>
      <w:marTop w:val="0"/>
      <w:marBottom w:val="0"/>
      <w:divBdr>
        <w:top w:val="none" w:sz="0" w:space="0" w:color="auto"/>
        <w:left w:val="none" w:sz="0" w:space="0" w:color="auto"/>
        <w:bottom w:val="none" w:sz="0" w:space="0" w:color="auto"/>
        <w:right w:val="none" w:sz="0" w:space="0" w:color="auto"/>
      </w:divBdr>
    </w:div>
    <w:div w:id="215702054">
      <w:bodyDiv w:val="1"/>
      <w:marLeft w:val="0"/>
      <w:marRight w:val="0"/>
      <w:marTop w:val="0"/>
      <w:marBottom w:val="0"/>
      <w:divBdr>
        <w:top w:val="none" w:sz="0" w:space="0" w:color="auto"/>
        <w:left w:val="none" w:sz="0" w:space="0" w:color="auto"/>
        <w:bottom w:val="none" w:sz="0" w:space="0" w:color="auto"/>
        <w:right w:val="none" w:sz="0" w:space="0" w:color="auto"/>
      </w:divBdr>
    </w:div>
    <w:div w:id="249705079">
      <w:bodyDiv w:val="1"/>
      <w:marLeft w:val="0"/>
      <w:marRight w:val="0"/>
      <w:marTop w:val="0"/>
      <w:marBottom w:val="0"/>
      <w:divBdr>
        <w:top w:val="none" w:sz="0" w:space="0" w:color="auto"/>
        <w:left w:val="none" w:sz="0" w:space="0" w:color="auto"/>
        <w:bottom w:val="none" w:sz="0" w:space="0" w:color="auto"/>
        <w:right w:val="none" w:sz="0" w:space="0" w:color="auto"/>
      </w:divBdr>
    </w:div>
    <w:div w:id="260334985">
      <w:bodyDiv w:val="1"/>
      <w:marLeft w:val="0"/>
      <w:marRight w:val="0"/>
      <w:marTop w:val="0"/>
      <w:marBottom w:val="0"/>
      <w:divBdr>
        <w:top w:val="none" w:sz="0" w:space="0" w:color="auto"/>
        <w:left w:val="none" w:sz="0" w:space="0" w:color="auto"/>
        <w:bottom w:val="none" w:sz="0" w:space="0" w:color="auto"/>
        <w:right w:val="none" w:sz="0" w:space="0" w:color="auto"/>
      </w:divBdr>
    </w:div>
    <w:div w:id="484123782">
      <w:bodyDiv w:val="1"/>
      <w:marLeft w:val="0"/>
      <w:marRight w:val="0"/>
      <w:marTop w:val="0"/>
      <w:marBottom w:val="0"/>
      <w:divBdr>
        <w:top w:val="none" w:sz="0" w:space="0" w:color="auto"/>
        <w:left w:val="none" w:sz="0" w:space="0" w:color="auto"/>
        <w:bottom w:val="none" w:sz="0" w:space="0" w:color="auto"/>
        <w:right w:val="none" w:sz="0" w:space="0" w:color="auto"/>
      </w:divBdr>
    </w:div>
    <w:div w:id="627205101">
      <w:bodyDiv w:val="1"/>
      <w:marLeft w:val="0"/>
      <w:marRight w:val="0"/>
      <w:marTop w:val="0"/>
      <w:marBottom w:val="0"/>
      <w:divBdr>
        <w:top w:val="none" w:sz="0" w:space="0" w:color="auto"/>
        <w:left w:val="none" w:sz="0" w:space="0" w:color="auto"/>
        <w:bottom w:val="none" w:sz="0" w:space="0" w:color="auto"/>
        <w:right w:val="none" w:sz="0" w:space="0" w:color="auto"/>
      </w:divBdr>
    </w:div>
    <w:div w:id="646594501">
      <w:bodyDiv w:val="1"/>
      <w:marLeft w:val="0"/>
      <w:marRight w:val="0"/>
      <w:marTop w:val="0"/>
      <w:marBottom w:val="0"/>
      <w:divBdr>
        <w:top w:val="none" w:sz="0" w:space="0" w:color="auto"/>
        <w:left w:val="none" w:sz="0" w:space="0" w:color="auto"/>
        <w:bottom w:val="none" w:sz="0" w:space="0" w:color="auto"/>
        <w:right w:val="none" w:sz="0" w:space="0" w:color="auto"/>
      </w:divBdr>
    </w:div>
    <w:div w:id="688340644">
      <w:bodyDiv w:val="1"/>
      <w:marLeft w:val="0"/>
      <w:marRight w:val="0"/>
      <w:marTop w:val="0"/>
      <w:marBottom w:val="0"/>
      <w:divBdr>
        <w:top w:val="none" w:sz="0" w:space="0" w:color="auto"/>
        <w:left w:val="none" w:sz="0" w:space="0" w:color="auto"/>
        <w:bottom w:val="none" w:sz="0" w:space="0" w:color="auto"/>
        <w:right w:val="none" w:sz="0" w:space="0" w:color="auto"/>
      </w:divBdr>
    </w:div>
    <w:div w:id="691301255">
      <w:bodyDiv w:val="1"/>
      <w:marLeft w:val="0"/>
      <w:marRight w:val="0"/>
      <w:marTop w:val="0"/>
      <w:marBottom w:val="0"/>
      <w:divBdr>
        <w:top w:val="none" w:sz="0" w:space="0" w:color="auto"/>
        <w:left w:val="none" w:sz="0" w:space="0" w:color="auto"/>
        <w:bottom w:val="none" w:sz="0" w:space="0" w:color="auto"/>
        <w:right w:val="none" w:sz="0" w:space="0" w:color="auto"/>
      </w:divBdr>
    </w:div>
    <w:div w:id="783157072">
      <w:bodyDiv w:val="1"/>
      <w:marLeft w:val="0"/>
      <w:marRight w:val="0"/>
      <w:marTop w:val="0"/>
      <w:marBottom w:val="0"/>
      <w:divBdr>
        <w:top w:val="none" w:sz="0" w:space="0" w:color="auto"/>
        <w:left w:val="none" w:sz="0" w:space="0" w:color="auto"/>
        <w:bottom w:val="none" w:sz="0" w:space="0" w:color="auto"/>
        <w:right w:val="none" w:sz="0" w:space="0" w:color="auto"/>
      </w:divBdr>
    </w:div>
    <w:div w:id="900138983">
      <w:bodyDiv w:val="1"/>
      <w:marLeft w:val="0"/>
      <w:marRight w:val="0"/>
      <w:marTop w:val="0"/>
      <w:marBottom w:val="0"/>
      <w:divBdr>
        <w:top w:val="none" w:sz="0" w:space="0" w:color="auto"/>
        <w:left w:val="none" w:sz="0" w:space="0" w:color="auto"/>
        <w:bottom w:val="none" w:sz="0" w:space="0" w:color="auto"/>
        <w:right w:val="none" w:sz="0" w:space="0" w:color="auto"/>
      </w:divBdr>
    </w:div>
    <w:div w:id="926500194">
      <w:bodyDiv w:val="1"/>
      <w:marLeft w:val="0"/>
      <w:marRight w:val="0"/>
      <w:marTop w:val="0"/>
      <w:marBottom w:val="0"/>
      <w:divBdr>
        <w:top w:val="none" w:sz="0" w:space="0" w:color="auto"/>
        <w:left w:val="none" w:sz="0" w:space="0" w:color="auto"/>
        <w:bottom w:val="none" w:sz="0" w:space="0" w:color="auto"/>
        <w:right w:val="none" w:sz="0" w:space="0" w:color="auto"/>
      </w:divBdr>
    </w:div>
    <w:div w:id="1140727812">
      <w:bodyDiv w:val="1"/>
      <w:marLeft w:val="0"/>
      <w:marRight w:val="0"/>
      <w:marTop w:val="0"/>
      <w:marBottom w:val="0"/>
      <w:divBdr>
        <w:top w:val="none" w:sz="0" w:space="0" w:color="auto"/>
        <w:left w:val="none" w:sz="0" w:space="0" w:color="auto"/>
        <w:bottom w:val="none" w:sz="0" w:space="0" w:color="auto"/>
        <w:right w:val="none" w:sz="0" w:space="0" w:color="auto"/>
      </w:divBdr>
    </w:div>
    <w:div w:id="1167407071">
      <w:bodyDiv w:val="1"/>
      <w:marLeft w:val="0"/>
      <w:marRight w:val="0"/>
      <w:marTop w:val="0"/>
      <w:marBottom w:val="0"/>
      <w:divBdr>
        <w:top w:val="none" w:sz="0" w:space="0" w:color="auto"/>
        <w:left w:val="none" w:sz="0" w:space="0" w:color="auto"/>
        <w:bottom w:val="none" w:sz="0" w:space="0" w:color="auto"/>
        <w:right w:val="none" w:sz="0" w:space="0" w:color="auto"/>
      </w:divBdr>
    </w:div>
    <w:div w:id="1206718372">
      <w:bodyDiv w:val="1"/>
      <w:marLeft w:val="0"/>
      <w:marRight w:val="0"/>
      <w:marTop w:val="0"/>
      <w:marBottom w:val="0"/>
      <w:divBdr>
        <w:top w:val="none" w:sz="0" w:space="0" w:color="auto"/>
        <w:left w:val="none" w:sz="0" w:space="0" w:color="auto"/>
        <w:bottom w:val="none" w:sz="0" w:space="0" w:color="auto"/>
        <w:right w:val="none" w:sz="0" w:space="0" w:color="auto"/>
      </w:divBdr>
    </w:div>
    <w:div w:id="1294292901">
      <w:bodyDiv w:val="1"/>
      <w:marLeft w:val="0"/>
      <w:marRight w:val="0"/>
      <w:marTop w:val="0"/>
      <w:marBottom w:val="0"/>
      <w:divBdr>
        <w:top w:val="none" w:sz="0" w:space="0" w:color="auto"/>
        <w:left w:val="none" w:sz="0" w:space="0" w:color="auto"/>
        <w:bottom w:val="none" w:sz="0" w:space="0" w:color="auto"/>
        <w:right w:val="none" w:sz="0" w:space="0" w:color="auto"/>
      </w:divBdr>
    </w:div>
    <w:div w:id="1692368194">
      <w:bodyDiv w:val="1"/>
      <w:marLeft w:val="0"/>
      <w:marRight w:val="0"/>
      <w:marTop w:val="0"/>
      <w:marBottom w:val="0"/>
      <w:divBdr>
        <w:top w:val="none" w:sz="0" w:space="0" w:color="auto"/>
        <w:left w:val="none" w:sz="0" w:space="0" w:color="auto"/>
        <w:bottom w:val="none" w:sz="0" w:space="0" w:color="auto"/>
        <w:right w:val="none" w:sz="0" w:space="0" w:color="auto"/>
      </w:divBdr>
    </w:div>
    <w:div w:id="1758095054">
      <w:bodyDiv w:val="1"/>
      <w:marLeft w:val="0"/>
      <w:marRight w:val="0"/>
      <w:marTop w:val="0"/>
      <w:marBottom w:val="0"/>
      <w:divBdr>
        <w:top w:val="none" w:sz="0" w:space="0" w:color="auto"/>
        <w:left w:val="none" w:sz="0" w:space="0" w:color="auto"/>
        <w:bottom w:val="none" w:sz="0" w:space="0" w:color="auto"/>
        <w:right w:val="none" w:sz="0" w:space="0" w:color="auto"/>
      </w:divBdr>
    </w:div>
    <w:div w:id="1800758475">
      <w:bodyDiv w:val="1"/>
      <w:marLeft w:val="0"/>
      <w:marRight w:val="0"/>
      <w:marTop w:val="0"/>
      <w:marBottom w:val="0"/>
      <w:divBdr>
        <w:top w:val="none" w:sz="0" w:space="0" w:color="auto"/>
        <w:left w:val="none" w:sz="0" w:space="0" w:color="auto"/>
        <w:bottom w:val="none" w:sz="0" w:space="0" w:color="auto"/>
        <w:right w:val="none" w:sz="0" w:space="0" w:color="auto"/>
      </w:divBdr>
    </w:div>
    <w:div w:id="1805196140">
      <w:bodyDiv w:val="1"/>
      <w:marLeft w:val="0"/>
      <w:marRight w:val="0"/>
      <w:marTop w:val="0"/>
      <w:marBottom w:val="0"/>
      <w:divBdr>
        <w:top w:val="none" w:sz="0" w:space="0" w:color="auto"/>
        <w:left w:val="none" w:sz="0" w:space="0" w:color="auto"/>
        <w:bottom w:val="none" w:sz="0" w:space="0" w:color="auto"/>
        <w:right w:val="none" w:sz="0" w:space="0" w:color="auto"/>
      </w:divBdr>
    </w:div>
    <w:div w:id="1824660988">
      <w:bodyDiv w:val="1"/>
      <w:marLeft w:val="0"/>
      <w:marRight w:val="0"/>
      <w:marTop w:val="0"/>
      <w:marBottom w:val="0"/>
      <w:divBdr>
        <w:top w:val="none" w:sz="0" w:space="0" w:color="auto"/>
        <w:left w:val="none" w:sz="0" w:space="0" w:color="auto"/>
        <w:bottom w:val="none" w:sz="0" w:space="0" w:color="auto"/>
        <w:right w:val="none" w:sz="0" w:space="0" w:color="auto"/>
      </w:divBdr>
    </w:div>
    <w:div w:id="1860242593">
      <w:bodyDiv w:val="1"/>
      <w:marLeft w:val="0"/>
      <w:marRight w:val="0"/>
      <w:marTop w:val="0"/>
      <w:marBottom w:val="0"/>
      <w:divBdr>
        <w:top w:val="none" w:sz="0" w:space="0" w:color="auto"/>
        <w:left w:val="none" w:sz="0" w:space="0" w:color="auto"/>
        <w:bottom w:val="none" w:sz="0" w:space="0" w:color="auto"/>
        <w:right w:val="none" w:sz="0" w:space="0" w:color="auto"/>
      </w:divBdr>
    </w:div>
    <w:div w:id="1887645255">
      <w:bodyDiv w:val="1"/>
      <w:marLeft w:val="0"/>
      <w:marRight w:val="0"/>
      <w:marTop w:val="0"/>
      <w:marBottom w:val="0"/>
      <w:divBdr>
        <w:top w:val="none" w:sz="0" w:space="0" w:color="auto"/>
        <w:left w:val="none" w:sz="0" w:space="0" w:color="auto"/>
        <w:bottom w:val="none" w:sz="0" w:space="0" w:color="auto"/>
        <w:right w:val="none" w:sz="0" w:space="0" w:color="auto"/>
      </w:divBdr>
    </w:div>
    <w:div w:id="2065058527">
      <w:bodyDiv w:val="1"/>
      <w:marLeft w:val="0"/>
      <w:marRight w:val="0"/>
      <w:marTop w:val="0"/>
      <w:marBottom w:val="0"/>
      <w:divBdr>
        <w:top w:val="none" w:sz="0" w:space="0" w:color="auto"/>
        <w:left w:val="none" w:sz="0" w:space="0" w:color="auto"/>
        <w:bottom w:val="none" w:sz="0" w:space="0" w:color="auto"/>
        <w:right w:val="none" w:sz="0" w:space="0" w:color="auto"/>
      </w:divBdr>
    </w:div>
    <w:div w:id="21198348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10.png"/><Relationship Id="rId34" Type="http://schemas.openxmlformats.org/officeDocument/2006/relationships/image" Target="media/image21.png"/><Relationship Id="rId42" Type="http://schemas.microsoft.com/office/2018/08/relationships/commentsExtensible" Target="commentsExtensible.xml"/><Relationship Id="rId7"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0.png"/><Relationship Id="rId38" Type="http://schemas.microsoft.com/office/2011/relationships/people" Target="people.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op.europa.eu/en/publication-detail/-/publication/8c5583fa-c360-11e6-a6db-01aa75ed71a1" TargetMode="External"/><Relationship Id="rId24" Type="http://schemas.openxmlformats.org/officeDocument/2006/relationships/image" Target="media/image13.png"/><Relationship Id="rId32" Type="http://schemas.openxmlformats.org/officeDocument/2006/relationships/footer" Target="footer2.xml"/><Relationship Id="rId37"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3.png"/><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2.png"/><Relationship Id="rId43" Type="http://schemas.microsoft.com/office/2016/09/relationships/commentsIds" Target="commentsId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584B29A9F606E64BBE0B94B46ABEDBD5" ma:contentTypeVersion="1" ma:contentTypeDescription="Create a new document." ma:contentTypeScope="" ma:versionID="ad12f995843361ff338b3798f1f5f41c">
  <xsd:schema xmlns:xsd="http://www.w3.org/2001/XMLSchema" xmlns:xs="http://www.w3.org/2001/XMLSchema" xmlns:p="http://schemas.microsoft.com/office/2006/metadata/properties" xmlns:ns2="4d5313c0-c1e6-4122-afa9-da1ccdba405d" targetNamespace="http://schemas.microsoft.com/office/2006/metadata/properties" ma:root="true" ma:fieldsID="8fda66a02b6b5d1f39f2000ab0f58af4" ns2:_="">
    <xsd:import namespace="4d5313c0-c1e6-4122-afa9-da1ccdba405d"/>
    <xsd:element name="properties">
      <xsd:complexType>
        <xsd:sequence>
          <xsd:element name="documentManagement">
            <xsd:complexType>
              <xsd:all>
                <xsd:element ref="ns2:TaxKeywordTaxHTField" minOccurs="0"/>
                <xsd:element ref="ns2:TaxCatchAll" minOccurs="0"/>
                <xsd:element ref="ns2:TaxCatchAllLabel" minOccurs="0"/>
                <xsd:element ref="ns2:SharedWithUser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d5313c0-c1e6-4122-afa9-da1ccdba405d" elementFormDefault="qualified">
    <xsd:import namespace="http://schemas.microsoft.com/office/2006/documentManagement/types"/>
    <xsd:import namespace="http://schemas.microsoft.com/office/infopath/2007/PartnerControls"/>
    <xsd:element name="TaxKeywordTaxHTField" ma:index="8" nillable="true" ma:taxonomy="true" ma:internalName="TaxKeywordTaxHTField" ma:taxonomyFieldName="TaxKeyword" ma:displayName="Enterprise Keywords" ma:readOnly="false" ma:fieldId="{23f27201-bee3-471e-b2e7-b64fd8b7ca38}" ma:taxonomyMulti="true" ma:sspId="d535ea34-4ec8-4f57-b85b-d8a79460f026" ma:termSetId="00000000-0000-0000-0000-000000000000" ma:anchorId="00000000-0000-0000-0000-000000000000" ma:open="true" ma:isKeyword="true">
      <xsd:complexType>
        <xsd:sequence>
          <xsd:element ref="pc:Terms" minOccurs="0" maxOccurs="1"/>
        </xsd:sequence>
      </xsd:complexType>
    </xsd:element>
    <xsd:element name="TaxCatchAll" ma:index="9" nillable="true" ma:displayName="Taxonomy Catch All Column" ma:hidden="true" ma:list="{b2cc2698-5fc4-4ff6-b1d3-64e75efa1efc}" ma:internalName="TaxCatchAll" ma:readOnly="false" ma:showField="CatchAllData" ma:web="4d5313c0-c1e6-4122-afa9-da1ccdba405d">
      <xsd:complexType>
        <xsd:complexContent>
          <xsd:extension base="dms:MultiChoiceLookup">
            <xsd:sequence>
              <xsd:element name="Value" type="dms:Lookup" maxOccurs="unbounded" minOccurs="0" nillable="true"/>
            </xsd:sequence>
          </xsd:extension>
        </xsd:complexContent>
      </xsd:complexType>
    </xsd:element>
    <xsd:element name="TaxCatchAllLabel" ma:index="10" nillable="true" ma:displayName="Taxonomy Catch All Column1" ma:hidden="true" ma:list="{b2cc2698-5fc4-4ff6-b1d3-64e75efa1efc}" ma:internalName="TaxCatchAllLabel" ma:readOnly="false" ma:showField="CatchAllDataLabel" ma:web="4d5313c0-c1e6-4122-afa9-da1ccdba405d">
      <xsd:complexType>
        <xsd:complexContent>
          <xsd:extension base="dms:MultiChoiceLookup">
            <xsd:sequence>
              <xsd:element name="Value" type="dms:Lookup" maxOccurs="unbounded" minOccurs="0" nillable="true"/>
            </xsd:sequence>
          </xsd:extension>
        </xsd:complexContent>
      </xsd:complexType>
    </xsd:element>
    <xsd:element name="SharedWithUsers" ma:index="12"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TaxCatchAll xmlns="4d5313c0-c1e6-4122-afa9-da1ccdba405d"/>
    <TaxCatchAllLabel xmlns="4d5313c0-c1e6-4122-afa9-da1ccdba405d"/>
    <TaxKeywordTaxHTField xmlns="4d5313c0-c1e6-4122-afa9-da1ccdba405d">
      <Terms xmlns="http://schemas.microsoft.com/office/infopath/2007/PartnerControls"/>
    </TaxKeywordTaxHTField>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040C09-7707-4125-BB93-294FC0C28DF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d5313c0-c1e6-4122-afa9-da1ccdba405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2CD485B8-2BA7-40D6-876E-3F21EB033FA2}">
  <ds:schemaRefs>
    <ds:schemaRef ds:uri="http://schemas.microsoft.com/office/2006/metadata/properties"/>
    <ds:schemaRef ds:uri="http://schemas.microsoft.com/office/infopath/2007/PartnerControls"/>
    <ds:schemaRef ds:uri="4d5313c0-c1e6-4122-afa9-da1ccdba405d"/>
  </ds:schemaRefs>
</ds:datastoreItem>
</file>

<file path=customXml/itemProps3.xml><?xml version="1.0" encoding="utf-8"?>
<ds:datastoreItem xmlns:ds="http://schemas.openxmlformats.org/officeDocument/2006/customXml" ds:itemID="{366A320D-2B30-4A62-9C0C-7C83F0BEDD37}">
  <ds:schemaRefs>
    <ds:schemaRef ds:uri="http://schemas.microsoft.com/sharepoint/v3/contenttype/forms"/>
  </ds:schemaRefs>
</ds:datastoreItem>
</file>

<file path=customXml/itemProps4.xml><?xml version="1.0" encoding="utf-8"?>
<ds:datastoreItem xmlns:ds="http://schemas.openxmlformats.org/officeDocument/2006/customXml" ds:itemID="{F59D4DD0-CAF0-466E-B864-CBB5132912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2308</TotalTime>
  <Pages>73</Pages>
  <Words>19611</Words>
  <Characters>111783</Characters>
  <Application>Microsoft Office Word</Application>
  <DocSecurity>0</DocSecurity>
  <Lines>931</Lines>
  <Paragraphs>262</Paragraphs>
  <ScaleCrop>false</ScaleCrop>
  <HeadingPairs>
    <vt:vector size="4" baseType="variant">
      <vt:variant>
        <vt:lpstr>Title</vt:lpstr>
      </vt:variant>
      <vt:variant>
        <vt:i4>1</vt:i4>
      </vt:variant>
      <vt:variant>
        <vt:lpstr>Tytuł</vt:lpstr>
      </vt:variant>
      <vt:variant>
        <vt:i4>1</vt:i4>
      </vt:variant>
    </vt:vector>
  </HeadingPairs>
  <TitlesOfParts>
    <vt:vector size="2" baseType="lpstr">
      <vt:lpstr/>
      <vt:lpstr/>
    </vt:vector>
  </TitlesOfParts>
  <Company>ICES</Company>
  <LinksUpToDate>false</LinksUpToDate>
  <CharactersWithSpaces>131132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Henrik Kjems-Nielsen</dc:creator>
  <cp:keywords/>
  <dc:description/>
  <cp:lastModifiedBy>Kirsten Birch Håkansson</cp:lastModifiedBy>
  <cp:revision>122</cp:revision>
  <cp:lastPrinted>2019-08-13T11:09:00Z</cp:lastPrinted>
  <dcterms:created xsi:type="dcterms:W3CDTF">2019-08-22T09:32:00Z</dcterms:created>
  <dcterms:modified xsi:type="dcterms:W3CDTF">2021-05-19T10:49:00Z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0x010100584B29A9F606E64BBE0B94B46ABEDBD5</vt:lpwstr>
  </property>
  <property fmtid="{D5CDD505-2E9C-101B-9397-08002B2CF9AE}" pid="3" name="TaxKeyword">
    <vt:lpwstr/>
  </property>
</Properties>
</file>